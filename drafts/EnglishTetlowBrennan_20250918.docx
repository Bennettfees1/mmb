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9985B1D" w14:textId="77777777" w:rsidR="003D7683" w:rsidRDefault="003D7683" w:rsidP="009723D8">
      <w:pPr>
        <w:jc w:val="center"/>
        <w:rPr>
          <w:rFonts w:cs="Times New Roman"/>
          <w:b/>
          <w:szCs w:val="24"/>
        </w:rPr>
      </w:pPr>
    </w:p>
    <w:p w14:paraId="3495E154" w14:textId="5DCB4163" w:rsidR="00F1194A" w:rsidRPr="009723D8" w:rsidRDefault="008C04AB" w:rsidP="009723D8">
      <w:pPr>
        <w:jc w:val="center"/>
        <w:rPr>
          <w:rFonts w:cs="Times New Roman"/>
          <w:b/>
          <w:szCs w:val="24"/>
        </w:rPr>
      </w:pPr>
      <w:r w:rsidRPr="00AA3BC6">
        <w:rPr>
          <w:rFonts w:cs="Times New Roman"/>
          <w:b/>
          <w:szCs w:val="24"/>
        </w:rPr>
        <w:t xml:space="preserve">Consensus and Dissension on the </w:t>
      </w:r>
      <w:commentRangeStart w:id="0"/>
      <w:r w:rsidRPr="00AA3BC6">
        <w:rPr>
          <w:rFonts w:cs="Times New Roman"/>
          <w:b/>
          <w:szCs w:val="24"/>
        </w:rPr>
        <w:t xml:space="preserve">Power </w:t>
      </w:r>
      <w:commentRangeEnd w:id="0"/>
      <w:r w:rsidR="00F47667">
        <w:rPr>
          <w:rStyle w:val="CommentReference"/>
        </w:rPr>
        <w:commentReference w:id="0"/>
      </w:r>
      <w:r w:rsidRPr="00AA3BC6">
        <w:rPr>
          <w:rFonts w:cs="Times New Roman"/>
          <w:b/>
          <w:szCs w:val="24"/>
        </w:rPr>
        <w:t>of Monetary Policy: What 7</w:t>
      </w:r>
      <w:r>
        <w:rPr>
          <w:rFonts w:cs="Times New Roman"/>
          <w:b/>
          <w:szCs w:val="24"/>
        </w:rPr>
        <w:t>5</w:t>
      </w:r>
      <w:r w:rsidRPr="00AA3BC6">
        <w:rPr>
          <w:rFonts w:cs="Times New Roman"/>
          <w:b/>
          <w:szCs w:val="24"/>
        </w:rPr>
        <w:t xml:space="preserve"> Macroeconomic Models Have to Say</w:t>
      </w:r>
      <w:r w:rsidRPr="009723D8" w:rsidDel="008C04AB">
        <w:rPr>
          <w:rFonts w:cs="Times New Roman"/>
          <w:b/>
          <w:szCs w:val="24"/>
        </w:rPr>
        <w:t xml:space="preserve"> </w:t>
      </w:r>
      <w:r w:rsidR="007E4BCF">
        <w:rPr>
          <w:rFonts w:cs="Times New Roman"/>
          <w:b/>
          <w:szCs w:val="24"/>
        </w:rPr>
        <w:t>*</w:t>
      </w:r>
    </w:p>
    <w:p w14:paraId="46F226B9" w14:textId="77777777" w:rsidR="00DE08A9" w:rsidRDefault="00DE08A9" w:rsidP="00C96478">
      <w:pPr>
        <w:spacing w:line="240" w:lineRule="auto"/>
        <w:jc w:val="center"/>
        <w:rPr>
          <w:rFonts w:cs="Times New Roman"/>
          <w:bCs/>
          <w:szCs w:val="24"/>
        </w:rPr>
      </w:pPr>
    </w:p>
    <w:p w14:paraId="50DF53CE" w14:textId="7C96AC66" w:rsidR="009723D8" w:rsidRPr="009723D8" w:rsidRDefault="009723D8" w:rsidP="00484EE4">
      <w:pPr>
        <w:spacing w:after="0" w:line="240" w:lineRule="auto"/>
        <w:jc w:val="center"/>
        <w:rPr>
          <w:rFonts w:cs="Times New Roman"/>
          <w:bCs/>
          <w:szCs w:val="24"/>
        </w:rPr>
      </w:pPr>
      <w:r w:rsidRPr="009723D8">
        <w:rPr>
          <w:rFonts w:cs="Times New Roman"/>
          <w:bCs/>
          <w:szCs w:val="24"/>
        </w:rPr>
        <w:t>William B. English</w:t>
      </w:r>
    </w:p>
    <w:p w14:paraId="735FD59F" w14:textId="101986FC" w:rsidR="007C125F" w:rsidRPr="009723D8" w:rsidRDefault="009723D8" w:rsidP="00484EE4">
      <w:pPr>
        <w:spacing w:before="0" w:after="360" w:line="240" w:lineRule="auto"/>
        <w:jc w:val="center"/>
        <w:rPr>
          <w:rFonts w:cs="Times New Roman"/>
          <w:bCs/>
          <w:szCs w:val="24"/>
        </w:rPr>
      </w:pPr>
      <w:r w:rsidRPr="009723D8">
        <w:rPr>
          <w:rFonts w:cs="Times New Roman"/>
          <w:bCs/>
          <w:szCs w:val="24"/>
        </w:rPr>
        <w:t>Yale University</w:t>
      </w:r>
    </w:p>
    <w:p w14:paraId="013CFF72" w14:textId="2546AA60" w:rsidR="009723D8" w:rsidRPr="009723D8" w:rsidRDefault="009723D8" w:rsidP="00484EE4">
      <w:pPr>
        <w:spacing w:after="0" w:line="240" w:lineRule="auto"/>
        <w:jc w:val="center"/>
        <w:rPr>
          <w:rFonts w:cs="Times New Roman"/>
          <w:bCs/>
          <w:szCs w:val="24"/>
        </w:rPr>
      </w:pPr>
      <w:r w:rsidRPr="009723D8">
        <w:rPr>
          <w:rFonts w:cs="Times New Roman"/>
          <w:bCs/>
          <w:szCs w:val="24"/>
        </w:rPr>
        <w:t xml:space="preserve">Robert </w:t>
      </w:r>
      <w:r w:rsidR="00E713D2">
        <w:rPr>
          <w:rFonts w:cs="Times New Roman"/>
          <w:bCs/>
          <w:szCs w:val="24"/>
        </w:rPr>
        <w:t xml:space="preserve">J. </w:t>
      </w:r>
      <w:r w:rsidRPr="009723D8">
        <w:rPr>
          <w:rFonts w:cs="Times New Roman"/>
          <w:bCs/>
          <w:szCs w:val="24"/>
        </w:rPr>
        <w:t>Tetlow</w:t>
      </w:r>
    </w:p>
    <w:p w14:paraId="355AE976" w14:textId="22447E1B" w:rsidR="00F21EC7" w:rsidRDefault="009723D8" w:rsidP="00484EE4">
      <w:pPr>
        <w:spacing w:before="0" w:after="360" w:line="240" w:lineRule="auto"/>
        <w:jc w:val="center"/>
        <w:rPr>
          <w:rFonts w:cs="Times New Roman"/>
          <w:bCs/>
          <w:szCs w:val="24"/>
        </w:rPr>
      </w:pPr>
      <w:r w:rsidRPr="009723D8">
        <w:rPr>
          <w:rFonts w:cs="Times New Roman"/>
          <w:bCs/>
          <w:szCs w:val="24"/>
        </w:rPr>
        <w:t>Board of Governors</w:t>
      </w:r>
      <w:r w:rsidR="001816DC">
        <w:rPr>
          <w:rFonts w:cs="Times New Roman"/>
          <w:bCs/>
          <w:szCs w:val="24"/>
        </w:rPr>
        <w:t xml:space="preserve"> of the Federal Reserve System</w:t>
      </w:r>
    </w:p>
    <w:p w14:paraId="33546F74" w14:textId="44453E69" w:rsidR="00F21EC7" w:rsidRDefault="00F21EC7" w:rsidP="00484EE4">
      <w:pPr>
        <w:spacing w:after="0" w:line="240" w:lineRule="auto"/>
        <w:jc w:val="center"/>
        <w:rPr>
          <w:rFonts w:cs="Times New Roman"/>
          <w:bCs/>
          <w:szCs w:val="24"/>
        </w:rPr>
      </w:pPr>
      <w:r>
        <w:rPr>
          <w:rFonts w:cs="Times New Roman"/>
          <w:bCs/>
          <w:szCs w:val="24"/>
        </w:rPr>
        <w:t xml:space="preserve">Connor </w:t>
      </w:r>
      <w:r w:rsidR="00E713D2">
        <w:rPr>
          <w:rFonts w:cs="Times New Roman"/>
          <w:bCs/>
          <w:szCs w:val="24"/>
        </w:rPr>
        <w:t xml:space="preserve">M. </w:t>
      </w:r>
      <w:r>
        <w:rPr>
          <w:rFonts w:cs="Times New Roman"/>
          <w:bCs/>
          <w:szCs w:val="24"/>
        </w:rPr>
        <w:t>Brennan</w:t>
      </w:r>
    </w:p>
    <w:p w14:paraId="49448158" w14:textId="0464633A" w:rsidR="00F21EC7" w:rsidRDefault="00C96478" w:rsidP="00484EE4">
      <w:pPr>
        <w:spacing w:before="0" w:line="240" w:lineRule="auto"/>
        <w:jc w:val="center"/>
        <w:rPr>
          <w:rFonts w:cs="Times New Roman"/>
          <w:bCs/>
          <w:szCs w:val="24"/>
        </w:rPr>
      </w:pPr>
      <w:r>
        <w:rPr>
          <w:rFonts w:cs="Times New Roman"/>
          <w:bCs/>
          <w:szCs w:val="24"/>
        </w:rPr>
        <w:t>University of Chicago</w:t>
      </w:r>
    </w:p>
    <w:p w14:paraId="27873ACF" w14:textId="77777777" w:rsidR="00C96478" w:rsidRDefault="00C96478" w:rsidP="00C96478">
      <w:pPr>
        <w:spacing w:line="240" w:lineRule="auto"/>
        <w:jc w:val="center"/>
        <w:rPr>
          <w:rFonts w:cs="Times New Roman"/>
          <w:bCs/>
          <w:szCs w:val="24"/>
        </w:rPr>
      </w:pPr>
    </w:p>
    <w:p w14:paraId="3F254546" w14:textId="3EF39B58" w:rsidR="00837847" w:rsidRDefault="003D7683" w:rsidP="00190453">
      <w:pPr>
        <w:spacing w:line="240" w:lineRule="auto"/>
        <w:jc w:val="center"/>
        <w:rPr>
          <w:rFonts w:cs="Times New Roman"/>
          <w:b/>
          <w:szCs w:val="24"/>
        </w:rPr>
      </w:pPr>
      <w:r>
        <w:rPr>
          <w:rFonts w:cs="Times New Roman"/>
          <w:bCs/>
          <w:szCs w:val="24"/>
        </w:rPr>
        <w:t>September 16</w:t>
      </w:r>
      <w:r w:rsidR="00476909">
        <w:rPr>
          <w:rFonts w:cs="Times New Roman"/>
          <w:bCs/>
          <w:szCs w:val="24"/>
        </w:rPr>
        <w:t>, 2025</w:t>
      </w:r>
    </w:p>
    <w:p w14:paraId="24A59291" w14:textId="012D3A61" w:rsidR="009723D8" w:rsidRPr="00BF20D9" w:rsidRDefault="009723D8" w:rsidP="00484EE4">
      <w:pPr>
        <w:spacing w:after="0"/>
        <w:jc w:val="center"/>
        <w:rPr>
          <w:rFonts w:cs="Times New Roman"/>
          <w:b/>
          <w:szCs w:val="24"/>
        </w:rPr>
      </w:pPr>
      <w:r w:rsidRPr="00BF20D9">
        <w:rPr>
          <w:rFonts w:cs="Times New Roman"/>
          <w:b/>
          <w:szCs w:val="24"/>
        </w:rPr>
        <w:t>Abstract</w:t>
      </w:r>
    </w:p>
    <w:p w14:paraId="408CA2AC" w14:textId="79C5C059" w:rsidR="00F04905" w:rsidRDefault="00BF20D9" w:rsidP="009C4BEF">
      <w:pPr>
        <w:spacing w:before="0" w:after="0" w:line="240" w:lineRule="auto"/>
        <w:rPr>
          <w:rFonts w:cs="Times New Roman"/>
          <w:bCs/>
          <w:szCs w:val="24"/>
        </w:rPr>
      </w:pPr>
      <w:r>
        <w:rPr>
          <w:rFonts w:cs="Times New Roman"/>
          <w:bCs/>
          <w:szCs w:val="24"/>
        </w:rPr>
        <w:t xml:space="preserve">The appropriate </w:t>
      </w:r>
      <w:r w:rsidR="00E32C78">
        <w:rPr>
          <w:rFonts w:cs="Times New Roman"/>
          <w:bCs/>
          <w:szCs w:val="24"/>
        </w:rPr>
        <w:t xml:space="preserve">calibration of monetary policy requires an evaluation of the </w:t>
      </w:r>
      <w:r w:rsidR="00D7053F">
        <w:rPr>
          <w:rFonts w:cs="Times New Roman"/>
          <w:bCs/>
          <w:szCs w:val="24"/>
        </w:rPr>
        <w:t xml:space="preserve">size and timing </w:t>
      </w:r>
      <w:r w:rsidR="00E32C78">
        <w:rPr>
          <w:rFonts w:cs="Times New Roman"/>
          <w:bCs/>
          <w:szCs w:val="24"/>
        </w:rPr>
        <w:t xml:space="preserve">of the effects of policy changes on the economy.  Despite many decades of research, </w:t>
      </w:r>
      <w:r w:rsidR="00634BBE">
        <w:rPr>
          <w:rFonts w:cs="Times New Roman"/>
          <w:bCs/>
          <w:szCs w:val="24"/>
        </w:rPr>
        <w:t>significant uncertainty about those effects remain</w:t>
      </w:r>
      <w:r w:rsidR="00750FD4">
        <w:rPr>
          <w:rFonts w:cs="Times New Roman"/>
          <w:bCs/>
          <w:szCs w:val="24"/>
        </w:rPr>
        <w:t>s</w:t>
      </w:r>
      <w:r w:rsidR="00634BBE">
        <w:rPr>
          <w:rFonts w:cs="Times New Roman"/>
          <w:bCs/>
          <w:szCs w:val="24"/>
        </w:rPr>
        <w:t xml:space="preserve">.  We use a large collection of </w:t>
      </w:r>
      <w:r w:rsidR="00D7053F">
        <w:rPr>
          <w:rFonts w:cs="Times New Roman"/>
          <w:bCs/>
          <w:szCs w:val="24"/>
        </w:rPr>
        <w:t xml:space="preserve">structural </w:t>
      </w:r>
      <w:r w:rsidR="00634BBE">
        <w:rPr>
          <w:rFonts w:cs="Times New Roman"/>
          <w:bCs/>
          <w:szCs w:val="24"/>
        </w:rPr>
        <w:t xml:space="preserve">macroeconomic models </w:t>
      </w:r>
      <w:r w:rsidR="00D7053F">
        <w:rPr>
          <w:rFonts w:cs="Times New Roman"/>
          <w:bCs/>
          <w:szCs w:val="24"/>
        </w:rPr>
        <w:t xml:space="preserve">and </w:t>
      </w:r>
      <w:r w:rsidR="00057E3C">
        <w:rPr>
          <w:rFonts w:cs="Times New Roman"/>
          <w:bCs/>
          <w:szCs w:val="24"/>
        </w:rPr>
        <w:t>three</w:t>
      </w:r>
      <w:r w:rsidR="004600B5">
        <w:rPr>
          <w:rFonts w:cs="Times New Roman"/>
          <w:bCs/>
          <w:szCs w:val="24"/>
        </w:rPr>
        <w:t xml:space="preserve"> different</w:t>
      </w:r>
      <w:r w:rsidR="00D7053F">
        <w:rPr>
          <w:rFonts w:cs="Times New Roman"/>
          <w:bCs/>
          <w:szCs w:val="24"/>
        </w:rPr>
        <w:t xml:space="preserve"> </w:t>
      </w:r>
      <w:r w:rsidR="0008675D">
        <w:rPr>
          <w:rFonts w:cs="Times New Roman"/>
          <w:bCs/>
          <w:szCs w:val="24"/>
        </w:rPr>
        <w:t xml:space="preserve">policy rules </w:t>
      </w:r>
      <w:r w:rsidR="00634BBE">
        <w:rPr>
          <w:rFonts w:cs="Times New Roman"/>
          <w:bCs/>
          <w:szCs w:val="24"/>
        </w:rPr>
        <w:t xml:space="preserve">to </w:t>
      </w:r>
      <w:r w:rsidR="003D1FAF">
        <w:rPr>
          <w:rFonts w:cs="Times New Roman"/>
          <w:bCs/>
          <w:szCs w:val="24"/>
        </w:rPr>
        <w:t>simulate the effects of monetary policy shocks on output and inflation. The range of the resulting impulse</w:t>
      </w:r>
      <w:r w:rsidR="001C1CB6">
        <w:rPr>
          <w:rFonts w:cs="Times New Roman"/>
          <w:bCs/>
          <w:szCs w:val="24"/>
        </w:rPr>
        <w:t xml:space="preserve"> </w:t>
      </w:r>
      <w:r w:rsidR="003D1FAF">
        <w:rPr>
          <w:rFonts w:cs="Times New Roman"/>
          <w:bCs/>
          <w:szCs w:val="24"/>
        </w:rPr>
        <w:t xml:space="preserve">response functions is </w:t>
      </w:r>
      <w:r w:rsidR="00750FD4">
        <w:rPr>
          <w:rFonts w:cs="Times New Roman"/>
          <w:bCs/>
          <w:szCs w:val="24"/>
        </w:rPr>
        <w:t xml:space="preserve">quite </w:t>
      </w:r>
      <w:r w:rsidR="003D1FAF">
        <w:rPr>
          <w:rFonts w:cs="Times New Roman"/>
          <w:bCs/>
          <w:szCs w:val="24"/>
        </w:rPr>
        <w:t xml:space="preserve">wide, </w:t>
      </w:r>
      <w:r w:rsidR="00005D92">
        <w:rPr>
          <w:rFonts w:cs="Times New Roman"/>
          <w:bCs/>
          <w:szCs w:val="24"/>
        </w:rPr>
        <w:t xml:space="preserve">with some models showing very rapid and large effects, while others show </w:t>
      </w:r>
      <w:r w:rsidR="000176F5">
        <w:rPr>
          <w:rFonts w:cs="Times New Roman"/>
          <w:bCs/>
          <w:szCs w:val="24"/>
        </w:rPr>
        <w:t xml:space="preserve">much more gradual </w:t>
      </w:r>
      <w:r w:rsidR="004E2661">
        <w:rPr>
          <w:rFonts w:cs="Times New Roman"/>
          <w:bCs/>
          <w:szCs w:val="24"/>
        </w:rPr>
        <w:t>or</w:t>
      </w:r>
      <w:r w:rsidR="000176F5">
        <w:rPr>
          <w:rFonts w:cs="Times New Roman"/>
          <w:bCs/>
          <w:szCs w:val="24"/>
        </w:rPr>
        <w:t xml:space="preserve"> </w:t>
      </w:r>
      <w:r w:rsidR="00C82317">
        <w:rPr>
          <w:rFonts w:cs="Times New Roman"/>
          <w:bCs/>
          <w:szCs w:val="24"/>
        </w:rPr>
        <w:t xml:space="preserve">more </w:t>
      </w:r>
      <w:r w:rsidR="000176F5">
        <w:rPr>
          <w:rFonts w:cs="Times New Roman"/>
          <w:bCs/>
          <w:szCs w:val="24"/>
        </w:rPr>
        <w:t xml:space="preserve">modest effects. </w:t>
      </w:r>
      <w:r w:rsidR="00F33CCB">
        <w:rPr>
          <w:rFonts w:cs="Times New Roman"/>
          <w:bCs/>
          <w:szCs w:val="24"/>
        </w:rPr>
        <w:t xml:space="preserve">We </w:t>
      </w:r>
      <w:r w:rsidR="00E17FBA">
        <w:rPr>
          <w:rFonts w:cs="Times New Roman"/>
          <w:bCs/>
          <w:szCs w:val="24"/>
        </w:rPr>
        <w:t>then examine</w:t>
      </w:r>
      <w:r w:rsidR="00C23D44">
        <w:rPr>
          <w:rFonts w:cs="Times New Roman"/>
          <w:bCs/>
          <w:szCs w:val="24"/>
        </w:rPr>
        <w:t xml:space="preserve"> how the s</w:t>
      </w:r>
      <w:r w:rsidR="003361C3">
        <w:rPr>
          <w:rFonts w:cs="Times New Roman"/>
          <w:bCs/>
          <w:szCs w:val="24"/>
        </w:rPr>
        <w:t xml:space="preserve">ize and </w:t>
      </w:r>
      <w:r w:rsidR="007E3D52">
        <w:rPr>
          <w:rFonts w:cs="Times New Roman"/>
          <w:bCs/>
          <w:szCs w:val="24"/>
        </w:rPr>
        <w:t>timing</w:t>
      </w:r>
      <w:r w:rsidR="00C23D44">
        <w:rPr>
          <w:rFonts w:cs="Times New Roman"/>
          <w:bCs/>
          <w:szCs w:val="24"/>
        </w:rPr>
        <w:t xml:space="preserve"> of the monetary policy </w:t>
      </w:r>
      <w:r w:rsidR="000B2D8D">
        <w:rPr>
          <w:rFonts w:cs="Times New Roman"/>
          <w:bCs/>
          <w:szCs w:val="24"/>
        </w:rPr>
        <w:t xml:space="preserve">effects relate to </w:t>
      </w:r>
      <w:r w:rsidR="00C23D44">
        <w:rPr>
          <w:rFonts w:cs="Times New Roman"/>
          <w:bCs/>
          <w:szCs w:val="24"/>
        </w:rPr>
        <w:t xml:space="preserve">a </w:t>
      </w:r>
      <w:r w:rsidR="00033EBE">
        <w:rPr>
          <w:rFonts w:cs="Times New Roman"/>
          <w:bCs/>
          <w:szCs w:val="24"/>
        </w:rPr>
        <w:t>set</w:t>
      </w:r>
      <w:r w:rsidR="00C23D44">
        <w:rPr>
          <w:rFonts w:cs="Times New Roman"/>
          <w:bCs/>
          <w:szCs w:val="24"/>
        </w:rPr>
        <w:t xml:space="preserve"> of model </w:t>
      </w:r>
      <w:r w:rsidR="00B43EF3">
        <w:rPr>
          <w:rFonts w:cs="Times New Roman"/>
          <w:bCs/>
          <w:szCs w:val="24"/>
        </w:rPr>
        <w:t xml:space="preserve">and non-model </w:t>
      </w:r>
      <w:r w:rsidR="00C23D44">
        <w:rPr>
          <w:rFonts w:cs="Times New Roman"/>
          <w:bCs/>
          <w:szCs w:val="24"/>
        </w:rPr>
        <w:t>attributes</w:t>
      </w:r>
      <w:r w:rsidR="008634DA">
        <w:rPr>
          <w:rFonts w:cs="Times New Roman"/>
          <w:bCs/>
          <w:szCs w:val="24"/>
        </w:rPr>
        <w:t xml:space="preserve">, including the monetary policy rule employed, </w:t>
      </w:r>
      <w:r w:rsidR="005B718A">
        <w:rPr>
          <w:rFonts w:cs="Times New Roman"/>
          <w:bCs/>
          <w:szCs w:val="24"/>
        </w:rPr>
        <w:t>whether the model is estimated or calibrated</w:t>
      </w:r>
      <w:r w:rsidR="008634DA">
        <w:rPr>
          <w:rFonts w:cs="Times New Roman"/>
          <w:bCs/>
          <w:szCs w:val="24"/>
        </w:rPr>
        <w:t>, specific model features</w:t>
      </w:r>
      <w:r w:rsidR="00CF4D22">
        <w:rPr>
          <w:rFonts w:cs="Times New Roman"/>
          <w:bCs/>
          <w:szCs w:val="24"/>
        </w:rPr>
        <w:t xml:space="preserve"> (e.g., the way that prices and wages are set)</w:t>
      </w:r>
      <w:r w:rsidR="00656879">
        <w:rPr>
          <w:rFonts w:cs="Times New Roman"/>
          <w:bCs/>
          <w:szCs w:val="24"/>
        </w:rPr>
        <w:t>, and other characteristics (</w:t>
      </w:r>
      <w:r w:rsidR="00647EC4">
        <w:rPr>
          <w:rFonts w:cs="Times New Roman"/>
          <w:bCs/>
          <w:szCs w:val="24"/>
        </w:rPr>
        <w:t>e.g., when the model was formulated, and the background of the authors</w:t>
      </w:r>
      <w:commentRangeStart w:id="1"/>
      <w:r w:rsidR="00647EC4">
        <w:rPr>
          <w:rFonts w:cs="Times New Roman"/>
          <w:bCs/>
          <w:szCs w:val="24"/>
        </w:rPr>
        <w:t>)</w:t>
      </w:r>
      <w:r w:rsidR="00CF4D22">
        <w:rPr>
          <w:rFonts w:cs="Times New Roman"/>
          <w:bCs/>
          <w:szCs w:val="24"/>
        </w:rPr>
        <w:t xml:space="preserve">.  </w:t>
      </w:r>
      <w:moveFromRangeStart w:id="2" w:author="Connor Brennan" w:date="2025-09-18T15:44:00Z" w:name="move209102714"/>
      <w:moveFrom w:id="3" w:author="Connor Brennan" w:date="2025-09-18T15:44:00Z" w16du:dateUtc="2025-09-18T20:44:00Z">
        <w:r w:rsidR="00D63E98" w:rsidDel="009671AF">
          <w:rPr>
            <w:rFonts w:cs="Times New Roman"/>
            <w:bCs/>
            <w:szCs w:val="24"/>
          </w:rPr>
          <w:t>Not surprisingly, w</w:t>
        </w:r>
        <w:r w:rsidR="004D1E78" w:rsidDel="009671AF">
          <w:rPr>
            <w:rFonts w:cs="Times New Roman"/>
            <w:bCs/>
            <w:szCs w:val="24"/>
          </w:rPr>
          <w:t xml:space="preserve">e find larger and more persistent effects when </w:t>
        </w:r>
        <w:r w:rsidR="003F5ABA" w:rsidDel="009671AF">
          <w:rPr>
            <w:rFonts w:cs="Times New Roman"/>
            <w:bCs/>
            <w:szCs w:val="24"/>
          </w:rPr>
          <w:t xml:space="preserve">the </w:t>
        </w:r>
        <w:r w:rsidR="00F3515E" w:rsidDel="009671AF">
          <w:rPr>
            <w:rFonts w:cs="Times New Roman"/>
            <w:bCs/>
            <w:szCs w:val="24"/>
          </w:rPr>
          <w:t>policy reaction function</w:t>
        </w:r>
        <w:r w:rsidR="003F5ABA" w:rsidDel="009671AF">
          <w:rPr>
            <w:rFonts w:cs="Times New Roman"/>
            <w:bCs/>
            <w:szCs w:val="24"/>
          </w:rPr>
          <w:t xml:space="preserve"> has </w:t>
        </w:r>
        <w:r w:rsidR="00F3515E" w:rsidDel="009671AF">
          <w:rPr>
            <w:rFonts w:cs="Times New Roman"/>
            <w:bCs/>
            <w:szCs w:val="24"/>
          </w:rPr>
          <w:t>more inertia</w:t>
        </w:r>
        <w:r w:rsidR="00D63E98" w:rsidDel="009671AF">
          <w:rPr>
            <w:rFonts w:cs="Times New Roman"/>
            <w:bCs/>
            <w:szCs w:val="24"/>
          </w:rPr>
          <w:t xml:space="preserve">.  </w:t>
        </w:r>
      </w:moveFrom>
      <w:moveFromRangeEnd w:id="2"/>
      <w:ins w:id="4" w:author="Connor Brennan" w:date="2025-09-18T15:44:00Z" w16du:dateUtc="2025-09-18T20:44:00Z">
        <w:r w:rsidR="009671AF">
          <w:rPr>
            <w:rFonts w:cs="Times New Roman"/>
            <w:bCs/>
            <w:szCs w:val="24"/>
          </w:rPr>
          <w:t>The</w:t>
        </w:r>
      </w:ins>
      <w:del w:id="5" w:author="Connor Brennan" w:date="2025-09-18T15:44:00Z" w16du:dateUtc="2025-09-18T20:44:00Z">
        <w:r w:rsidR="00D63E98" w:rsidDel="009671AF">
          <w:rPr>
            <w:rFonts w:cs="Times New Roman"/>
            <w:bCs/>
            <w:szCs w:val="24"/>
          </w:rPr>
          <w:delText>In addition, the</w:delText>
        </w:r>
      </w:del>
      <w:r w:rsidR="00D63E98">
        <w:rPr>
          <w:rFonts w:cs="Times New Roman"/>
          <w:bCs/>
          <w:szCs w:val="24"/>
        </w:rPr>
        <w:t xml:space="preserve"> effects of policy are more drawn out when </w:t>
      </w:r>
      <w:r w:rsidR="003F5ABA">
        <w:rPr>
          <w:rFonts w:cs="Times New Roman"/>
          <w:bCs/>
          <w:szCs w:val="24"/>
        </w:rPr>
        <w:t xml:space="preserve">the model is </w:t>
      </w:r>
      <w:r w:rsidR="00735C12">
        <w:rPr>
          <w:rFonts w:cs="Times New Roman"/>
          <w:bCs/>
          <w:szCs w:val="24"/>
        </w:rPr>
        <w:t>estimated rather than calibrated</w:t>
      </w:r>
      <w:r w:rsidR="003F5ABA">
        <w:rPr>
          <w:rFonts w:cs="Times New Roman"/>
          <w:bCs/>
          <w:szCs w:val="24"/>
        </w:rPr>
        <w:t xml:space="preserve"> </w:t>
      </w:r>
      <w:r w:rsidR="007E3D52">
        <w:rPr>
          <w:rFonts w:cs="Times New Roman"/>
          <w:bCs/>
          <w:szCs w:val="24"/>
        </w:rPr>
        <w:t xml:space="preserve">and </w:t>
      </w:r>
      <w:r w:rsidR="00D63E98">
        <w:rPr>
          <w:rFonts w:cs="Times New Roman"/>
          <w:bCs/>
          <w:szCs w:val="24"/>
        </w:rPr>
        <w:t xml:space="preserve">if the authors include central bank staff. </w:t>
      </w:r>
      <w:r w:rsidR="00735C12">
        <w:rPr>
          <w:rFonts w:cs="Times New Roman"/>
          <w:bCs/>
          <w:szCs w:val="24"/>
        </w:rPr>
        <w:t xml:space="preserve"> </w:t>
      </w:r>
      <w:moveToRangeStart w:id="6" w:author="Connor Brennan" w:date="2025-09-18T15:44:00Z" w:name="move209102714"/>
      <w:moveTo w:id="7" w:author="Connor Brennan" w:date="2025-09-18T15:44:00Z" w16du:dateUtc="2025-09-18T20:44:00Z">
        <w:r w:rsidR="009671AF">
          <w:rPr>
            <w:rFonts w:cs="Times New Roman"/>
            <w:bCs/>
            <w:szCs w:val="24"/>
          </w:rPr>
          <w:t xml:space="preserve">Not surprisingly, we </w:t>
        </w:r>
      </w:moveTo>
      <w:ins w:id="8" w:author="Connor Brennan" w:date="2025-09-18T15:45:00Z" w16du:dateUtc="2025-09-18T20:45:00Z">
        <w:r w:rsidR="009671AF">
          <w:rPr>
            <w:rFonts w:cs="Times New Roman"/>
            <w:bCs/>
            <w:szCs w:val="24"/>
          </w:rPr>
          <w:t xml:space="preserve">also </w:t>
        </w:r>
      </w:ins>
      <w:moveTo w:id="9" w:author="Connor Brennan" w:date="2025-09-18T15:44:00Z" w16du:dateUtc="2025-09-18T20:44:00Z">
        <w:r w:rsidR="009671AF">
          <w:rPr>
            <w:rFonts w:cs="Times New Roman"/>
            <w:bCs/>
            <w:szCs w:val="24"/>
          </w:rPr>
          <w:t>find larger and more persistent effects when the policy reaction function has more inertia.</w:t>
        </w:r>
      </w:moveTo>
      <w:ins w:id="10" w:author="Connor Brennan" w:date="2025-09-18T15:45:00Z" w16du:dateUtc="2025-09-18T20:45:00Z">
        <w:r w:rsidR="000C6244">
          <w:rPr>
            <w:rFonts w:cs="Times New Roman"/>
            <w:bCs/>
            <w:szCs w:val="24"/>
          </w:rPr>
          <w:t xml:space="preserve"> </w:t>
        </w:r>
      </w:ins>
      <w:moveTo w:id="11" w:author="Connor Brennan" w:date="2025-09-18T15:44:00Z" w16du:dateUtc="2025-09-18T20:44:00Z">
        <w:del w:id="12" w:author="Connor Brennan" w:date="2025-09-18T15:45:00Z" w16du:dateUtc="2025-09-18T20:45:00Z">
          <w:r w:rsidR="009671AF" w:rsidDel="009671AF">
            <w:rPr>
              <w:rFonts w:cs="Times New Roman"/>
              <w:bCs/>
              <w:szCs w:val="24"/>
            </w:rPr>
            <w:delText xml:space="preserve"> </w:delText>
          </w:r>
        </w:del>
        <w:r w:rsidR="009671AF">
          <w:rPr>
            <w:rFonts w:cs="Times New Roman"/>
            <w:bCs/>
            <w:szCs w:val="24"/>
          </w:rPr>
          <w:t xml:space="preserve"> </w:t>
        </w:r>
      </w:moveTo>
      <w:moveToRangeEnd w:id="6"/>
      <w:r w:rsidR="008C3A0D">
        <w:rPr>
          <w:rFonts w:cs="Times New Roman"/>
          <w:bCs/>
          <w:szCs w:val="24"/>
        </w:rPr>
        <w:t xml:space="preserve">Even </w:t>
      </w:r>
      <w:r w:rsidR="00750FD4">
        <w:rPr>
          <w:rFonts w:cs="Times New Roman"/>
          <w:bCs/>
          <w:szCs w:val="24"/>
        </w:rPr>
        <w:t xml:space="preserve">after accounting for </w:t>
      </w:r>
      <w:ins w:id="13" w:author="Connor Brennan" w:date="2025-09-18T15:46:00Z" w16du:dateUtc="2025-09-18T20:46:00Z">
        <w:r w:rsidR="000C6244">
          <w:rPr>
            <w:rFonts w:cs="Times New Roman"/>
            <w:bCs/>
            <w:szCs w:val="24"/>
          </w:rPr>
          <w:t xml:space="preserve">these and </w:t>
        </w:r>
      </w:ins>
      <w:del w:id="14" w:author="Connor Brennan" w:date="2025-09-18T15:45:00Z" w16du:dateUtc="2025-09-18T20:45:00Z">
        <w:r w:rsidR="00B43EF3" w:rsidDel="000C6244">
          <w:rPr>
            <w:rFonts w:cs="Times New Roman"/>
            <w:bCs/>
            <w:szCs w:val="24"/>
          </w:rPr>
          <w:delText>these</w:delText>
        </w:r>
        <w:r w:rsidR="00CF2CB5" w:rsidDel="000C6244">
          <w:rPr>
            <w:rFonts w:cs="Times New Roman"/>
            <w:bCs/>
            <w:szCs w:val="24"/>
          </w:rPr>
          <w:delText xml:space="preserve"> </w:delText>
        </w:r>
      </w:del>
      <w:ins w:id="15" w:author="Connor Brennan" w:date="2025-09-18T15:45:00Z" w16du:dateUtc="2025-09-18T20:45:00Z">
        <w:r w:rsidR="000C6244">
          <w:rPr>
            <w:rFonts w:cs="Times New Roman"/>
            <w:bCs/>
            <w:szCs w:val="24"/>
          </w:rPr>
          <w:t xml:space="preserve">many </w:t>
        </w:r>
      </w:ins>
      <w:ins w:id="16" w:author="Connor Brennan" w:date="2025-09-18T15:46:00Z" w16du:dateUtc="2025-09-18T20:46:00Z">
        <w:r w:rsidR="000C6244">
          <w:rPr>
            <w:rFonts w:cs="Times New Roman"/>
            <w:bCs/>
            <w:szCs w:val="24"/>
          </w:rPr>
          <w:t xml:space="preserve">other </w:t>
        </w:r>
      </w:ins>
      <w:ins w:id="17" w:author="Connor Brennan" w:date="2025-09-18T15:45:00Z" w16du:dateUtc="2025-09-18T20:45:00Z">
        <w:r w:rsidR="000C6244">
          <w:rPr>
            <w:rFonts w:cs="Times New Roman"/>
            <w:bCs/>
            <w:szCs w:val="24"/>
          </w:rPr>
          <w:t>model</w:t>
        </w:r>
        <w:r w:rsidR="000C6244">
          <w:rPr>
            <w:rFonts w:cs="Times New Roman"/>
            <w:bCs/>
            <w:szCs w:val="24"/>
          </w:rPr>
          <w:t xml:space="preserve"> </w:t>
        </w:r>
      </w:ins>
      <w:r w:rsidR="00CF2CB5">
        <w:rPr>
          <w:rFonts w:cs="Times New Roman"/>
          <w:bCs/>
          <w:szCs w:val="24"/>
        </w:rPr>
        <w:t xml:space="preserve">attributes, </w:t>
      </w:r>
      <w:r w:rsidR="00185F5F">
        <w:rPr>
          <w:rFonts w:cs="Times New Roman"/>
          <w:bCs/>
          <w:szCs w:val="24"/>
        </w:rPr>
        <w:t xml:space="preserve">there </w:t>
      </w:r>
      <w:r w:rsidR="00F17BF7">
        <w:rPr>
          <w:rFonts w:cs="Times New Roman"/>
          <w:bCs/>
          <w:szCs w:val="24"/>
        </w:rPr>
        <w:t>remains</w:t>
      </w:r>
      <w:r w:rsidR="00185F5F">
        <w:rPr>
          <w:rFonts w:cs="Times New Roman"/>
          <w:bCs/>
          <w:szCs w:val="24"/>
        </w:rPr>
        <w:t xml:space="preserve"> </w:t>
      </w:r>
      <w:r w:rsidR="00866764">
        <w:rPr>
          <w:rFonts w:cs="Times New Roman"/>
          <w:bCs/>
          <w:szCs w:val="24"/>
        </w:rPr>
        <w:t>considerable</w:t>
      </w:r>
      <w:r w:rsidR="00185F5F">
        <w:rPr>
          <w:rFonts w:cs="Times New Roman"/>
          <w:bCs/>
          <w:szCs w:val="24"/>
        </w:rPr>
        <w:t xml:space="preserve"> </w:t>
      </w:r>
      <w:r w:rsidR="00F17BF7">
        <w:rPr>
          <w:rFonts w:cs="Times New Roman"/>
          <w:bCs/>
          <w:szCs w:val="24"/>
        </w:rPr>
        <w:t xml:space="preserve">variation in </w:t>
      </w:r>
      <w:r w:rsidR="00185F5F">
        <w:rPr>
          <w:rFonts w:cs="Times New Roman"/>
          <w:bCs/>
          <w:szCs w:val="24"/>
        </w:rPr>
        <w:t xml:space="preserve">the effects of policy </w:t>
      </w:r>
      <w:r w:rsidR="00F17BF7">
        <w:rPr>
          <w:rFonts w:cs="Times New Roman"/>
          <w:bCs/>
          <w:szCs w:val="24"/>
        </w:rPr>
        <w:t xml:space="preserve">across models. </w:t>
      </w:r>
      <w:commentRangeEnd w:id="1"/>
      <w:r w:rsidR="000C6244">
        <w:rPr>
          <w:rStyle w:val="CommentReference"/>
        </w:rPr>
        <w:commentReference w:id="1"/>
      </w:r>
      <w:r w:rsidR="00F17BF7">
        <w:rPr>
          <w:rFonts w:cs="Times New Roman"/>
          <w:bCs/>
          <w:szCs w:val="24"/>
        </w:rPr>
        <w:t xml:space="preserve"> </w:t>
      </w:r>
      <w:r w:rsidR="009159F8">
        <w:rPr>
          <w:rFonts w:cs="Times New Roman"/>
          <w:bCs/>
          <w:szCs w:val="24"/>
        </w:rPr>
        <w:t xml:space="preserve">We conclude that </w:t>
      </w:r>
      <w:r w:rsidR="006269EA">
        <w:rPr>
          <w:rFonts w:cs="Times New Roman"/>
          <w:bCs/>
          <w:szCs w:val="24"/>
        </w:rPr>
        <w:t xml:space="preserve">policymakers need to be </w:t>
      </w:r>
      <w:r w:rsidR="003C69ED">
        <w:rPr>
          <w:rFonts w:cs="Times New Roman"/>
          <w:bCs/>
          <w:szCs w:val="24"/>
        </w:rPr>
        <w:t xml:space="preserve">humble about their knowledge of the effects of changes in policy and approach monetary policy decisions </w:t>
      </w:r>
      <w:r w:rsidR="0018312B">
        <w:rPr>
          <w:rFonts w:cs="Times New Roman"/>
          <w:bCs/>
          <w:szCs w:val="24"/>
        </w:rPr>
        <w:t>with a risk management framework</w:t>
      </w:r>
    </w:p>
    <w:p w14:paraId="140ED204" w14:textId="5A5D4657" w:rsidR="00F04905" w:rsidRPr="009723D8" w:rsidRDefault="00F04905" w:rsidP="00D10615">
      <w:pPr>
        <w:spacing w:before="0" w:line="240" w:lineRule="auto"/>
        <w:rPr>
          <w:rFonts w:cs="Times New Roman"/>
          <w:bCs/>
          <w:szCs w:val="24"/>
        </w:rPr>
      </w:pPr>
      <w:r>
        <w:rPr>
          <w:rFonts w:cs="Times New Roman"/>
          <w:bCs/>
          <w:szCs w:val="24"/>
        </w:rPr>
        <w:t>_________</w:t>
      </w:r>
    </w:p>
    <w:p w14:paraId="358D3D30" w14:textId="56B06544" w:rsidR="00F1194A" w:rsidRPr="003138C1" w:rsidRDefault="00986FDE" w:rsidP="004B4F7B">
      <w:pPr>
        <w:spacing w:line="240" w:lineRule="auto"/>
        <w:rPr>
          <w:rFonts w:cs="Times New Roman"/>
          <w:bCs/>
          <w:sz w:val="20"/>
          <w:szCs w:val="20"/>
        </w:rPr>
      </w:pPr>
      <w:r w:rsidRPr="003138C1">
        <w:rPr>
          <w:rFonts w:cs="Times New Roman"/>
          <w:bCs/>
          <w:sz w:val="20"/>
          <w:szCs w:val="20"/>
        </w:rPr>
        <w:t xml:space="preserve">* </w:t>
      </w:r>
      <w:r w:rsidR="00656EFD" w:rsidRPr="003138C1">
        <w:rPr>
          <w:rFonts w:cs="Times New Roman"/>
          <w:bCs/>
          <w:sz w:val="20"/>
          <w:szCs w:val="20"/>
        </w:rPr>
        <w:t xml:space="preserve">The views expressed are those of the authors and do not reflect the views of the Board of Governors </w:t>
      </w:r>
      <w:r w:rsidR="00EB09FC" w:rsidRPr="003138C1">
        <w:rPr>
          <w:rFonts w:cs="Times New Roman"/>
          <w:bCs/>
          <w:sz w:val="20"/>
          <w:szCs w:val="20"/>
        </w:rPr>
        <w:t xml:space="preserve">of the Federal Reserve System, the Federal Open Market Committee, </w:t>
      </w:r>
      <w:r w:rsidR="00656EFD" w:rsidRPr="003138C1">
        <w:rPr>
          <w:rFonts w:cs="Times New Roman"/>
          <w:bCs/>
          <w:sz w:val="20"/>
          <w:szCs w:val="20"/>
        </w:rPr>
        <w:t xml:space="preserve">or members of </w:t>
      </w:r>
      <w:r w:rsidR="00EB09FC" w:rsidRPr="003138C1">
        <w:rPr>
          <w:rFonts w:cs="Times New Roman"/>
          <w:bCs/>
          <w:sz w:val="20"/>
          <w:szCs w:val="20"/>
        </w:rPr>
        <w:t>their</w:t>
      </w:r>
      <w:r w:rsidR="00656EFD" w:rsidRPr="003138C1">
        <w:rPr>
          <w:rFonts w:cs="Times New Roman"/>
          <w:bCs/>
          <w:sz w:val="20"/>
          <w:szCs w:val="20"/>
        </w:rPr>
        <w:t xml:space="preserve"> staff</w:t>
      </w:r>
      <w:r w:rsidR="00EB09FC" w:rsidRPr="003138C1">
        <w:rPr>
          <w:rFonts w:cs="Times New Roman"/>
          <w:bCs/>
          <w:sz w:val="20"/>
          <w:szCs w:val="20"/>
        </w:rPr>
        <w:t>s</w:t>
      </w:r>
      <w:r w:rsidR="00656EFD" w:rsidRPr="003138C1">
        <w:rPr>
          <w:rFonts w:cs="Times New Roman"/>
          <w:bCs/>
          <w:sz w:val="20"/>
          <w:szCs w:val="20"/>
        </w:rPr>
        <w:t xml:space="preserve">.  We thank Jake </w:t>
      </w:r>
      <w:r w:rsidR="000406E7" w:rsidRPr="003138C1">
        <w:rPr>
          <w:rFonts w:cs="Times New Roman"/>
          <w:bCs/>
          <w:sz w:val="20"/>
          <w:szCs w:val="20"/>
        </w:rPr>
        <w:t xml:space="preserve">Scott </w:t>
      </w:r>
      <w:r w:rsidR="00B81388" w:rsidRPr="003138C1">
        <w:rPr>
          <w:rFonts w:cs="Times New Roman"/>
          <w:bCs/>
          <w:sz w:val="20"/>
          <w:szCs w:val="20"/>
        </w:rPr>
        <w:t xml:space="preserve">and Bennett Fees </w:t>
      </w:r>
      <w:r w:rsidR="00BF20D9" w:rsidRPr="003138C1">
        <w:rPr>
          <w:rFonts w:cs="Times New Roman"/>
          <w:bCs/>
          <w:sz w:val="20"/>
          <w:szCs w:val="20"/>
        </w:rPr>
        <w:t xml:space="preserve">for outstanding research assistance.  </w:t>
      </w:r>
      <w:r w:rsidR="00793636" w:rsidRPr="003138C1">
        <w:rPr>
          <w:rFonts w:cs="Times New Roman"/>
          <w:bCs/>
          <w:sz w:val="20"/>
          <w:szCs w:val="20"/>
        </w:rPr>
        <w:t>We are grateful to Volker Wieland</w:t>
      </w:r>
      <w:r w:rsidR="00EE048B" w:rsidRPr="003138C1">
        <w:rPr>
          <w:rFonts w:cs="Times New Roman"/>
          <w:bCs/>
          <w:sz w:val="20"/>
          <w:szCs w:val="20"/>
        </w:rPr>
        <w:t xml:space="preserve">, </w:t>
      </w:r>
      <w:r w:rsidR="00793636" w:rsidRPr="003138C1">
        <w:rPr>
          <w:rFonts w:cs="Times New Roman"/>
          <w:bCs/>
          <w:sz w:val="20"/>
          <w:szCs w:val="20"/>
        </w:rPr>
        <w:t>Alexander</w:t>
      </w:r>
      <w:r w:rsidR="00DE5E6A" w:rsidRPr="003138C1">
        <w:rPr>
          <w:rFonts w:cs="Times New Roman"/>
          <w:bCs/>
          <w:sz w:val="20"/>
          <w:szCs w:val="20"/>
        </w:rPr>
        <w:t xml:space="preserve"> Dueck</w:t>
      </w:r>
      <w:r w:rsidR="00EE048B" w:rsidRPr="003138C1">
        <w:rPr>
          <w:rFonts w:cs="Times New Roman"/>
          <w:bCs/>
          <w:sz w:val="20"/>
          <w:szCs w:val="20"/>
        </w:rPr>
        <w:t>,</w:t>
      </w:r>
      <w:r w:rsidR="00DE5E6A" w:rsidRPr="003138C1">
        <w:rPr>
          <w:rFonts w:cs="Times New Roman"/>
          <w:bCs/>
          <w:sz w:val="20"/>
          <w:szCs w:val="20"/>
        </w:rPr>
        <w:t xml:space="preserve"> and </w:t>
      </w:r>
      <w:r w:rsidR="00EE048B" w:rsidRPr="003138C1">
        <w:rPr>
          <w:rFonts w:cs="Times New Roman"/>
          <w:bCs/>
          <w:sz w:val="20"/>
          <w:szCs w:val="20"/>
        </w:rPr>
        <w:t>Kai Long Liu for their help in working with the M</w:t>
      </w:r>
      <w:r w:rsidR="007743CF" w:rsidRPr="003138C1">
        <w:rPr>
          <w:rFonts w:cs="Times New Roman"/>
          <w:bCs/>
          <w:sz w:val="20"/>
          <w:szCs w:val="20"/>
        </w:rPr>
        <w:t>acro</w:t>
      </w:r>
      <w:r w:rsidR="00CD4499" w:rsidRPr="003138C1">
        <w:rPr>
          <w:rFonts w:cs="Times New Roman"/>
          <w:bCs/>
          <w:sz w:val="20"/>
          <w:szCs w:val="20"/>
        </w:rPr>
        <w:t>economic M</w:t>
      </w:r>
      <w:r w:rsidR="007743CF" w:rsidRPr="003138C1">
        <w:rPr>
          <w:rFonts w:cs="Times New Roman"/>
          <w:bCs/>
          <w:sz w:val="20"/>
          <w:szCs w:val="20"/>
        </w:rPr>
        <w:t xml:space="preserve">odel </w:t>
      </w:r>
      <w:r w:rsidR="007743CF" w:rsidRPr="009C640E">
        <w:rPr>
          <w:rFonts w:cs="Times New Roman"/>
          <w:bCs/>
          <w:sz w:val="20"/>
          <w:szCs w:val="20"/>
        </w:rPr>
        <w:t>Data</w:t>
      </w:r>
      <w:r w:rsidR="00CD4499" w:rsidRPr="009C640E">
        <w:rPr>
          <w:rFonts w:cs="Times New Roman"/>
          <w:bCs/>
          <w:sz w:val="20"/>
          <w:szCs w:val="20"/>
        </w:rPr>
        <w:t xml:space="preserve"> B</w:t>
      </w:r>
      <w:r w:rsidR="007743CF" w:rsidRPr="009C640E">
        <w:rPr>
          <w:rFonts w:cs="Times New Roman"/>
          <w:bCs/>
          <w:sz w:val="20"/>
          <w:szCs w:val="20"/>
        </w:rPr>
        <w:t>ase</w:t>
      </w:r>
      <w:r w:rsidR="00040756" w:rsidRPr="009C640E">
        <w:rPr>
          <w:rFonts w:cs="Times New Roman"/>
          <w:bCs/>
          <w:sz w:val="20"/>
          <w:szCs w:val="20"/>
        </w:rPr>
        <w:t xml:space="preserve">.  </w:t>
      </w:r>
      <w:r w:rsidR="00B81388" w:rsidRPr="009C640E">
        <w:rPr>
          <w:rFonts w:cs="Times New Roman"/>
          <w:bCs/>
          <w:sz w:val="20"/>
          <w:szCs w:val="20"/>
        </w:rPr>
        <w:t xml:space="preserve">Corresponding author: Bill English: </w:t>
      </w:r>
      <w:hyperlink r:id="rId15" w:history="1">
        <w:r w:rsidR="00B81388" w:rsidRPr="009C640E">
          <w:rPr>
            <w:rStyle w:val="Hyperlink"/>
            <w:rFonts w:cs="Times New Roman"/>
            <w:bCs/>
            <w:sz w:val="20"/>
            <w:szCs w:val="20"/>
          </w:rPr>
          <w:t>william.b.english@yale.edu</w:t>
        </w:r>
      </w:hyperlink>
      <w:r w:rsidR="00B81388" w:rsidRPr="009C640E">
        <w:rPr>
          <w:rFonts w:cs="Times New Roman"/>
          <w:bCs/>
          <w:sz w:val="20"/>
          <w:szCs w:val="20"/>
        </w:rPr>
        <w:t>.</w:t>
      </w:r>
      <w:r w:rsidR="006F22FE" w:rsidRPr="009C640E">
        <w:rPr>
          <w:rFonts w:cs="Times New Roman"/>
          <w:bCs/>
          <w:sz w:val="20"/>
          <w:szCs w:val="20"/>
        </w:rPr>
        <w:t xml:space="preserve"> </w:t>
      </w:r>
      <w:r w:rsidR="00F57D27" w:rsidRPr="009C640E">
        <w:rPr>
          <w:rFonts w:cs="Times New Roman"/>
          <w:bCs/>
          <w:sz w:val="20"/>
          <w:szCs w:val="20"/>
        </w:rPr>
        <w:t xml:space="preserve">Tetlow: </w:t>
      </w:r>
      <w:hyperlink r:id="rId16" w:history="1">
        <w:r w:rsidR="00F57D27" w:rsidRPr="009C640E">
          <w:rPr>
            <w:rStyle w:val="Hyperlink"/>
            <w:rFonts w:cs="Times New Roman"/>
            <w:bCs/>
            <w:sz w:val="20"/>
            <w:szCs w:val="20"/>
          </w:rPr>
          <w:t>rtetlow@frb.gov</w:t>
        </w:r>
      </w:hyperlink>
      <w:r w:rsidR="00F57D27" w:rsidRPr="009C640E">
        <w:rPr>
          <w:rFonts w:cs="Times New Roman"/>
          <w:bCs/>
          <w:sz w:val="20"/>
          <w:szCs w:val="20"/>
        </w:rPr>
        <w:t xml:space="preserve">. Brennan: </w:t>
      </w:r>
      <w:hyperlink r:id="rId17" w:history="1">
        <w:r w:rsidR="004C744A" w:rsidRPr="009C640E">
          <w:rPr>
            <w:rStyle w:val="Hyperlink"/>
            <w:sz w:val="20"/>
            <w:szCs w:val="20"/>
          </w:rPr>
          <w:t>cmbrennan@uchicago.edu</w:t>
        </w:r>
      </w:hyperlink>
      <w:r w:rsidR="004C744A">
        <w:rPr>
          <w:rFonts w:cs="Times New Roman"/>
          <w:bCs/>
          <w:sz w:val="20"/>
          <w:szCs w:val="20"/>
        </w:rPr>
        <w:t xml:space="preserve"> </w:t>
      </w:r>
      <w:r w:rsidR="009F4D19">
        <w:rPr>
          <w:rFonts w:cs="Times New Roman"/>
          <w:bCs/>
          <w:sz w:val="20"/>
          <w:szCs w:val="20"/>
        </w:rPr>
        <w:t xml:space="preserve"> </w:t>
      </w:r>
      <w:r w:rsidR="00F1194A" w:rsidRPr="003138C1">
        <w:rPr>
          <w:rFonts w:cs="Times New Roman"/>
          <w:bCs/>
          <w:sz w:val="20"/>
          <w:szCs w:val="20"/>
        </w:rPr>
        <w:br w:type="page"/>
      </w:r>
    </w:p>
    <w:p w14:paraId="063FA2AC" w14:textId="4820DACF" w:rsidR="00F06F36" w:rsidRPr="00CC4D6A" w:rsidRDefault="00F06F36" w:rsidP="00741D61">
      <w:pPr>
        <w:pStyle w:val="Heading1"/>
        <w:rPr>
          <w:bCs/>
        </w:rPr>
      </w:pPr>
      <w:r w:rsidRPr="00CC4D6A">
        <w:rPr>
          <w:bCs/>
        </w:rPr>
        <w:lastRenderedPageBreak/>
        <w:t>Intro</w:t>
      </w:r>
      <w:r w:rsidR="009E3472" w:rsidRPr="00CC4D6A">
        <w:rPr>
          <w:bCs/>
        </w:rPr>
        <w:t>duction</w:t>
      </w:r>
    </w:p>
    <w:p w14:paraId="13BBA161" w14:textId="5917D905" w:rsidR="00512BBD" w:rsidRDefault="00FF72D8" w:rsidP="00216010">
      <w:pPr>
        <w:spacing w:before="100" w:beforeAutospacing="1" w:after="100" w:afterAutospacing="1"/>
        <w:rPr>
          <w:rFonts w:cs="Times New Roman"/>
          <w:szCs w:val="24"/>
        </w:rPr>
      </w:pPr>
      <w:r>
        <w:rPr>
          <w:rFonts w:cs="Times New Roman"/>
          <w:szCs w:val="24"/>
        </w:rPr>
        <w:t>For central banks to choose</w:t>
      </w:r>
      <w:r w:rsidR="00FB193C">
        <w:rPr>
          <w:rFonts w:cs="Times New Roman"/>
          <w:szCs w:val="24"/>
        </w:rPr>
        <w:t xml:space="preserve"> the </w:t>
      </w:r>
      <w:r w:rsidR="00A75966">
        <w:rPr>
          <w:rFonts w:cs="Times New Roman"/>
          <w:szCs w:val="24"/>
        </w:rPr>
        <w:t xml:space="preserve">appropriate stance of monetary policy </w:t>
      </w:r>
      <w:r>
        <w:rPr>
          <w:rFonts w:cs="Times New Roman"/>
          <w:szCs w:val="24"/>
        </w:rPr>
        <w:t>to achieve their objectives, they</w:t>
      </w:r>
      <w:r w:rsidR="00A75966">
        <w:rPr>
          <w:rFonts w:cs="Times New Roman"/>
          <w:szCs w:val="24"/>
        </w:rPr>
        <w:t xml:space="preserve"> </w:t>
      </w:r>
      <w:r w:rsidR="00512BBD">
        <w:rPr>
          <w:rFonts w:cs="Times New Roman"/>
          <w:szCs w:val="24"/>
        </w:rPr>
        <w:t>need</w:t>
      </w:r>
      <w:r w:rsidR="00A75966">
        <w:rPr>
          <w:rFonts w:cs="Times New Roman"/>
          <w:szCs w:val="24"/>
        </w:rPr>
        <w:t xml:space="preserve"> a </w:t>
      </w:r>
      <w:r>
        <w:rPr>
          <w:rFonts w:cs="Times New Roman"/>
          <w:szCs w:val="24"/>
        </w:rPr>
        <w:t>reliable</w:t>
      </w:r>
      <w:r w:rsidR="00A75966">
        <w:rPr>
          <w:rFonts w:cs="Times New Roman"/>
          <w:szCs w:val="24"/>
        </w:rPr>
        <w:t xml:space="preserve"> understanding of the </w:t>
      </w:r>
      <w:r>
        <w:rPr>
          <w:rFonts w:cs="Times New Roman"/>
          <w:szCs w:val="24"/>
        </w:rPr>
        <w:t>magnitude</w:t>
      </w:r>
      <w:r w:rsidR="00A75966">
        <w:rPr>
          <w:rFonts w:cs="Times New Roman"/>
          <w:szCs w:val="24"/>
        </w:rPr>
        <w:t xml:space="preserve"> and timing of the effects of monetary policy on </w:t>
      </w:r>
      <w:r w:rsidR="00FF2597">
        <w:rPr>
          <w:rFonts w:cs="Times New Roman"/>
          <w:szCs w:val="24"/>
        </w:rPr>
        <w:t xml:space="preserve">output, employment, and inflation.  For example, if monetary policy has large effects </w:t>
      </w:r>
      <w:r>
        <w:rPr>
          <w:rFonts w:cs="Times New Roman"/>
          <w:szCs w:val="24"/>
        </w:rPr>
        <w:t xml:space="preserve">that emerge </w:t>
      </w:r>
      <w:r w:rsidR="00FF2597">
        <w:rPr>
          <w:rFonts w:cs="Times New Roman"/>
          <w:szCs w:val="24"/>
        </w:rPr>
        <w:t xml:space="preserve">with short lags, then policymakers will </w:t>
      </w:r>
      <w:r w:rsidR="003E5821">
        <w:rPr>
          <w:rFonts w:cs="Times New Roman"/>
          <w:szCs w:val="24"/>
        </w:rPr>
        <w:t>choose</w:t>
      </w:r>
      <w:r w:rsidR="00FF2597">
        <w:rPr>
          <w:rFonts w:cs="Times New Roman"/>
          <w:szCs w:val="24"/>
        </w:rPr>
        <w:t xml:space="preserve"> modest adjustments </w:t>
      </w:r>
      <w:r w:rsidR="003119D1">
        <w:rPr>
          <w:rFonts w:cs="Times New Roman"/>
          <w:szCs w:val="24"/>
        </w:rPr>
        <w:t xml:space="preserve">to the stance of </w:t>
      </w:r>
      <w:r w:rsidR="00FF2597">
        <w:rPr>
          <w:rFonts w:cs="Times New Roman"/>
          <w:szCs w:val="24"/>
        </w:rPr>
        <w:t xml:space="preserve">policy </w:t>
      </w:r>
      <w:r w:rsidR="00B9544D">
        <w:rPr>
          <w:rFonts w:cs="Times New Roman"/>
          <w:szCs w:val="24"/>
        </w:rPr>
        <w:t xml:space="preserve">in response to economic developments.  </w:t>
      </w:r>
      <w:r w:rsidR="003E5821">
        <w:rPr>
          <w:rFonts w:cs="Times New Roman"/>
          <w:szCs w:val="24"/>
        </w:rPr>
        <w:t>But</w:t>
      </w:r>
      <w:r w:rsidR="00B9544D">
        <w:rPr>
          <w:rFonts w:cs="Times New Roman"/>
          <w:szCs w:val="24"/>
        </w:rPr>
        <w:t xml:space="preserve"> if monetary policy has smaller effects that operate with a </w:t>
      </w:r>
      <w:r w:rsidR="00E72AFB">
        <w:rPr>
          <w:rFonts w:cs="Times New Roman"/>
          <w:szCs w:val="24"/>
        </w:rPr>
        <w:t xml:space="preserve">substantial </w:t>
      </w:r>
      <w:r w:rsidR="00B9544D">
        <w:rPr>
          <w:rFonts w:cs="Times New Roman"/>
          <w:szCs w:val="24"/>
        </w:rPr>
        <w:t xml:space="preserve">lag, then policymakers will want to </w:t>
      </w:r>
      <w:r w:rsidR="00755B91">
        <w:rPr>
          <w:rFonts w:cs="Times New Roman"/>
          <w:szCs w:val="24"/>
        </w:rPr>
        <w:t>adjust policy more forcefully</w:t>
      </w:r>
      <w:r w:rsidR="001E5829">
        <w:rPr>
          <w:rFonts w:cs="Times New Roman"/>
          <w:szCs w:val="24"/>
        </w:rPr>
        <w:t xml:space="preserve"> over time</w:t>
      </w:r>
      <w:r w:rsidR="00755B91">
        <w:rPr>
          <w:rFonts w:cs="Times New Roman"/>
          <w:szCs w:val="24"/>
        </w:rPr>
        <w:t xml:space="preserve">, </w:t>
      </w:r>
      <w:r w:rsidR="00512BBD">
        <w:rPr>
          <w:rFonts w:cs="Times New Roman"/>
          <w:szCs w:val="24"/>
        </w:rPr>
        <w:t xml:space="preserve">and </w:t>
      </w:r>
      <w:r w:rsidR="00EE77D7">
        <w:rPr>
          <w:rFonts w:cs="Times New Roman"/>
          <w:szCs w:val="24"/>
        </w:rPr>
        <w:t xml:space="preserve">more </w:t>
      </w:r>
      <w:r w:rsidR="00755B91">
        <w:rPr>
          <w:rFonts w:cs="Times New Roman"/>
          <w:szCs w:val="24"/>
        </w:rPr>
        <w:t xml:space="preserve">in response to </w:t>
      </w:r>
      <w:r w:rsidR="001C1CB6">
        <w:rPr>
          <w:rFonts w:cs="Times New Roman"/>
          <w:szCs w:val="24"/>
        </w:rPr>
        <w:t xml:space="preserve">anticipated </w:t>
      </w:r>
      <w:r w:rsidR="00755B91">
        <w:rPr>
          <w:rFonts w:cs="Times New Roman"/>
          <w:szCs w:val="24"/>
        </w:rPr>
        <w:t xml:space="preserve">changes in the economic outlook than current conditions. </w:t>
      </w:r>
      <w:r w:rsidR="00512BBD">
        <w:rPr>
          <w:rFonts w:cs="Times New Roman"/>
          <w:szCs w:val="24"/>
        </w:rPr>
        <w:t xml:space="preserve"> </w:t>
      </w:r>
    </w:p>
    <w:p w14:paraId="0AD71741" w14:textId="085BA122" w:rsidR="00FB193C" w:rsidRDefault="00512BBD" w:rsidP="00740EF7">
      <w:pPr>
        <w:spacing w:before="100" w:beforeAutospacing="1" w:after="100" w:afterAutospacing="1"/>
        <w:ind w:firstLine="720"/>
        <w:rPr>
          <w:rFonts w:cs="Times New Roman"/>
          <w:szCs w:val="24"/>
        </w:rPr>
      </w:pPr>
      <w:r>
        <w:rPr>
          <w:rFonts w:cs="Times New Roman"/>
          <w:szCs w:val="24"/>
        </w:rPr>
        <w:t>The distinction is more than hypothetical, as recent experience ably demonstrates.  As the Federal Reserve</w:t>
      </w:r>
      <w:r w:rsidR="00750FD4">
        <w:rPr>
          <w:rFonts w:cs="Times New Roman"/>
          <w:szCs w:val="24"/>
        </w:rPr>
        <w:t xml:space="preserve"> rapidly</w:t>
      </w:r>
      <w:r>
        <w:rPr>
          <w:rFonts w:cs="Times New Roman"/>
          <w:szCs w:val="24"/>
        </w:rPr>
        <w:t xml:space="preserve"> increased interest rates in response to high inflation </w:t>
      </w:r>
      <w:r w:rsidR="003E5821">
        <w:rPr>
          <w:rFonts w:cs="Times New Roman"/>
          <w:szCs w:val="24"/>
        </w:rPr>
        <w:t>during the pandemic</w:t>
      </w:r>
      <w:r>
        <w:rPr>
          <w:rFonts w:cs="Times New Roman"/>
          <w:szCs w:val="24"/>
        </w:rPr>
        <w:t xml:space="preserve">, policymakers emphasized that lags in the effects of policy meant that policy tightening would need to cease well before inflation returned to target to avoid overshooting that would result in an undesirably large decline in output and employment (Powell, 2023).  On the other hand, some policymakers argued that the lags might be relatively short, suggesting less need to be concerned about such outcomes (Waller, 2023).  Despite these </w:t>
      </w:r>
      <w:r w:rsidR="00485021">
        <w:rPr>
          <w:rFonts w:cs="Times New Roman"/>
          <w:szCs w:val="24"/>
        </w:rPr>
        <w:t>ambiguities</w:t>
      </w:r>
      <w:r>
        <w:rPr>
          <w:rFonts w:cs="Times New Roman"/>
          <w:szCs w:val="24"/>
        </w:rPr>
        <w:t xml:space="preserve">, policymakers must do the best they can to judge the </w:t>
      </w:r>
      <w:r w:rsidR="003E5821">
        <w:rPr>
          <w:rFonts w:cs="Times New Roman"/>
          <w:szCs w:val="24"/>
        </w:rPr>
        <w:t>anticipated</w:t>
      </w:r>
      <w:r>
        <w:rPr>
          <w:rFonts w:cs="Times New Roman"/>
          <w:szCs w:val="24"/>
        </w:rPr>
        <w:t xml:space="preserve"> effects of changes in monetary policy </w:t>
      </w:r>
      <w:r w:rsidR="003E5821">
        <w:rPr>
          <w:rFonts w:cs="Times New Roman"/>
          <w:szCs w:val="24"/>
        </w:rPr>
        <w:t>and choose their policy settings accordingly</w:t>
      </w:r>
      <w:r>
        <w:rPr>
          <w:rFonts w:cs="Times New Roman"/>
          <w:szCs w:val="24"/>
        </w:rPr>
        <w:t>.</w:t>
      </w:r>
      <w:r w:rsidR="00E20EDC">
        <w:rPr>
          <w:rFonts w:cs="Times New Roman"/>
          <w:szCs w:val="24"/>
        </w:rPr>
        <w:t xml:space="preserve"> </w:t>
      </w:r>
    </w:p>
    <w:p w14:paraId="5AB6211A" w14:textId="0308682B" w:rsidR="00541A19" w:rsidRDefault="00783426" w:rsidP="00740EF7">
      <w:pPr>
        <w:spacing w:before="100" w:beforeAutospacing="1" w:after="100" w:afterAutospacing="1"/>
        <w:ind w:firstLine="720"/>
        <w:rPr>
          <w:rFonts w:cs="Times New Roman"/>
          <w:szCs w:val="24"/>
        </w:rPr>
      </w:pPr>
      <w:r>
        <w:rPr>
          <w:rFonts w:cs="Times New Roman"/>
          <w:szCs w:val="24"/>
        </w:rPr>
        <w:t>In this paper, w</w:t>
      </w:r>
      <w:r w:rsidR="00C42F76">
        <w:rPr>
          <w:rFonts w:cs="Times New Roman"/>
          <w:szCs w:val="24"/>
        </w:rPr>
        <w:t xml:space="preserve">e </w:t>
      </w:r>
      <w:r w:rsidR="00512BBD">
        <w:rPr>
          <w:rFonts w:cs="Times New Roman"/>
          <w:szCs w:val="24"/>
        </w:rPr>
        <w:t>show that</w:t>
      </w:r>
      <w:r w:rsidR="00FF72D8">
        <w:rPr>
          <w:rFonts w:cs="Times New Roman"/>
          <w:szCs w:val="24"/>
        </w:rPr>
        <w:t xml:space="preserve"> </w:t>
      </w:r>
      <w:r w:rsidR="00055894">
        <w:rPr>
          <w:rFonts w:cs="Times New Roman"/>
          <w:szCs w:val="24"/>
        </w:rPr>
        <w:t xml:space="preserve">there is a </w:t>
      </w:r>
      <w:r w:rsidR="008B7418">
        <w:rPr>
          <w:rFonts w:cs="Times New Roman"/>
          <w:szCs w:val="24"/>
        </w:rPr>
        <w:t xml:space="preserve">very wide range of estimates </w:t>
      </w:r>
      <w:r w:rsidR="00C85BF6">
        <w:rPr>
          <w:rFonts w:cs="Times New Roman"/>
          <w:szCs w:val="24"/>
        </w:rPr>
        <w:t>for</w:t>
      </w:r>
      <w:r w:rsidR="00FF72D8">
        <w:rPr>
          <w:rFonts w:cs="Times New Roman"/>
          <w:szCs w:val="24"/>
        </w:rPr>
        <w:t xml:space="preserve"> </w:t>
      </w:r>
      <w:r w:rsidR="00512BBD">
        <w:rPr>
          <w:rFonts w:cs="Times New Roman"/>
          <w:szCs w:val="24"/>
        </w:rPr>
        <w:t>the size and timing of the effects of monetary policy.</w:t>
      </w:r>
      <w:r w:rsidR="00741D61">
        <w:rPr>
          <w:rFonts w:cs="Times New Roman"/>
          <w:szCs w:val="24"/>
        </w:rPr>
        <w:t xml:space="preserve"> </w:t>
      </w:r>
      <w:r w:rsidR="00FF72D8">
        <w:rPr>
          <w:rFonts w:cs="Times New Roman"/>
          <w:szCs w:val="24"/>
        </w:rPr>
        <w:t xml:space="preserve"> </w:t>
      </w:r>
      <w:r w:rsidR="00980225">
        <w:rPr>
          <w:rFonts w:cs="Times New Roman"/>
          <w:szCs w:val="24"/>
        </w:rPr>
        <w:t xml:space="preserve">To do so, we </w:t>
      </w:r>
      <w:r>
        <w:rPr>
          <w:rFonts w:cs="Times New Roman"/>
          <w:szCs w:val="24"/>
        </w:rPr>
        <w:t>summarize</w:t>
      </w:r>
      <w:r w:rsidR="00EB4992">
        <w:rPr>
          <w:rFonts w:cs="Times New Roman"/>
          <w:szCs w:val="24"/>
        </w:rPr>
        <w:t xml:space="preserve"> </w:t>
      </w:r>
      <w:r>
        <w:rPr>
          <w:rFonts w:cs="Times New Roman"/>
          <w:szCs w:val="24"/>
        </w:rPr>
        <w:t xml:space="preserve">the effects of monetary policy shocks on </w:t>
      </w:r>
      <w:r w:rsidR="00EB4992">
        <w:rPr>
          <w:rFonts w:cs="Times New Roman"/>
          <w:szCs w:val="24"/>
        </w:rPr>
        <w:t xml:space="preserve">a wide range of </w:t>
      </w:r>
      <w:r w:rsidR="004373DD">
        <w:rPr>
          <w:rFonts w:cs="Times New Roman"/>
          <w:szCs w:val="24"/>
        </w:rPr>
        <w:t xml:space="preserve">structural </w:t>
      </w:r>
      <w:r w:rsidR="00EB4992">
        <w:rPr>
          <w:rFonts w:cs="Times New Roman"/>
          <w:szCs w:val="24"/>
        </w:rPr>
        <w:t>macroeconomic models of the United States economy</w:t>
      </w:r>
      <w:r w:rsidR="00750FD4">
        <w:rPr>
          <w:rFonts w:cs="Times New Roman"/>
          <w:szCs w:val="24"/>
        </w:rPr>
        <w:t>,</w:t>
      </w:r>
      <w:r w:rsidR="002F795A">
        <w:rPr>
          <w:rFonts w:cs="Times New Roman"/>
          <w:szCs w:val="24"/>
        </w:rPr>
        <w:t xml:space="preserve"> </w:t>
      </w:r>
      <w:r w:rsidR="00512BBD">
        <w:rPr>
          <w:rFonts w:cs="Times New Roman"/>
          <w:szCs w:val="24"/>
        </w:rPr>
        <w:t xml:space="preserve">as published </w:t>
      </w:r>
      <w:r w:rsidR="002F795A">
        <w:rPr>
          <w:rFonts w:cs="Times New Roman"/>
          <w:szCs w:val="24"/>
        </w:rPr>
        <w:lastRenderedPageBreak/>
        <w:t xml:space="preserve">in </w:t>
      </w:r>
      <w:r w:rsidR="00F24460">
        <w:rPr>
          <w:rFonts w:cs="Times New Roman"/>
          <w:szCs w:val="24"/>
        </w:rPr>
        <w:t xml:space="preserve">papers in </w:t>
      </w:r>
      <w:r w:rsidR="00512BBD">
        <w:rPr>
          <w:rFonts w:cs="Times New Roman"/>
          <w:szCs w:val="24"/>
        </w:rPr>
        <w:t xml:space="preserve">leading </w:t>
      </w:r>
      <w:r w:rsidR="00F24460">
        <w:rPr>
          <w:rFonts w:cs="Times New Roman"/>
          <w:szCs w:val="24"/>
        </w:rPr>
        <w:t>economic journals over the past few decades</w:t>
      </w:r>
      <w:r w:rsidR="00EB4992">
        <w:rPr>
          <w:rFonts w:cs="Times New Roman"/>
          <w:szCs w:val="24"/>
        </w:rPr>
        <w:t>.</w:t>
      </w:r>
      <w:r w:rsidR="00950133">
        <w:rPr>
          <w:rStyle w:val="FootnoteReference"/>
          <w:rFonts w:cs="Times New Roman"/>
          <w:szCs w:val="24"/>
        </w:rPr>
        <w:footnoteReference w:id="2"/>
      </w:r>
      <w:r w:rsidR="00EB00F1">
        <w:rPr>
          <w:rFonts w:cs="Times New Roman"/>
          <w:szCs w:val="24"/>
        </w:rPr>
        <w:t xml:space="preserve">  </w:t>
      </w:r>
      <w:r w:rsidR="00065BBD">
        <w:rPr>
          <w:rFonts w:cs="Times New Roman"/>
          <w:szCs w:val="24"/>
        </w:rPr>
        <w:t>For each of</w:t>
      </w:r>
      <w:r w:rsidR="007E4736">
        <w:rPr>
          <w:rFonts w:cs="Times New Roman"/>
          <w:szCs w:val="24"/>
        </w:rPr>
        <w:t xml:space="preserve"> our</w:t>
      </w:r>
      <w:r w:rsidR="00065BBD">
        <w:rPr>
          <w:rFonts w:cs="Times New Roman"/>
          <w:szCs w:val="24"/>
        </w:rPr>
        <w:t xml:space="preserve"> </w:t>
      </w:r>
      <w:r w:rsidR="00581217">
        <w:rPr>
          <w:rFonts w:cs="Times New Roman"/>
          <w:szCs w:val="24"/>
        </w:rPr>
        <w:t>76</w:t>
      </w:r>
      <w:r w:rsidR="00065BBD">
        <w:rPr>
          <w:rFonts w:cs="Times New Roman"/>
          <w:szCs w:val="24"/>
        </w:rPr>
        <w:t xml:space="preserve">, </w:t>
      </w:r>
      <w:r w:rsidR="007E4736">
        <w:rPr>
          <w:rFonts w:cs="Times New Roman"/>
          <w:szCs w:val="24"/>
        </w:rPr>
        <w:t>mostly New Keynesian</w:t>
      </w:r>
      <w:r w:rsidR="00234D7B">
        <w:rPr>
          <w:rFonts w:cs="Times New Roman"/>
          <w:szCs w:val="24"/>
        </w:rPr>
        <w:t xml:space="preserve"> dynamic stochastic general equilibrium</w:t>
      </w:r>
      <w:r w:rsidR="007E4736">
        <w:rPr>
          <w:rFonts w:cs="Times New Roman"/>
          <w:szCs w:val="24"/>
        </w:rPr>
        <w:t xml:space="preserve"> </w:t>
      </w:r>
      <w:r w:rsidR="00234D7B">
        <w:rPr>
          <w:rFonts w:cs="Times New Roman"/>
          <w:szCs w:val="24"/>
        </w:rPr>
        <w:t>(</w:t>
      </w:r>
      <w:r w:rsidR="007E4736">
        <w:rPr>
          <w:rFonts w:cs="Times New Roman"/>
          <w:szCs w:val="24"/>
        </w:rPr>
        <w:t>DSGE</w:t>
      </w:r>
      <w:r w:rsidR="00234D7B">
        <w:rPr>
          <w:rFonts w:cs="Times New Roman"/>
          <w:szCs w:val="24"/>
        </w:rPr>
        <w:t>)</w:t>
      </w:r>
      <w:r w:rsidR="007E4736">
        <w:rPr>
          <w:rFonts w:cs="Times New Roman"/>
          <w:szCs w:val="24"/>
        </w:rPr>
        <w:t xml:space="preserve"> models, </w:t>
      </w:r>
      <w:r w:rsidR="00065BBD">
        <w:rPr>
          <w:rFonts w:cs="Times New Roman"/>
          <w:szCs w:val="24"/>
        </w:rPr>
        <w:t xml:space="preserve">we </w:t>
      </w:r>
      <w:r w:rsidR="00927C7E">
        <w:rPr>
          <w:rFonts w:cs="Times New Roman"/>
          <w:szCs w:val="24"/>
        </w:rPr>
        <w:t xml:space="preserve">carry out two classes of </w:t>
      </w:r>
      <w:r>
        <w:rPr>
          <w:rFonts w:cs="Times New Roman"/>
          <w:szCs w:val="24"/>
        </w:rPr>
        <w:t xml:space="preserve">monetary policy </w:t>
      </w:r>
      <w:r w:rsidR="00927C7E">
        <w:rPr>
          <w:rFonts w:cs="Times New Roman"/>
          <w:szCs w:val="24"/>
        </w:rPr>
        <w:t xml:space="preserve">experiments.  The first class of experiments is </w:t>
      </w:r>
      <w:r>
        <w:rPr>
          <w:rFonts w:cs="Times New Roman"/>
          <w:szCs w:val="24"/>
        </w:rPr>
        <w:t xml:space="preserve">one-time </w:t>
      </w:r>
      <w:r w:rsidR="00927C7E">
        <w:rPr>
          <w:rFonts w:cs="Times New Roman"/>
          <w:szCs w:val="24"/>
        </w:rPr>
        <w:t xml:space="preserve">shocks </w:t>
      </w:r>
      <w:r w:rsidR="00065BBD">
        <w:rPr>
          <w:rFonts w:cs="Times New Roman"/>
          <w:szCs w:val="24"/>
        </w:rPr>
        <w:t xml:space="preserve">to </w:t>
      </w:r>
      <w:r>
        <w:rPr>
          <w:rFonts w:cs="Times New Roman"/>
          <w:szCs w:val="24"/>
        </w:rPr>
        <w:t xml:space="preserve">each </w:t>
      </w:r>
      <w:r w:rsidR="00FC3290">
        <w:rPr>
          <w:rFonts w:cs="Times New Roman"/>
          <w:szCs w:val="24"/>
        </w:rPr>
        <w:t xml:space="preserve">of three </w:t>
      </w:r>
      <w:r w:rsidR="00E20EDC">
        <w:rPr>
          <w:rFonts w:cs="Times New Roman"/>
          <w:szCs w:val="24"/>
        </w:rPr>
        <w:t xml:space="preserve">simple </w:t>
      </w:r>
      <w:r w:rsidR="00FC3290">
        <w:rPr>
          <w:rFonts w:cs="Times New Roman"/>
          <w:szCs w:val="24"/>
        </w:rPr>
        <w:t>monetary policy rule</w:t>
      </w:r>
      <w:r>
        <w:rPr>
          <w:rFonts w:cs="Times New Roman"/>
          <w:szCs w:val="24"/>
        </w:rPr>
        <w:t>s, from which we construct impulse response functions.</w:t>
      </w:r>
      <w:r w:rsidR="00FF3FAB">
        <w:rPr>
          <w:rStyle w:val="FootnoteReference"/>
          <w:rFonts w:cs="Times New Roman"/>
          <w:szCs w:val="24"/>
        </w:rPr>
        <w:footnoteReference w:id="3"/>
      </w:r>
      <w:r w:rsidR="00FF3FAB">
        <w:rPr>
          <w:rFonts w:cs="Times New Roman"/>
          <w:szCs w:val="24"/>
        </w:rPr>
        <w:t xml:space="preserve">  </w:t>
      </w:r>
      <w:r w:rsidR="00927C7E">
        <w:rPr>
          <w:rFonts w:cs="Times New Roman"/>
          <w:szCs w:val="24"/>
        </w:rPr>
        <w:t xml:space="preserve">The second class of experiments is more persistent: </w:t>
      </w:r>
      <w:r w:rsidR="00AE5208">
        <w:rPr>
          <w:rFonts w:cs="Times New Roman"/>
          <w:szCs w:val="24"/>
        </w:rPr>
        <w:t>a</w:t>
      </w:r>
      <w:r w:rsidR="00927C7E">
        <w:rPr>
          <w:rFonts w:cs="Times New Roman"/>
          <w:szCs w:val="24"/>
        </w:rPr>
        <w:t xml:space="preserve"> permanent reduction in the target rate of inflation.  </w:t>
      </w:r>
    </w:p>
    <w:p w14:paraId="640E48A4" w14:textId="3BAF35AC" w:rsidR="005C131A" w:rsidRDefault="00CC4D6A" w:rsidP="005C131A">
      <w:pPr>
        <w:spacing w:before="100" w:beforeAutospacing="1" w:after="100" w:afterAutospacing="1"/>
        <w:ind w:firstLine="720"/>
        <w:rPr>
          <w:rFonts w:cs="Times New Roman"/>
          <w:szCs w:val="24"/>
        </w:rPr>
      </w:pPr>
      <w:r>
        <w:rPr>
          <w:rFonts w:cs="Times New Roman"/>
          <w:szCs w:val="24"/>
        </w:rPr>
        <w:t xml:space="preserve">We </w:t>
      </w:r>
      <w:del w:id="18" w:author="English, William" w:date="2025-09-11T14:04:00Z" w16du:dateUtc="2025-09-11T18:04:00Z">
        <w:r w:rsidDel="00A30EBB">
          <w:rPr>
            <w:rFonts w:cs="Times New Roman"/>
            <w:szCs w:val="24"/>
          </w:rPr>
          <w:delText xml:space="preserve">characterize </w:delText>
        </w:r>
      </w:del>
      <w:ins w:id="19" w:author="English, William" w:date="2025-09-11T14:04:00Z" w16du:dateUtc="2025-09-11T18:04:00Z">
        <w:r w:rsidR="00A30EBB">
          <w:rPr>
            <w:rFonts w:cs="Times New Roman"/>
            <w:szCs w:val="24"/>
          </w:rPr>
          <w:t>divid</w:t>
        </w:r>
        <w:r w:rsidR="006E63C0">
          <w:rPr>
            <w:rFonts w:cs="Times New Roman"/>
            <w:szCs w:val="24"/>
          </w:rPr>
          <w:t>e the</w:t>
        </w:r>
        <w:r w:rsidR="00A30EBB">
          <w:rPr>
            <w:rFonts w:cs="Times New Roman"/>
            <w:szCs w:val="24"/>
          </w:rPr>
          <w:t xml:space="preserve"> </w:t>
        </w:r>
      </w:ins>
      <w:r w:rsidR="005C131A" w:rsidRPr="00D10615">
        <w:rPr>
          <w:rFonts w:cs="Times New Roman"/>
          <w:i/>
          <w:iCs/>
          <w:szCs w:val="24"/>
        </w:rPr>
        <w:t>attribute</w:t>
      </w:r>
      <w:r w:rsidRPr="00D10615">
        <w:rPr>
          <w:rFonts w:cs="Times New Roman"/>
          <w:i/>
          <w:iCs/>
          <w:szCs w:val="24"/>
        </w:rPr>
        <w:t>s</w:t>
      </w:r>
      <w:r>
        <w:rPr>
          <w:rFonts w:cs="Times New Roman"/>
          <w:szCs w:val="24"/>
        </w:rPr>
        <w:t xml:space="preserve"> </w:t>
      </w:r>
      <w:r w:rsidR="00750FD4">
        <w:rPr>
          <w:rFonts w:cs="Times New Roman"/>
          <w:szCs w:val="24"/>
        </w:rPr>
        <w:t>of the models in our sample</w:t>
      </w:r>
      <w:r>
        <w:rPr>
          <w:rFonts w:cs="Times New Roman"/>
          <w:szCs w:val="24"/>
        </w:rPr>
        <w:t xml:space="preserve"> </w:t>
      </w:r>
      <w:del w:id="20" w:author="Robert Tetlow" w:date="2025-08-04T16:15:00Z" w16du:dateUtc="2025-08-04T20:15:00Z">
        <w:r w:rsidR="00750FD4" w:rsidDel="00307575">
          <w:rPr>
            <w:rFonts w:cs="Times New Roman"/>
            <w:szCs w:val="24"/>
          </w:rPr>
          <w:delText xml:space="preserve">using </w:delText>
        </w:r>
      </w:del>
      <w:ins w:id="21" w:author="Robert Tetlow" w:date="2025-08-04T16:15:00Z" w16du:dateUtc="2025-08-04T20:15:00Z">
        <w:r w:rsidR="00307575">
          <w:rPr>
            <w:rFonts w:cs="Times New Roman"/>
            <w:szCs w:val="24"/>
          </w:rPr>
          <w:t>in</w:t>
        </w:r>
      </w:ins>
      <w:ins w:id="22" w:author="English, William" w:date="2025-09-11T14:04:00Z" w16du:dateUtc="2025-09-11T18:04:00Z">
        <w:r w:rsidR="006E63C0">
          <w:rPr>
            <w:rFonts w:cs="Times New Roman"/>
            <w:szCs w:val="24"/>
          </w:rPr>
          <w:t>to</w:t>
        </w:r>
      </w:ins>
      <w:ins w:id="23" w:author="Robert Tetlow" w:date="2025-08-04T16:15:00Z" w16du:dateUtc="2025-08-04T20:15:00Z">
        <w:r w:rsidR="00307575">
          <w:rPr>
            <w:rFonts w:cs="Times New Roman"/>
            <w:szCs w:val="24"/>
          </w:rPr>
          <w:t xml:space="preserve"> </w:t>
        </w:r>
      </w:ins>
      <w:r>
        <w:rPr>
          <w:rFonts w:cs="Times New Roman"/>
          <w:szCs w:val="24"/>
        </w:rPr>
        <w:t xml:space="preserve">two </w:t>
      </w:r>
      <w:r w:rsidR="003808E9">
        <w:rPr>
          <w:rFonts w:cs="Times New Roman"/>
          <w:szCs w:val="24"/>
        </w:rPr>
        <w:t>categories</w:t>
      </w:r>
      <w:r>
        <w:rPr>
          <w:rFonts w:cs="Times New Roman"/>
          <w:szCs w:val="24"/>
        </w:rPr>
        <w:t xml:space="preserve">.  One </w:t>
      </w:r>
      <w:r w:rsidR="003808E9">
        <w:rPr>
          <w:rFonts w:cs="Times New Roman"/>
          <w:szCs w:val="24"/>
        </w:rPr>
        <w:t>category</w:t>
      </w:r>
      <w:r>
        <w:rPr>
          <w:rFonts w:cs="Times New Roman"/>
          <w:szCs w:val="24"/>
        </w:rPr>
        <w:t xml:space="preserve"> covers aspects of model structure, such </w:t>
      </w:r>
      <w:r w:rsidR="005C131A">
        <w:rPr>
          <w:rFonts w:cs="Times New Roman"/>
          <w:szCs w:val="24"/>
        </w:rPr>
        <w:t xml:space="preserve">as </w:t>
      </w:r>
      <w:r>
        <w:rPr>
          <w:rFonts w:cs="Times New Roman"/>
          <w:szCs w:val="24"/>
        </w:rPr>
        <w:t>the types of nominal rigidit</w:t>
      </w:r>
      <w:r w:rsidR="001767A2">
        <w:rPr>
          <w:rFonts w:cs="Times New Roman"/>
          <w:szCs w:val="24"/>
        </w:rPr>
        <w:t xml:space="preserve">ies </w:t>
      </w:r>
      <w:r w:rsidR="007E4736">
        <w:rPr>
          <w:rFonts w:cs="Times New Roman"/>
          <w:szCs w:val="24"/>
        </w:rPr>
        <w:t xml:space="preserve">embedded </w:t>
      </w:r>
      <w:r w:rsidR="001767A2">
        <w:rPr>
          <w:rFonts w:cs="Times New Roman"/>
          <w:szCs w:val="24"/>
        </w:rPr>
        <w:t>within</w:t>
      </w:r>
      <w:r>
        <w:rPr>
          <w:rFonts w:cs="Times New Roman"/>
          <w:szCs w:val="24"/>
        </w:rPr>
        <w:t xml:space="preserve"> each model, </w:t>
      </w:r>
      <w:r w:rsidR="007E4736">
        <w:rPr>
          <w:rFonts w:cs="Times New Roman"/>
          <w:szCs w:val="24"/>
        </w:rPr>
        <w:t>and</w:t>
      </w:r>
      <w:r w:rsidR="00656E9E">
        <w:rPr>
          <w:rFonts w:cs="Times New Roman"/>
          <w:szCs w:val="24"/>
        </w:rPr>
        <w:t xml:space="preserve"> </w:t>
      </w:r>
      <w:r>
        <w:rPr>
          <w:rFonts w:cs="Times New Roman"/>
          <w:szCs w:val="24"/>
        </w:rPr>
        <w:t xml:space="preserve">the </w:t>
      </w:r>
      <w:r w:rsidR="00656E9E">
        <w:rPr>
          <w:rFonts w:cs="Times New Roman"/>
          <w:szCs w:val="24"/>
        </w:rPr>
        <w:t xml:space="preserve">real rigidities or </w:t>
      </w:r>
      <w:r>
        <w:rPr>
          <w:rFonts w:cs="Times New Roman"/>
          <w:szCs w:val="24"/>
        </w:rPr>
        <w:t xml:space="preserve">channels through which monetary policy </w:t>
      </w:r>
      <w:r w:rsidR="001767A2">
        <w:rPr>
          <w:rFonts w:cs="Times New Roman"/>
          <w:szCs w:val="24"/>
        </w:rPr>
        <w:t>might</w:t>
      </w:r>
      <w:r>
        <w:rPr>
          <w:rFonts w:cs="Times New Roman"/>
          <w:szCs w:val="24"/>
        </w:rPr>
        <w:t xml:space="preserve"> </w:t>
      </w:r>
      <w:r w:rsidR="00FE663A">
        <w:rPr>
          <w:rFonts w:cs="Times New Roman"/>
          <w:szCs w:val="24"/>
        </w:rPr>
        <w:t xml:space="preserve">be amplified or </w:t>
      </w:r>
      <w:r>
        <w:rPr>
          <w:rFonts w:cs="Times New Roman"/>
          <w:szCs w:val="24"/>
        </w:rPr>
        <w:t>propagate</w:t>
      </w:r>
      <w:ins w:id="24" w:author="Robert Tetlow" w:date="2025-08-04T16:16:00Z" w16du:dateUtc="2025-08-04T20:16:00Z">
        <w:r w:rsidR="00307575">
          <w:rPr>
            <w:rFonts w:cs="Times New Roman"/>
            <w:szCs w:val="24"/>
          </w:rPr>
          <w:t>d</w:t>
        </w:r>
      </w:ins>
      <w:r>
        <w:rPr>
          <w:rFonts w:cs="Times New Roman"/>
          <w:szCs w:val="24"/>
        </w:rPr>
        <w:t xml:space="preserve">.  The second </w:t>
      </w:r>
      <w:r w:rsidR="0092140F">
        <w:rPr>
          <w:rFonts w:cs="Times New Roman"/>
          <w:szCs w:val="24"/>
        </w:rPr>
        <w:t xml:space="preserve">category </w:t>
      </w:r>
      <w:r>
        <w:rPr>
          <w:rFonts w:cs="Times New Roman"/>
          <w:szCs w:val="24"/>
        </w:rPr>
        <w:t xml:space="preserve">captures </w:t>
      </w:r>
      <w:r w:rsidR="005C131A">
        <w:rPr>
          <w:rFonts w:cs="Times New Roman"/>
          <w:szCs w:val="24"/>
        </w:rPr>
        <w:t>b</w:t>
      </w:r>
      <w:r w:rsidR="007E4736">
        <w:rPr>
          <w:rFonts w:cs="Times New Roman"/>
          <w:szCs w:val="24"/>
        </w:rPr>
        <w:t>ackground</w:t>
      </w:r>
      <w:r w:rsidR="005C131A">
        <w:rPr>
          <w:rFonts w:cs="Times New Roman"/>
          <w:szCs w:val="24"/>
        </w:rPr>
        <w:t xml:space="preserve"> aspects of the methodology behind the models, such as whether they were estimated or calibrate</w:t>
      </w:r>
      <w:r w:rsidR="00750FD4">
        <w:rPr>
          <w:rFonts w:cs="Times New Roman"/>
          <w:szCs w:val="24"/>
        </w:rPr>
        <w:t>d</w:t>
      </w:r>
      <w:r w:rsidR="005C131A">
        <w:rPr>
          <w:rFonts w:cs="Times New Roman"/>
          <w:szCs w:val="24"/>
        </w:rPr>
        <w:t xml:space="preserve">, the </w:t>
      </w:r>
      <w:r w:rsidR="007E4736">
        <w:rPr>
          <w:rFonts w:cs="Times New Roman"/>
          <w:szCs w:val="24"/>
        </w:rPr>
        <w:t xml:space="preserve">historical </w:t>
      </w:r>
      <w:r w:rsidR="005C131A">
        <w:rPr>
          <w:rFonts w:cs="Times New Roman"/>
          <w:szCs w:val="24"/>
        </w:rPr>
        <w:t xml:space="preserve">period </w:t>
      </w:r>
      <w:r w:rsidR="007E4736">
        <w:rPr>
          <w:rFonts w:cs="Times New Roman"/>
          <w:szCs w:val="24"/>
        </w:rPr>
        <w:t>from</w:t>
      </w:r>
      <w:r w:rsidR="005C131A">
        <w:rPr>
          <w:rFonts w:cs="Times New Roman"/>
          <w:szCs w:val="24"/>
        </w:rPr>
        <w:t xml:space="preserve"> which each model was </w:t>
      </w:r>
      <w:r w:rsidR="007E4736">
        <w:rPr>
          <w:rFonts w:cs="Times New Roman"/>
          <w:szCs w:val="24"/>
        </w:rPr>
        <w:t>formulated</w:t>
      </w:r>
      <w:r w:rsidR="005C131A">
        <w:rPr>
          <w:rFonts w:cs="Times New Roman"/>
          <w:szCs w:val="24"/>
        </w:rPr>
        <w:t>, and related matters.</w:t>
      </w:r>
      <w:r w:rsidR="00FE3A71">
        <w:rPr>
          <w:rFonts w:cs="Times New Roman"/>
          <w:szCs w:val="24"/>
        </w:rPr>
        <w:t xml:space="preserve">  </w:t>
      </w:r>
    </w:p>
    <w:p w14:paraId="1CEE20E3" w14:textId="013D2B56" w:rsidR="00CC4D6A" w:rsidRDefault="005C131A" w:rsidP="005C131A">
      <w:pPr>
        <w:spacing w:before="100" w:beforeAutospacing="1" w:after="100" w:afterAutospacing="1"/>
        <w:ind w:firstLine="720"/>
        <w:rPr>
          <w:rFonts w:cs="Times New Roman"/>
          <w:szCs w:val="24"/>
        </w:rPr>
      </w:pPr>
      <w:r>
        <w:rPr>
          <w:rFonts w:cs="Times New Roman"/>
          <w:szCs w:val="24"/>
        </w:rPr>
        <w:t>Armed with these data, w</w:t>
      </w:r>
      <w:r w:rsidR="00CC4D6A">
        <w:rPr>
          <w:rFonts w:cs="Times New Roman"/>
          <w:szCs w:val="24"/>
        </w:rPr>
        <w:t xml:space="preserve">e use regression analysis to identify which model attributes are associated with </w:t>
      </w:r>
      <w:r>
        <w:rPr>
          <w:rFonts w:cs="Times New Roman"/>
          <w:szCs w:val="24"/>
        </w:rPr>
        <w:t xml:space="preserve">the </w:t>
      </w:r>
      <w:r w:rsidR="007E4736">
        <w:rPr>
          <w:rFonts w:cs="Times New Roman"/>
          <w:szCs w:val="24"/>
        </w:rPr>
        <w:t>magnitudes and timing</w:t>
      </w:r>
      <w:r w:rsidR="00CC4D6A">
        <w:rPr>
          <w:rFonts w:cs="Times New Roman"/>
          <w:szCs w:val="24"/>
        </w:rPr>
        <w:t xml:space="preserve"> of </w:t>
      </w:r>
      <w:r w:rsidR="007E4736">
        <w:rPr>
          <w:rFonts w:cs="Times New Roman"/>
          <w:szCs w:val="24"/>
        </w:rPr>
        <w:t xml:space="preserve">monetary </w:t>
      </w:r>
      <w:r w:rsidR="00CC4D6A">
        <w:rPr>
          <w:rFonts w:cs="Times New Roman"/>
          <w:szCs w:val="24"/>
        </w:rPr>
        <w:t xml:space="preserve">policy.  </w:t>
      </w:r>
      <w:ins w:id="25" w:author="English, William" w:date="2025-09-15T21:41:00Z" w16du:dateUtc="2025-09-16T01:41:00Z">
        <w:r w:rsidR="00FF7CBD">
          <w:rPr>
            <w:rFonts w:cs="Times New Roman"/>
            <w:szCs w:val="24"/>
          </w:rPr>
          <w:t xml:space="preserve">We standardize monetary policy across models, applying to each model </w:t>
        </w:r>
      </w:ins>
      <w:del w:id="26" w:author="English, William" w:date="2025-09-15T21:41:00Z" w16du:dateUtc="2025-09-16T01:41:00Z">
        <w:r w:rsidR="007E4736" w:rsidDel="00C458FC">
          <w:rPr>
            <w:rFonts w:cs="Times New Roman"/>
            <w:szCs w:val="24"/>
          </w:rPr>
          <w:delText xml:space="preserve">The </w:delText>
        </w:r>
      </w:del>
      <w:r w:rsidR="007E4736">
        <w:rPr>
          <w:rFonts w:cs="Times New Roman"/>
          <w:szCs w:val="24"/>
        </w:rPr>
        <w:t>three simple policy rules</w:t>
      </w:r>
      <w:ins w:id="27" w:author="English, William" w:date="2025-09-15T21:41:00Z" w16du:dateUtc="2025-09-16T01:41:00Z">
        <w:r w:rsidR="00C458FC">
          <w:rPr>
            <w:rFonts w:cs="Times New Roman"/>
            <w:szCs w:val="24"/>
          </w:rPr>
          <w:t xml:space="preserve"> that</w:t>
        </w:r>
      </w:ins>
      <w:del w:id="28" w:author="English, William" w:date="2025-09-15T21:41:00Z" w16du:dateUtc="2025-09-16T01:41:00Z">
        <w:r w:rsidR="007E4736" w:rsidDel="00C458FC">
          <w:rPr>
            <w:rFonts w:cs="Times New Roman"/>
            <w:szCs w:val="24"/>
          </w:rPr>
          <w:delText xml:space="preserve"> we employ</w:delText>
        </w:r>
      </w:del>
      <w:r w:rsidR="007E4736">
        <w:rPr>
          <w:rFonts w:cs="Times New Roman"/>
          <w:szCs w:val="24"/>
        </w:rPr>
        <w:t xml:space="preserve"> differ in the persistence they impart to monetary shocks and in their feedback on real variables.  </w:t>
      </w:r>
      <w:r w:rsidR="00CC4D6A">
        <w:rPr>
          <w:rFonts w:cs="Times New Roman"/>
          <w:szCs w:val="24"/>
        </w:rPr>
        <w:t xml:space="preserve">Not surprisingly, the </w:t>
      </w:r>
      <w:r w:rsidR="001D4C43">
        <w:rPr>
          <w:rFonts w:cs="Times New Roman"/>
          <w:szCs w:val="24"/>
        </w:rPr>
        <w:t xml:space="preserve">quantitative </w:t>
      </w:r>
      <w:r w:rsidR="00CC4D6A">
        <w:rPr>
          <w:rFonts w:cs="Times New Roman"/>
          <w:szCs w:val="24"/>
        </w:rPr>
        <w:t xml:space="preserve">effects </w:t>
      </w:r>
      <w:r w:rsidR="00FE663A">
        <w:rPr>
          <w:rFonts w:cs="Times New Roman"/>
          <w:szCs w:val="24"/>
        </w:rPr>
        <w:t>vary</w:t>
      </w:r>
      <w:r w:rsidR="00CC4D6A">
        <w:rPr>
          <w:rFonts w:cs="Times New Roman"/>
          <w:szCs w:val="24"/>
        </w:rPr>
        <w:t xml:space="preserve"> depending on the monetary policy reaction function, with </w:t>
      </w:r>
      <w:r w:rsidR="001D4C43">
        <w:rPr>
          <w:rFonts w:cs="Times New Roman"/>
          <w:szCs w:val="24"/>
        </w:rPr>
        <w:t xml:space="preserve">inertial </w:t>
      </w:r>
      <w:r w:rsidR="00CC4D6A">
        <w:rPr>
          <w:rFonts w:cs="Times New Roman"/>
          <w:szCs w:val="24"/>
        </w:rPr>
        <w:t xml:space="preserve">reaction functions leading to larger effects on output and inflation.  </w:t>
      </w:r>
      <w:r>
        <w:rPr>
          <w:rFonts w:cs="Times New Roman"/>
          <w:szCs w:val="24"/>
        </w:rPr>
        <w:t>Also n</w:t>
      </w:r>
      <w:r w:rsidR="00CC4D6A">
        <w:rPr>
          <w:rFonts w:cs="Times New Roman"/>
          <w:szCs w:val="24"/>
        </w:rPr>
        <w:t xml:space="preserve">ot surprisingly, </w:t>
      </w:r>
      <w:r w:rsidR="001D4C43">
        <w:rPr>
          <w:rFonts w:cs="Times New Roman"/>
          <w:szCs w:val="24"/>
        </w:rPr>
        <w:t>combination</w:t>
      </w:r>
      <w:r w:rsidR="00FE663A">
        <w:rPr>
          <w:rFonts w:cs="Times New Roman"/>
          <w:szCs w:val="24"/>
        </w:rPr>
        <w:t>s</w:t>
      </w:r>
      <w:r w:rsidR="001D4C43">
        <w:rPr>
          <w:rFonts w:cs="Times New Roman"/>
          <w:szCs w:val="24"/>
        </w:rPr>
        <w:t xml:space="preserve"> of sticky wages and indexation</w:t>
      </w:r>
      <w:ins w:id="29" w:author="Robert Tetlow" w:date="2025-08-04T16:17:00Z" w16du:dateUtc="2025-08-04T20:17:00Z">
        <w:r w:rsidR="00307575">
          <w:rPr>
            <w:rFonts w:cs="Times New Roman"/>
            <w:szCs w:val="24"/>
          </w:rPr>
          <w:t>,</w:t>
        </w:r>
      </w:ins>
      <w:r w:rsidR="001D4C43">
        <w:rPr>
          <w:rFonts w:cs="Times New Roman"/>
          <w:szCs w:val="24"/>
        </w:rPr>
        <w:t xml:space="preserve"> along with the usual sticky prices</w:t>
      </w:r>
      <w:ins w:id="30" w:author="Robert Tetlow" w:date="2025-08-04T16:17:00Z" w16du:dateUtc="2025-08-04T20:17:00Z">
        <w:r w:rsidR="00307575">
          <w:rPr>
            <w:rFonts w:cs="Times New Roman"/>
            <w:szCs w:val="24"/>
          </w:rPr>
          <w:t>,</w:t>
        </w:r>
      </w:ins>
      <w:r w:rsidR="001D4C43">
        <w:rPr>
          <w:rFonts w:cs="Times New Roman"/>
          <w:szCs w:val="24"/>
        </w:rPr>
        <w:t xml:space="preserve"> materially </w:t>
      </w:r>
      <w:r w:rsidR="005E7FE4">
        <w:rPr>
          <w:rFonts w:cs="Times New Roman"/>
          <w:szCs w:val="24"/>
        </w:rPr>
        <w:lastRenderedPageBreak/>
        <w:t xml:space="preserve">increases </w:t>
      </w:r>
      <w:r w:rsidR="001D4C43">
        <w:rPr>
          <w:rFonts w:cs="Times New Roman"/>
          <w:szCs w:val="24"/>
        </w:rPr>
        <w:t xml:space="preserve">the effects on output and inflation. </w:t>
      </w:r>
      <w:r w:rsidR="00FD5412">
        <w:rPr>
          <w:rFonts w:cs="Times New Roman"/>
          <w:szCs w:val="24"/>
        </w:rPr>
        <w:t xml:space="preserve"> </w:t>
      </w:r>
      <w:r w:rsidR="001D4C43">
        <w:rPr>
          <w:rFonts w:cs="Times New Roman"/>
          <w:szCs w:val="24"/>
        </w:rPr>
        <w:t xml:space="preserve">And </w:t>
      </w:r>
      <w:r w:rsidR="00CC4D6A">
        <w:rPr>
          <w:rFonts w:cs="Times New Roman"/>
          <w:szCs w:val="24"/>
        </w:rPr>
        <w:t xml:space="preserve">output effects are also larger in models that include </w:t>
      </w:r>
      <w:r w:rsidR="001D4C43">
        <w:rPr>
          <w:rFonts w:cs="Times New Roman"/>
          <w:szCs w:val="24"/>
        </w:rPr>
        <w:t>real rigidities</w:t>
      </w:r>
      <w:r w:rsidR="00CC4D6A">
        <w:rPr>
          <w:rFonts w:cs="Times New Roman"/>
          <w:szCs w:val="24"/>
        </w:rPr>
        <w:t xml:space="preserve">, such as </w:t>
      </w:r>
      <w:r w:rsidR="00307575">
        <w:rPr>
          <w:rFonts w:cs="Times New Roman"/>
          <w:szCs w:val="24"/>
        </w:rPr>
        <w:t xml:space="preserve">a </w:t>
      </w:r>
      <w:r w:rsidR="00CC4D6A">
        <w:rPr>
          <w:rFonts w:cs="Times New Roman"/>
          <w:szCs w:val="24"/>
        </w:rPr>
        <w:t xml:space="preserve">wealth or net worth </w:t>
      </w:r>
      <w:r w:rsidR="00307575">
        <w:rPr>
          <w:rFonts w:cs="Times New Roman"/>
          <w:szCs w:val="24"/>
        </w:rPr>
        <w:t>channel</w:t>
      </w:r>
      <w:ins w:id="31" w:author="English, William" w:date="2025-09-15T21:42:00Z" w16du:dateUtc="2025-09-16T01:42:00Z">
        <w:r w:rsidR="00DF5DB6">
          <w:rPr>
            <w:rFonts w:cs="Times New Roman"/>
            <w:szCs w:val="24"/>
          </w:rPr>
          <w:t xml:space="preserve">, which </w:t>
        </w:r>
      </w:ins>
      <w:del w:id="32" w:author="English, William" w:date="2025-09-15T21:42:00Z" w16du:dateUtc="2025-09-16T01:42:00Z">
        <w:r w:rsidR="006E63C0" w:rsidDel="00DF5DB6">
          <w:rPr>
            <w:rFonts w:cs="Times New Roman"/>
            <w:szCs w:val="24"/>
          </w:rPr>
          <w:delText>.</w:delText>
        </w:r>
        <w:r w:rsidR="00CC4D6A" w:rsidDel="00DF5DB6">
          <w:rPr>
            <w:rFonts w:cs="Times New Roman"/>
            <w:szCs w:val="24"/>
          </w:rPr>
          <w:delText xml:space="preserve">  Those model attributes </w:delText>
        </w:r>
      </w:del>
      <w:r w:rsidR="00CC4D6A">
        <w:rPr>
          <w:rFonts w:cs="Times New Roman"/>
          <w:szCs w:val="24"/>
        </w:rPr>
        <w:t xml:space="preserve">also influence the size of the effects on inflation.  In addition, we find that the </w:t>
      </w:r>
      <w:r w:rsidR="001D4C43">
        <w:rPr>
          <w:rFonts w:cs="Times New Roman"/>
          <w:szCs w:val="24"/>
        </w:rPr>
        <w:t xml:space="preserve">timing of the </w:t>
      </w:r>
      <w:r w:rsidR="00CC4D6A">
        <w:rPr>
          <w:rFonts w:cs="Times New Roman"/>
          <w:szCs w:val="24"/>
        </w:rPr>
        <w:t xml:space="preserve">peak effects of monetary policy </w:t>
      </w:r>
      <w:r w:rsidR="00EE1DF7">
        <w:rPr>
          <w:rFonts w:cs="Times New Roman"/>
          <w:szCs w:val="24"/>
        </w:rPr>
        <w:t xml:space="preserve">come </w:t>
      </w:r>
      <w:r w:rsidR="00CC4D6A">
        <w:rPr>
          <w:rFonts w:cs="Times New Roman"/>
          <w:szCs w:val="24"/>
        </w:rPr>
        <w:t xml:space="preserve">later for models that are estimated, models that </w:t>
      </w:r>
      <w:r w:rsidR="00494BA8">
        <w:rPr>
          <w:rFonts w:cs="Times New Roman"/>
          <w:szCs w:val="24"/>
        </w:rPr>
        <w:t xml:space="preserve">originate from </w:t>
      </w:r>
      <w:r w:rsidR="00CC4D6A">
        <w:rPr>
          <w:rFonts w:cs="Times New Roman"/>
          <w:szCs w:val="24"/>
        </w:rPr>
        <w:t>a central bank author, and models that include adaptive learning.</w:t>
      </w:r>
      <w:r>
        <w:rPr>
          <w:rFonts w:cs="Times New Roman"/>
          <w:szCs w:val="24"/>
        </w:rPr>
        <w:t xml:space="preserve"> </w:t>
      </w:r>
      <w:r w:rsidR="00CC4D6A">
        <w:rPr>
          <w:rFonts w:cs="Times New Roman"/>
          <w:szCs w:val="24"/>
        </w:rPr>
        <w:t xml:space="preserve"> In the case of inflation, </w:t>
      </w:r>
      <w:r w:rsidR="0083420C">
        <w:rPr>
          <w:rFonts w:cs="Times New Roman"/>
          <w:szCs w:val="24"/>
        </w:rPr>
        <w:t xml:space="preserve">real rigidities are associated with </w:t>
      </w:r>
      <w:r w:rsidR="0058537F">
        <w:rPr>
          <w:rFonts w:cs="Times New Roman"/>
          <w:szCs w:val="24"/>
        </w:rPr>
        <w:t xml:space="preserve">shorter lags, and </w:t>
      </w:r>
      <w:r w:rsidR="00CC4D6A">
        <w:rPr>
          <w:rFonts w:cs="Times New Roman"/>
          <w:szCs w:val="24"/>
        </w:rPr>
        <w:t xml:space="preserve">larger and more recent models </w:t>
      </w:r>
      <w:r w:rsidR="0058537F">
        <w:rPr>
          <w:rFonts w:cs="Times New Roman"/>
          <w:szCs w:val="24"/>
        </w:rPr>
        <w:t xml:space="preserve">also </w:t>
      </w:r>
      <w:r w:rsidR="00CC4D6A">
        <w:rPr>
          <w:rFonts w:cs="Times New Roman"/>
          <w:szCs w:val="24"/>
        </w:rPr>
        <w:t xml:space="preserve">tend to have more rapid transmission.  </w:t>
      </w:r>
    </w:p>
    <w:p w14:paraId="696D7EBE" w14:textId="7317E803" w:rsidR="009C767C" w:rsidRDefault="00CA6BA9" w:rsidP="00216010">
      <w:pPr>
        <w:ind w:firstLine="720"/>
      </w:pPr>
      <w:r>
        <w:t xml:space="preserve">Even after accounting for the effects of the attributes, </w:t>
      </w:r>
      <w:r w:rsidR="003E55D4">
        <w:t>t</w:t>
      </w:r>
      <w:r w:rsidR="00CC4D6A">
        <w:t xml:space="preserve">he </w:t>
      </w:r>
      <w:r w:rsidR="005C131A">
        <w:t>unexplained</w:t>
      </w:r>
      <w:r w:rsidR="00CC4D6A">
        <w:t xml:space="preserve"> variation across models </w:t>
      </w:r>
      <w:r w:rsidR="003E55D4">
        <w:t>remains</w:t>
      </w:r>
      <w:r w:rsidR="00CC4D6A">
        <w:t xml:space="preserve"> large</w:t>
      </w:r>
      <w:r w:rsidR="005C131A">
        <w:t xml:space="preserve">: </w:t>
      </w:r>
      <w:r w:rsidR="00CC4D6A">
        <w:t>the R</w:t>
      </w:r>
      <w:r w:rsidR="00750FD4">
        <w:rPr>
          <w:vertAlign w:val="superscript"/>
        </w:rPr>
        <w:t>2</w:t>
      </w:r>
      <w:r w:rsidR="00750FD4">
        <w:t>s</w:t>
      </w:r>
      <w:r w:rsidR="00CC4D6A">
        <w:t xml:space="preserve"> in </w:t>
      </w:r>
      <w:r w:rsidR="00FD5412">
        <w:t>our</w:t>
      </w:r>
      <w:r w:rsidR="00CC4D6A">
        <w:t xml:space="preserve"> regressions are less than </w:t>
      </w:r>
      <w:r w:rsidR="003E55D4">
        <w:t>5</w:t>
      </w:r>
      <w:r w:rsidR="00CC4D6A">
        <w:t>0 percent, and often much less.  Thus, models developed by macroeconomists</w:t>
      </w:r>
      <w:r w:rsidR="00FD5412">
        <w:t>,</w:t>
      </w:r>
      <w:r w:rsidR="00CC4D6A">
        <w:t xml:space="preserve"> and </w:t>
      </w:r>
      <w:r w:rsidR="00654CAB">
        <w:t>generally</w:t>
      </w:r>
      <w:r w:rsidR="00CC4D6A">
        <w:t xml:space="preserve"> intended for use in policy analysis</w:t>
      </w:r>
      <w:r w:rsidR="00FD5412">
        <w:t>,</w:t>
      </w:r>
      <w:r w:rsidR="00CC4D6A">
        <w:t xml:space="preserve"> differ widely in their assessments of the impact of changes in monetary policy, even </w:t>
      </w:r>
      <w:r w:rsidR="00FD5412">
        <w:t>after</w:t>
      </w:r>
      <w:r w:rsidR="00CC4D6A">
        <w:t xml:space="preserve"> </w:t>
      </w:r>
      <w:ins w:id="33" w:author="English, William" w:date="2025-09-15T21:42:00Z" w16du:dateUtc="2025-09-16T01:42:00Z">
        <w:r w:rsidR="00DF5DB6">
          <w:t xml:space="preserve">accounting for </w:t>
        </w:r>
      </w:ins>
      <w:r w:rsidR="00CC4D6A">
        <w:t>differences in model attributes</w:t>
      </w:r>
      <w:del w:id="34" w:author="English, William" w:date="2025-09-15T21:42:00Z" w16du:dateUtc="2025-09-16T01:42:00Z">
        <w:r w:rsidR="00CC4D6A" w:rsidDel="0002291A">
          <w:delText xml:space="preserve"> are taken into account</w:delText>
        </w:r>
      </w:del>
      <w:r w:rsidR="00CC4D6A">
        <w:t>.</w:t>
      </w:r>
      <w:r w:rsidR="00F50B24">
        <w:t xml:space="preserve">  </w:t>
      </w:r>
      <w:r w:rsidR="000875F9">
        <w:t>Within the New Keynesian paradigm,</w:t>
      </w:r>
      <w:r w:rsidR="004B4E7B">
        <w:t xml:space="preserve"> </w:t>
      </w:r>
      <w:r w:rsidR="000875F9">
        <w:t xml:space="preserve">the </w:t>
      </w:r>
      <w:r w:rsidR="004B4E7B">
        <w:t>exploration in modeling that begun with the establishment of the canonical three-equation model (</w:t>
      </w:r>
      <w:proofErr w:type="spellStart"/>
      <w:r w:rsidR="004B4E7B">
        <w:t>Rotemberg</w:t>
      </w:r>
      <w:proofErr w:type="spellEnd"/>
      <w:r w:rsidR="004B4E7B">
        <w:t xml:space="preserve"> and Woodford, 1997; Clarida, </w:t>
      </w:r>
      <w:proofErr w:type="spellStart"/>
      <w:r w:rsidR="004B4E7B">
        <w:t>Gal</w:t>
      </w:r>
      <w:r w:rsidR="002F3E8D">
        <w:rPr>
          <w:rFonts w:cs="Times New Roman"/>
          <w:szCs w:val="24"/>
        </w:rPr>
        <w:t>í</w:t>
      </w:r>
      <w:proofErr w:type="spellEnd"/>
      <w:r w:rsidR="004B4E7B">
        <w:t xml:space="preserve"> and Gertler, 1999</w:t>
      </w:r>
      <w:r w:rsidR="00001E8E">
        <w:t>; McCallum and Nelson, 1999</w:t>
      </w:r>
      <w:r w:rsidR="004B4E7B">
        <w:t xml:space="preserve">) has produced a plethora of contributions, but with </w:t>
      </w:r>
      <w:r w:rsidR="00A32CFB">
        <w:t>a wide range of empirical results</w:t>
      </w:r>
      <w:r w:rsidR="00450D01">
        <w:t xml:space="preserve">.  </w:t>
      </w:r>
      <w:r w:rsidR="000875F9">
        <w:t xml:space="preserve">To some extent, this </w:t>
      </w:r>
      <w:r w:rsidR="00450D01">
        <w:t xml:space="preserve">range likely </w:t>
      </w:r>
      <w:r w:rsidR="000875F9">
        <w:t>reflects broader research trends</w:t>
      </w:r>
      <w:r w:rsidR="00A21221">
        <w:t>,</w:t>
      </w:r>
      <w:r w:rsidR="000875F9">
        <w:t xml:space="preserve"> as the literature has increasingly moved away from testing and rejecting models </w:t>
      </w:r>
      <w:r w:rsidR="00F125E1">
        <w:t>(</w:t>
      </w:r>
      <w:r w:rsidR="000875F9">
        <w:t>or specifications</w:t>
      </w:r>
      <w:r w:rsidR="00F125E1">
        <w:t>)</w:t>
      </w:r>
      <w:r w:rsidR="000875F9">
        <w:t xml:space="preserve"> toward theory-centric research designed to illustrate </w:t>
      </w:r>
      <w:r w:rsidR="009C767C">
        <w:t xml:space="preserve">the features of </w:t>
      </w:r>
      <w:proofErr w:type="gramStart"/>
      <w:r w:rsidR="000875F9">
        <w:t xml:space="preserve">particular </w:t>
      </w:r>
      <w:proofErr w:type="spellStart"/>
      <w:r w:rsidR="000875F9">
        <w:t>microfoundations</w:t>
      </w:r>
      <w:proofErr w:type="spellEnd"/>
      <w:proofErr w:type="gramEnd"/>
      <w:r w:rsidR="000875F9">
        <w:t>.</w:t>
      </w:r>
      <w:r w:rsidR="000875F9">
        <w:rPr>
          <w:rStyle w:val="FootnoteReference"/>
        </w:rPr>
        <w:footnoteReference w:id="4"/>
      </w:r>
      <w:r w:rsidR="000875F9">
        <w:t xml:space="preserve">  </w:t>
      </w:r>
    </w:p>
    <w:p w14:paraId="76705EAE" w14:textId="006FA1A0" w:rsidR="00CC4D6A" w:rsidRDefault="00F50B24" w:rsidP="00216010">
      <w:pPr>
        <w:ind w:firstLine="720"/>
        <w:rPr>
          <w:bCs/>
        </w:rPr>
      </w:pPr>
      <w:r>
        <w:lastRenderedPageBreak/>
        <w:t xml:space="preserve">The implication for monetary economists is, at a minimum, that the search for a workhorse quantitative model of the US economy continues.  </w:t>
      </w:r>
      <w:r w:rsidR="009C767C">
        <w:t xml:space="preserve">We </w:t>
      </w:r>
      <w:r>
        <w:t xml:space="preserve">would also </w:t>
      </w:r>
      <w:r w:rsidR="009C767C">
        <w:t>argue that the ambiguity revealed in this paper regarding the power of monetary policy should serve as a warning to</w:t>
      </w:r>
      <w:r w:rsidR="00CC4D6A">
        <w:t xml:space="preserve"> policymakers </w:t>
      </w:r>
      <w:r w:rsidR="009C767C">
        <w:t>of the need to</w:t>
      </w:r>
      <w:r w:rsidR="00CC4D6A">
        <w:t xml:space="preserve"> be humble </w:t>
      </w:r>
      <w:r w:rsidR="009C767C">
        <w:t>in policymaking</w:t>
      </w:r>
      <w:r w:rsidR="00CC4D6A">
        <w:t xml:space="preserve"> and </w:t>
      </w:r>
      <w:r w:rsidR="009C767C">
        <w:t xml:space="preserve">to </w:t>
      </w:r>
      <w:r w:rsidR="00A7525D">
        <w:t>approach</w:t>
      </w:r>
      <w:r w:rsidR="00CC4D6A">
        <w:t xml:space="preserve"> policy with a risk management approach, taking account of outcomes in which monetary policy proves to work more or less rapidly</w:t>
      </w:r>
      <w:r w:rsidR="00A7525D">
        <w:t>,</w:t>
      </w:r>
      <w:r w:rsidR="00CC4D6A">
        <w:t xml:space="preserve"> </w:t>
      </w:r>
      <w:r w:rsidR="00A7525D">
        <w:t>or</w:t>
      </w:r>
      <w:r w:rsidR="00CC4D6A">
        <w:t xml:space="preserve"> has more or less power</w:t>
      </w:r>
      <w:r w:rsidR="00A7525D">
        <w:t>,</w:t>
      </w:r>
      <w:r w:rsidR="00CC4D6A">
        <w:t xml:space="preserve"> than anticipated.</w:t>
      </w:r>
      <w:r w:rsidR="00CC4D6A">
        <w:rPr>
          <w:bCs/>
        </w:rPr>
        <w:t xml:space="preserve"> </w:t>
      </w:r>
    </w:p>
    <w:p w14:paraId="1A8388DB" w14:textId="70755935" w:rsidR="0092140F" w:rsidRDefault="0092140F" w:rsidP="00216010">
      <w:pPr>
        <w:ind w:firstLine="720"/>
        <w:rPr>
          <w:bCs/>
        </w:rPr>
      </w:pPr>
      <w:r>
        <w:rPr>
          <w:bCs/>
        </w:rPr>
        <w:t>The scope of the paper is ambitious but limited even so.  Among the omissions we highlight is nonlinear or path-dependent effects, necessitated by the fact that all our models are linear.  Similarly, while we can investigate how the vintage of a model</w:t>
      </w:r>
      <w:del w:id="35" w:author="Connor Brennan" w:date="2025-09-18T15:48:00Z" w16du:dateUtc="2025-09-18T20:48:00Z">
        <w:r w:rsidDel="00063707">
          <w:rPr>
            <w:bCs/>
          </w:rPr>
          <w:delText xml:space="preserve"> </w:delText>
        </w:r>
      </w:del>
      <w:ins w:id="36" w:author="Connor Brennan" w:date="2025-09-18T15:47:00Z" w16du:dateUtc="2025-09-18T20:47:00Z">
        <w:r w:rsidR="00063707">
          <w:rPr>
            <w:bCs/>
          </w:rPr>
          <w:t>—</w:t>
        </w:r>
      </w:ins>
      <w:ins w:id="37" w:author="English, William" w:date="2025-09-15T21:43:00Z" w16du:dateUtc="2025-09-16T01:43:00Z">
        <w:del w:id="38" w:author="Connor Brennan" w:date="2025-09-18T15:47:00Z" w16du:dateUtc="2025-09-18T20:47:00Z">
          <w:r w:rsidR="003A3737" w:rsidDel="00063707">
            <w:rPr>
              <w:bCs/>
            </w:rPr>
            <w:delText xml:space="preserve"> --</w:delText>
          </w:r>
        </w:del>
        <w:del w:id="39" w:author="Connor Brennan" w:date="2025-09-18T16:42:00Z" w16du:dateUtc="2025-09-18T21:42:00Z">
          <w:r w:rsidR="003A3737" w:rsidDel="00D50F5E">
            <w:rPr>
              <w:bCs/>
            </w:rPr>
            <w:delText xml:space="preserve"> </w:delText>
          </w:r>
        </w:del>
        <w:r w:rsidR="003A3737">
          <w:rPr>
            <w:bCs/>
          </w:rPr>
          <w:t xml:space="preserve">that is, </w:t>
        </w:r>
      </w:ins>
      <w:del w:id="40" w:author="English, William" w:date="2025-09-15T21:43:00Z" w16du:dateUtc="2025-09-16T01:43:00Z">
        <w:r w:rsidDel="003A3737">
          <w:rPr>
            <w:bCs/>
          </w:rPr>
          <w:delText xml:space="preserve">or </w:delText>
        </w:r>
      </w:del>
      <w:r>
        <w:rPr>
          <w:bCs/>
        </w:rPr>
        <w:t xml:space="preserve">the </w:t>
      </w:r>
      <w:r w:rsidR="00E61623">
        <w:rPr>
          <w:bCs/>
        </w:rPr>
        <w:t>historical period that influenced</w:t>
      </w:r>
      <w:r>
        <w:rPr>
          <w:bCs/>
        </w:rPr>
        <w:t xml:space="preserve"> </w:t>
      </w:r>
      <w:del w:id="41" w:author="English, William" w:date="2025-09-15T21:43:00Z" w16du:dateUtc="2025-09-16T01:43:00Z">
        <w:r w:rsidDel="003A3737">
          <w:rPr>
            <w:bCs/>
          </w:rPr>
          <w:delText xml:space="preserve">a </w:delText>
        </w:r>
      </w:del>
      <w:ins w:id="42" w:author="English, William" w:date="2025-09-15T21:43:00Z" w16du:dateUtc="2025-09-16T01:43:00Z">
        <w:r w:rsidR="003A3737">
          <w:rPr>
            <w:bCs/>
          </w:rPr>
          <w:t xml:space="preserve">the </w:t>
        </w:r>
      </w:ins>
      <w:r>
        <w:rPr>
          <w:bCs/>
        </w:rPr>
        <w:t>model</w:t>
      </w:r>
      <w:r w:rsidR="00E61623">
        <w:rPr>
          <w:bCs/>
        </w:rPr>
        <w:t>’s construction</w:t>
      </w:r>
      <w:ins w:id="43" w:author="English, William" w:date="2025-09-15T21:43:00Z" w16du:dateUtc="2025-09-16T01:43:00Z">
        <w:del w:id="44" w:author="Connor Brennan" w:date="2025-09-18T16:42:00Z" w16du:dateUtc="2025-09-18T21:42:00Z">
          <w:r w:rsidR="003A3737" w:rsidDel="00D50F5E">
            <w:rPr>
              <w:bCs/>
            </w:rPr>
            <w:delText xml:space="preserve"> </w:delText>
          </w:r>
        </w:del>
      </w:ins>
      <w:ins w:id="45" w:author="Connor Brennan" w:date="2025-09-18T15:48:00Z" w16du:dateUtc="2025-09-18T20:48:00Z">
        <w:r w:rsidR="00063707">
          <w:rPr>
            <w:bCs/>
          </w:rPr>
          <w:t>—</w:t>
        </w:r>
      </w:ins>
      <w:ins w:id="46" w:author="English, William" w:date="2025-09-15T21:43:00Z" w16du:dateUtc="2025-09-16T01:43:00Z">
        <w:del w:id="47" w:author="Connor Brennan" w:date="2025-09-18T15:48:00Z" w16du:dateUtc="2025-09-18T20:48:00Z">
          <w:r w:rsidR="003A3737" w:rsidDel="00063707">
            <w:rPr>
              <w:bCs/>
            </w:rPr>
            <w:delText>–</w:delText>
          </w:r>
        </w:del>
        <w:del w:id="48" w:author="Connor Brennan" w:date="2025-09-18T16:42:00Z" w16du:dateUtc="2025-09-18T21:42:00Z">
          <w:r w:rsidR="003A3737" w:rsidDel="00D50F5E">
            <w:rPr>
              <w:bCs/>
            </w:rPr>
            <w:delText xml:space="preserve"> </w:delText>
          </w:r>
        </w:del>
      </w:ins>
      <w:del w:id="49" w:author="English, William" w:date="2025-09-15T21:44:00Z" w16du:dateUtc="2025-09-16T01:44:00Z">
        <w:r w:rsidDel="003A3737">
          <w:rPr>
            <w:bCs/>
          </w:rPr>
          <w:delText xml:space="preserve">, </w:delText>
        </w:r>
      </w:del>
      <w:r>
        <w:rPr>
          <w:bCs/>
        </w:rPr>
        <w:t xml:space="preserve">affects its properties, we cannot isolate time variation in the strength or speed of monetary policy.  Lastly, while we study the effects of monetary policy shocks on the economy, </w:t>
      </w:r>
      <w:r w:rsidR="00A620CA">
        <w:rPr>
          <w:bCs/>
        </w:rPr>
        <w:t>the</w:t>
      </w:r>
      <w:r>
        <w:rPr>
          <w:bCs/>
        </w:rPr>
        <w:t xml:space="preserve"> heterogeneity of models implies that cross-model comparisons of how monetary policy responds to non-monetary shocks is beyond the scope of this paper. </w:t>
      </w:r>
      <w:r w:rsidR="0039563E">
        <w:rPr>
          <w:bCs/>
        </w:rPr>
        <w:t xml:space="preserve"> That said, while the literature makes clear that </w:t>
      </w:r>
      <w:ins w:id="50" w:author="English, William" w:date="2025-09-15T21:44:00Z" w16du:dateUtc="2025-09-16T01:44:00Z">
        <w:r w:rsidR="005B1AD3">
          <w:rPr>
            <w:bCs/>
          </w:rPr>
          <w:t xml:space="preserve">exogenous monetary policy shocks </w:t>
        </w:r>
        <w:r w:rsidR="003254AE">
          <w:rPr>
            <w:bCs/>
          </w:rPr>
          <w:t xml:space="preserve">explain only a limited </w:t>
        </w:r>
      </w:ins>
      <w:del w:id="51" w:author="English, William" w:date="2025-09-15T21:44:00Z" w16du:dateUtc="2025-09-16T01:44:00Z">
        <w:r w:rsidR="0039563E" w:rsidDel="003254AE">
          <w:rPr>
            <w:bCs/>
          </w:rPr>
          <w:delText xml:space="preserve">the </w:delText>
        </w:r>
      </w:del>
      <w:r w:rsidR="0039563E">
        <w:rPr>
          <w:bCs/>
        </w:rPr>
        <w:t xml:space="preserve">proportion of the variance in output </w:t>
      </w:r>
      <w:del w:id="52" w:author="English, William" w:date="2025-09-15T21:45:00Z" w16du:dateUtc="2025-09-16T01:45:00Z">
        <w:r w:rsidR="0039563E" w:rsidDel="003254AE">
          <w:rPr>
            <w:bCs/>
          </w:rPr>
          <w:delText xml:space="preserve">that is explained by exogenous monetary policy shocks </w:delText>
        </w:r>
      </w:del>
      <w:r w:rsidR="0039563E">
        <w:rPr>
          <w:bCs/>
        </w:rPr>
        <w:t>in the U.S.</w:t>
      </w:r>
      <w:del w:id="53" w:author="English, William" w:date="2025-09-15T21:45:00Z" w16du:dateUtc="2025-09-16T01:45:00Z">
        <w:r w:rsidR="0039563E" w:rsidDel="003254AE">
          <w:rPr>
            <w:bCs/>
          </w:rPr>
          <w:delText xml:space="preserve"> is </w:delText>
        </w:r>
        <w:r w:rsidR="00494BA8" w:rsidDel="003254AE">
          <w:rPr>
            <w:bCs/>
          </w:rPr>
          <w:delText>limited</w:delText>
        </w:r>
      </w:del>
      <w:r w:rsidR="0039563E">
        <w:rPr>
          <w:bCs/>
        </w:rPr>
        <w:t xml:space="preserve">, the power and speed of transmission of monetary policy shocks is material for </w:t>
      </w:r>
      <w:r w:rsidR="007C5D56">
        <w:rPr>
          <w:bCs/>
        </w:rPr>
        <w:t xml:space="preserve">a </w:t>
      </w:r>
      <w:r w:rsidR="0039563E">
        <w:rPr>
          <w:bCs/>
        </w:rPr>
        <w:t xml:space="preserve">wider </w:t>
      </w:r>
      <w:r w:rsidR="007C5D56">
        <w:rPr>
          <w:bCs/>
        </w:rPr>
        <w:t xml:space="preserve">set of </w:t>
      </w:r>
      <w:r w:rsidR="0039563E">
        <w:rPr>
          <w:bCs/>
        </w:rPr>
        <w:t>phenomena.</w:t>
      </w:r>
      <w:r w:rsidR="00864968">
        <w:rPr>
          <w:rStyle w:val="FootnoteReference"/>
          <w:bCs/>
        </w:rPr>
        <w:footnoteReference w:id="5"/>
      </w:r>
      <w:r w:rsidR="0039563E">
        <w:rPr>
          <w:bCs/>
        </w:rPr>
        <w:t xml:space="preserve"> </w:t>
      </w:r>
    </w:p>
    <w:p w14:paraId="4FED3E95" w14:textId="7533DE32" w:rsidR="00CC4D6A" w:rsidRDefault="00CC4D6A" w:rsidP="00CC4D6A">
      <w:pPr>
        <w:spacing w:before="100" w:beforeAutospacing="1" w:after="100" w:afterAutospacing="1"/>
        <w:ind w:firstLine="720"/>
        <w:rPr>
          <w:rFonts w:cs="Times New Roman"/>
          <w:szCs w:val="24"/>
        </w:rPr>
      </w:pPr>
      <w:r>
        <w:rPr>
          <w:rFonts w:cs="Times New Roman"/>
          <w:szCs w:val="24"/>
        </w:rPr>
        <w:t xml:space="preserve">The remainder of this paper is organized as follows: the next section provides a </w:t>
      </w:r>
      <w:r w:rsidR="00C1194C">
        <w:rPr>
          <w:rFonts w:cs="Times New Roman"/>
          <w:szCs w:val="24"/>
        </w:rPr>
        <w:t>helicopter tour</w:t>
      </w:r>
      <w:r w:rsidR="0022632B">
        <w:rPr>
          <w:rFonts w:cs="Times New Roman"/>
          <w:szCs w:val="24"/>
        </w:rPr>
        <w:t>—brief and incomplete—of</w:t>
      </w:r>
      <w:r w:rsidR="00C1194C">
        <w:rPr>
          <w:rFonts w:cs="Times New Roman"/>
          <w:szCs w:val="24"/>
        </w:rPr>
        <w:t xml:space="preserve"> the evolution of thought regarding the macroeconomic features </w:t>
      </w:r>
      <w:r w:rsidR="00C1194C">
        <w:rPr>
          <w:rFonts w:cs="Times New Roman"/>
          <w:szCs w:val="24"/>
        </w:rPr>
        <w:lastRenderedPageBreak/>
        <w:t>that influence the power and speed of monetary policy.  That survey leads to the construction of our attributes data, covered in t</w:t>
      </w:r>
      <w:r>
        <w:rPr>
          <w:rFonts w:cs="Times New Roman"/>
          <w:szCs w:val="24"/>
        </w:rPr>
        <w:t>he third section</w:t>
      </w:r>
      <w:r w:rsidR="00C1194C">
        <w:rPr>
          <w:rFonts w:cs="Times New Roman"/>
          <w:szCs w:val="24"/>
        </w:rPr>
        <w:t>, which</w:t>
      </w:r>
      <w:r>
        <w:rPr>
          <w:rFonts w:cs="Times New Roman"/>
          <w:szCs w:val="24"/>
        </w:rPr>
        <w:t xml:space="preserve"> </w:t>
      </w:r>
      <w:r w:rsidR="00C1194C">
        <w:rPr>
          <w:rFonts w:cs="Times New Roman"/>
          <w:szCs w:val="24"/>
        </w:rPr>
        <w:t>also discusses</w:t>
      </w:r>
      <w:r>
        <w:rPr>
          <w:rFonts w:cs="Times New Roman"/>
          <w:szCs w:val="24"/>
        </w:rPr>
        <w:t xml:space="preserve"> </w:t>
      </w:r>
      <w:r w:rsidR="005C131A">
        <w:rPr>
          <w:rFonts w:cs="Times New Roman"/>
          <w:szCs w:val="24"/>
        </w:rPr>
        <w:t xml:space="preserve">our methodological approach.  </w:t>
      </w:r>
      <w:r w:rsidR="00934E89">
        <w:rPr>
          <w:rFonts w:cs="Times New Roman"/>
          <w:szCs w:val="24"/>
        </w:rPr>
        <w:t>The</w:t>
      </w:r>
      <w:r>
        <w:rPr>
          <w:rFonts w:cs="Times New Roman"/>
          <w:szCs w:val="24"/>
        </w:rPr>
        <w:t xml:space="preserve"> results of </w:t>
      </w:r>
      <w:r w:rsidR="005C131A">
        <w:rPr>
          <w:rFonts w:cs="Times New Roman"/>
          <w:szCs w:val="24"/>
        </w:rPr>
        <w:t>our</w:t>
      </w:r>
      <w:r>
        <w:rPr>
          <w:rFonts w:cs="Times New Roman"/>
          <w:szCs w:val="24"/>
        </w:rPr>
        <w:t xml:space="preserve"> analysis</w:t>
      </w:r>
      <w:r w:rsidR="00934E89">
        <w:rPr>
          <w:rFonts w:cs="Times New Roman"/>
          <w:szCs w:val="24"/>
        </w:rPr>
        <w:t xml:space="preserve"> are divided between sections 4 and 5</w:t>
      </w:r>
      <w:r>
        <w:rPr>
          <w:rFonts w:cs="Times New Roman"/>
          <w:szCs w:val="24"/>
        </w:rPr>
        <w:t xml:space="preserve">.  </w:t>
      </w:r>
      <w:r w:rsidR="00934E89">
        <w:rPr>
          <w:rFonts w:cs="Times New Roman"/>
          <w:szCs w:val="24"/>
        </w:rPr>
        <w:t>A sixth and</w:t>
      </w:r>
      <w:r>
        <w:rPr>
          <w:rFonts w:cs="Times New Roman"/>
          <w:szCs w:val="24"/>
        </w:rPr>
        <w:t xml:space="preserve"> final section offers some brief concluding remarks.  </w:t>
      </w:r>
      <w:r w:rsidR="00934E89">
        <w:rPr>
          <w:rFonts w:cs="Times New Roman"/>
          <w:szCs w:val="24"/>
        </w:rPr>
        <w:t>Appendix A provides a list of the models used in this paper, while Appendix B contains supplementary tables and related information.</w:t>
      </w:r>
    </w:p>
    <w:p w14:paraId="645C43A6" w14:textId="07C6D192" w:rsidR="009A3F06" w:rsidRPr="00F6629A" w:rsidRDefault="00C1194C" w:rsidP="00F6629A">
      <w:pPr>
        <w:pStyle w:val="Heading1"/>
        <w:rPr>
          <w:rFonts w:cs="Times New Roman"/>
          <w:bCs/>
          <w:szCs w:val="24"/>
        </w:rPr>
      </w:pPr>
      <w:r>
        <w:t>Modeling monetary transmission</w:t>
      </w:r>
    </w:p>
    <w:p w14:paraId="77D545D1" w14:textId="16468D4C" w:rsidR="0086341D" w:rsidRDefault="00CF61D8" w:rsidP="00E371CF">
      <w:pPr>
        <w:pStyle w:val="ListParagraph"/>
        <w:spacing w:before="100" w:beforeAutospacing="1" w:after="100" w:afterAutospacing="1"/>
        <w:ind w:left="0" w:firstLine="360"/>
        <w:rPr>
          <w:rFonts w:cs="Times New Roman"/>
          <w:szCs w:val="24"/>
        </w:rPr>
      </w:pPr>
      <w:r>
        <w:rPr>
          <w:rFonts w:cs="Times New Roman"/>
          <w:szCs w:val="24"/>
        </w:rPr>
        <w:t>The s</w:t>
      </w:r>
      <w:r w:rsidR="009A3F06" w:rsidRPr="00A12187">
        <w:rPr>
          <w:rFonts w:cs="Times New Roman"/>
          <w:szCs w:val="24"/>
        </w:rPr>
        <w:t xml:space="preserve">tarting point </w:t>
      </w:r>
      <w:r>
        <w:rPr>
          <w:rFonts w:cs="Times New Roman"/>
          <w:szCs w:val="24"/>
        </w:rPr>
        <w:t xml:space="preserve">of any analysis of the power of monetary policy </w:t>
      </w:r>
      <w:r w:rsidR="005A2151">
        <w:rPr>
          <w:rFonts w:cs="Times New Roman"/>
          <w:szCs w:val="24"/>
        </w:rPr>
        <w:t xml:space="preserve">begins </w:t>
      </w:r>
      <w:r>
        <w:rPr>
          <w:rFonts w:cs="Times New Roman"/>
          <w:szCs w:val="24"/>
        </w:rPr>
        <w:t xml:space="preserve">with </w:t>
      </w:r>
      <w:r w:rsidR="000D1FDE">
        <w:rPr>
          <w:rFonts w:cs="Times New Roman"/>
          <w:szCs w:val="24"/>
        </w:rPr>
        <w:t xml:space="preserve">the question of </w:t>
      </w:r>
      <w:r>
        <w:rPr>
          <w:rFonts w:cs="Times New Roman"/>
          <w:szCs w:val="24"/>
        </w:rPr>
        <w:t>why monetary policy matters at all</w:t>
      </w:r>
      <w:r w:rsidR="003E2407">
        <w:rPr>
          <w:rFonts w:cs="Times New Roman"/>
          <w:szCs w:val="24"/>
        </w:rPr>
        <w:t xml:space="preserve">.  That </w:t>
      </w:r>
      <w:r>
        <w:rPr>
          <w:rFonts w:cs="Times New Roman"/>
          <w:szCs w:val="24"/>
        </w:rPr>
        <w:t xml:space="preserve">topic </w:t>
      </w:r>
      <w:r w:rsidR="000D1FDE">
        <w:rPr>
          <w:rFonts w:cs="Times New Roman"/>
          <w:szCs w:val="24"/>
        </w:rPr>
        <w:t>commences</w:t>
      </w:r>
      <w:r>
        <w:rPr>
          <w:rFonts w:cs="Times New Roman"/>
          <w:szCs w:val="24"/>
        </w:rPr>
        <w:t xml:space="preserve"> with the neoclassical synthesis, which grafted Keynesian short-run dynamics to the frictionless neoclassical growth model.  The glue that held the two together was </w:t>
      </w:r>
      <w:r w:rsidR="00795FED">
        <w:rPr>
          <w:rFonts w:cs="Times New Roman"/>
          <w:szCs w:val="24"/>
        </w:rPr>
        <w:t>nominal rigidities</w:t>
      </w:r>
      <w:r>
        <w:rPr>
          <w:rFonts w:cs="Times New Roman"/>
          <w:szCs w:val="24"/>
        </w:rPr>
        <w:t xml:space="preserve">: </w:t>
      </w:r>
      <w:r w:rsidR="00CB4F96">
        <w:rPr>
          <w:rFonts w:cs="Times New Roman"/>
          <w:szCs w:val="24"/>
        </w:rPr>
        <w:t xml:space="preserve"> I</w:t>
      </w:r>
      <w:r w:rsidR="00795FED">
        <w:rPr>
          <w:rFonts w:cs="Times New Roman"/>
          <w:szCs w:val="24"/>
        </w:rPr>
        <w:t>n particular, i</w:t>
      </w:r>
      <w:r>
        <w:rPr>
          <w:rFonts w:cs="Times New Roman"/>
          <w:szCs w:val="24"/>
        </w:rPr>
        <w:t xml:space="preserve">f prices (and wages) could </w:t>
      </w:r>
      <w:r w:rsidR="00795FED">
        <w:rPr>
          <w:rFonts w:cs="Times New Roman"/>
          <w:szCs w:val="24"/>
        </w:rPr>
        <w:t xml:space="preserve">not </w:t>
      </w:r>
      <w:r>
        <w:rPr>
          <w:rFonts w:cs="Times New Roman"/>
          <w:szCs w:val="24"/>
        </w:rPr>
        <w:t>adjust instantaneously then a monetary policy shock</w:t>
      </w:r>
      <w:r w:rsidR="003E2407">
        <w:rPr>
          <w:rFonts w:cs="Times New Roman"/>
          <w:szCs w:val="24"/>
        </w:rPr>
        <w:t xml:space="preserve"> </w:t>
      </w:r>
      <w:r>
        <w:rPr>
          <w:rFonts w:cs="Times New Roman"/>
          <w:szCs w:val="24"/>
        </w:rPr>
        <w:t xml:space="preserve">would result </w:t>
      </w:r>
      <w:r w:rsidR="003E2407">
        <w:rPr>
          <w:rFonts w:cs="Times New Roman"/>
          <w:szCs w:val="24"/>
        </w:rPr>
        <w:t xml:space="preserve">not just </w:t>
      </w:r>
      <w:r>
        <w:rPr>
          <w:rFonts w:cs="Times New Roman"/>
          <w:szCs w:val="24"/>
        </w:rPr>
        <w:t>in fluctuations in prices</w:t>
      </w:r>
      <w:r w:rsidR="003E2407">
        <w:rPr>
          <w:rFonts w:cs="Times New Roman"/>
          <w:szCs w:val="24"/>
        </w:rPr>
        <w:t xml:space="preserve"> and nominal wages,</w:t>
      </w:r>
      <w:r>
        <w:rPr>
          <w:rFonts w:cs="Times New Roman"/>
          <w:szCs w:val="24"/>
        </w:rPr>
        <w:t xml:space="preserve"> </w:t>
      </w:r>
      <w:r w:rsidR="00795FED">
        <w:rPr>
          <w:rFonts w:cs="Times New Roman"/>
          <w:szCs w:val="24"/>
        </w:rPr>
        <w:t>leaving</w:t>
      </w:r>
      <w:r>
        <w:rPr>
          <w:rFonts w:cs="Times New Roman"/>
          <w:szCs w:val="24"/>
        </w:rPr>
        <w:t xml:space="preserve"> output and employment undisturbed</w:t>
      </w:r>
      <w:r w:rsidR="00795FED">
        <w:rPr>
          <w:rFonts w:cs="Times New Roman"/>
          <w:szCs w:val="24"/>
        </w:rPr>
        <w:t xml:space="preserve">; rather, the shock would </w:t>
      </w:r>
      <w:r w:rsidR="003E2407">
        <w:rPr>
          <w:rFonts w:cs="Times New Roman"/>
          <w:szCs w:val="24"/>
        </w:rPr>
        <w:t xml:space="preserve">also </w:t>
      </w:r>
      <w:r w:rsidR="00795FED">
        <w:rPr>
          <w:rFonts w:cs="Times New Roman"/>
          <w:szCs w:val="24"/>
        </w:rPr>
        <w:t>manifest in movements in real activity</w:t>
      </w:r>
      <w:r w:rsidR="003E2407">
        <w:rPr>
          <w:rFonts w:cs="Times New Roman"/>
          <w:szCs w:val="24"/>
        </w:rPr>
        <w:t xml:space="preserve"> and employment</w:t>
      </w:r>
      <w:r>
        <w:rPr>
          <w:rFonts w:cs="Times New Roman"/>
          <w:szCs w:val="24"/>
        </w:rPr>
        <w:t>.  Most of the literature of the last few decades has adopted the assumption of sticky prices</w:t>
      </w:r>
      <w:r w:rsidR="009E0F56">
        <w:rPr>
          <w:rFonts w:cs="Times New Roman"/>
          <w:szCs w:val="24"/>
        </w:rPr>
        <w:t xml:space="preserve"> or </w:t>
      </w:r>
      <w:r w:rsidR="003E2407">
        <w:rPr>
          <w:rFonts w:cs="Times New Roman"/>
          <w:szCs w:val="24"/>
        </w:rPr>
        <w:t xml:space="preserve">other nominal </w:t>
      </w:r>
      <w:r w:rsidR="009E0F56">
        <w:rPr>
          <w:rFonts w:cs="Times New Roman"/>
          <w:szCs w:val="24"/>
        </w:rPr>
        <w:t>rigidities</w:t>
      </w:r>
      <w:r w:rsidR="0086341D">
        <w:rPr>
          <w:rFonts w:cs="Times New Roman"/>
          <w:szCs w:val="24"/>
        </w:rPr>
        <w:t>.</w:t>
      </w:r>
      <w:r w:rsidR="0086341D">
        <w:rPr>
          <w:rStyle w:val="FootnoteReference"/>
          <w:rFonts w:cs="Times New Roman"/>
          <w:szCs w:val="24"/>
        </w:rPr>
        <w:footnoteReference w:id="6"/>
      </w:r>
      <w:r w:rsidR="0086341D">
        <w:rPr>
          <w:rFonts w:cs="Times New Roman"/>
          <w:szCs w:val="24"/>
        </w:rPr>
        <w:t xml:space="preserve"> </w:t>
      </w:r>
    </w:p>
    <w:p w14:paraId="03640020" w14:textId="7D833C15" w:rsidR="00AD75BC" w:rsidRDefault="004663FC" w:rsidP="00E371CF">
      <w:pPr>
        <w:pStyle w:val="ListParagraph"/>
        <w:spacing w:before="100" w:beforeAutospacing="1" w:after="100" w:afterAutospacing="1"/>
        <w:ind w:left="0" w:firstLine="360"/>
        <w:rPr>
          <w:rFonts w:cs="Times New Roman"/>
          <w:szCs w:val="24"/>
        </w:rPr>
      </w:pPr>
      <w:r>
        <w:rPr>
          <w:rFonts w:cs="Times New Roman"/>
          <w:szCs w:val="24"/>
        </w:rPr>
        <w:t xml:space="preserve">Jumping ahead in time, sticky prices alone turned out to be a thin reed </w:t>
      </w:r>
      <w:r w:rsidR="00397123">
        <w:rPr>
          <w:rFonts w:cs="Times New Roman"/>
          <w:szCs w:val="24"/>
        </w:rPr>
        <w:t>up</w:t>
      </w:r>
      <w:r>
        <w:rPr>
          <w:rFonts w:cs="Times New Roman"/>
          <w:szCs w:val="24"/>
        </w:rPr>
        <w:t xml:space="preserve">on which to build a theory </w:t>
      </w:r>
      <w:r w:rsidR="001D3AE8">
        <w:rPr>
          <w:rFonts w:cs="Times New Roman"/>
          <w:szCs w:val="24"/>
        </w:rPr>
        <w:t>of monetary</w:t>
      </w:r>
      <w:r>
        <w:rPr>
          <w:rFonts w:cs="Times New Roman"/>
          <w:szCs w:val="24"/>
        </w:rPr>
        <w:t xml:space="preserve"> business cycles.  Among other findings, Fuhrer and Moore (1995) </w:t>
      </w:r>
      <w:r w:rsidR="00251D14">
        <w:rPr>
          <w:rFonts w:cs="Times New Roman"/>
          <w:szCs w:val="24"/>
        </w:rPr>
        <w:t>showed</w:t>
      </w:r>
      <w:r>
        <w:rPr>
          <w:rFonts w:cs="Times New Roman"/>
          <w:szCs w:val="24"/>
        </w:rPr>
        <w:t xml:space="preserve"> that </w:t>
      </w:r>
      <w:r w:rsidR="003E2407">
        <w:rPr>
          <w:rFonts w:cs="Times New Roman"/>
          <w:szCs w:val="24"/>
        </w:rPr>
        <w:t xml:space="preserve">the </w:t>
      </w:r>
      <w:r>
        <w:rPr>
          <w:rFonts w:cs="Times New Roman"/>
          <w:szCs w:val="24"/>
        </w:rPr>
        <w:t>persistence of inflation found in the data could not be generated by price</w:t>
      </w:r>
      <w:r w:rsidR="003E2407">
        <w:rPr>
          <w:rFonts w:cs="Times New Roman"/>
          <w:szCs w:val="24"/>
        </w:rPr>
        <w:t>-level</w:t>
      </w:r>
      <w:r>
        <w:rPr>
          <w:rFonts w:cs="Times New Roman"/>
          <w:szCs w:val="24"/>
        </w:rPr>
        <w:t xml:space="preserve"> </w:t>
      </w:r>
      <w:r w:rsidR="003E2407">
        <w:rPr>
          <w:rFonts w:cs="Times New Roman"/>
          <w:szCs w:val="24"/>
        </w:rPr>
        <w:t xml:space="preserve">stickiness </w:t>
      </w:r>
      <w:r>
        <w:rPr>
          <w:rFonts w:cs="Times New Roman"/>
          <w:szCs w:val="24"/>
        </w:rPr>
        <w:t xml:space="preserve">alone.  </w:t>
      </w:r>
      <w:r w:rsidR="001D3AE8">
        <w:rPr>
          <w:rFonts w:cs="Times New Roman"/>
          <w:szCs w:val="24"/>
        </w:rPr>
        <w:t xml:space="preserve">Indexation of prices—staggering by another name—was one solution.  Adding wage stickiness could also aid in the propagation of shocks (Erceg </w:t>
      </w:r>
      <w:r w:rsidR="001D3AE8" w:rsidRPr="00C470FA">
        <w:rPr>
          <w:rFonts w:cs="Times New Roman"/>
          <w:i/>
          <w:iCs/>
          <w:szCs w:val="24"/>
        </w:rPr>
        <w:t>et al.</w:t>
      </w:r>
      <w:r w:rsidR="001D3AE8">
        <w:rPr>
          <w:rFonts w:cs="Times New Roman"/>
          <w:szCs w:val="24"/>
        </w:rPr>
        <w:t>,</w:t>
      </w:r>
      <w:r w:rsidR="003E2407">
        <w:rPr>
          <w:rFonts w:cs="Times New Roman"/>
          <w:szCs w:val="24"/>
        </w:rPr>
        <w:t xml:space="preserve"> </w:t>
      </w:r>
      <w:r w:rsidR="001D3AE8">
        <w:rPr>
          <w:rFonts w:cs="Times New Roman"/>
          <w:szCs w:val="24"/>
        </w:rPr>
        <w:t>2000)</w:t>
      </w:r>
      <w:r w:rsidR="003E2407">
        <w:rPr>
          <w:rFonts w:cs="Times New Roman"/>
          <w:szCs w:val="24"/>
        </w:rPr>
        <w:t xml:space="preserve">.  </w:t>
      </w:r>
      <w:r w:rsidR="00251D14">
        <w:rPr>
          <w:rFonts w:cs="Times New Roman"/>
          <w:szCs w:val="24"/>
        </w:rPr>
        <w:t xml:space="preserve">Early NK models </w:t>
      </w:r>
      <w:r w:rsidR="00251D14">
        <w:rPr>
          <w:rFonts w:cs="Times New Roman"/>
          <w:szCs w:val="24"/>
        </w:rPr>
        <w:lastRenderedPageBreak/>
        <w:t xml:space="preserve">exhibited a “divine coincidence” in which stabilizing inflation </w:t>
      </w:r>
      <w:r w:rsidR="000D1FDE">
        <w:rPr>
          <w:rFonts w:cs="Times New Roman"/>
          <w:szCs w:val="24"/>
        </w:rPr>
        <w:t xml:space="preserve">was also tantamount to </w:t>
      </w:r>
      <w:r w:rsidR="00251D14">
        <w:rPr>
          <w:rFonts w:cs="Times New Roman"/>
          <w:szCs w:val="24"/>
        </w:rPr>
        <w:t>stabiliz</w:t>
      </w:r>
      <w:r w:rsidR="000D1FDE">
        <w:rPr>
          <w:rFonts w:cs="Times New Roman"/>
          <w:szCs w:val="24"/>
        </w:rPr>
        <w:t>ing</w:t>
      </w:r>
      <w:r w:rsidR="00251D14">
        <w:rPr>
          <w:rFonts w:cs="Times New Roman"/>
          <w:szCs w:val="24"/>
        </w:rPr>
        <w:t xml:space="preserve"> output, contrary to conventional thought.  The inclusion of a real rigidity re-established the short-run conflict </w:t>
      </w:r>
      <w:r w:rsidR="000D1FDE">
        <w:rPr>
          <w:rFonts w:cs="Times New Roman"/>
          <w:szCs w:val="24"/>
        </w:rPr>
        <w:t xml:space="preserve">in monetary policy design </w:t>
      </w:r>
      <w:r w:rsidR="00251D14">
        <w:rPr>
          <w:rFonts w:cs="Times New Roman"/>
          <w:szCs w:val="24"/>
        </w:rPr>
        <w:t>between stabilizing inflation and stabilizing output (Blanchard and Gal</w:t>
      </w:r>
      <w:r w:rsidR="002F3E8D">
        <w:rPr>
          <w:rFonts w:cs="Times New Roman"/>
          <w:szCs w:val="24"/>
        </w:rPr>
        <w:t>í</w:t>
      </w:r>
      <w:r w:rsidR="00251D14">
        <w:rPr>
          <w:rFonts w:cs="Times New Roman"/>
          <w:szCs w:val="24"/>
        </w:rPr>
        <w:t>, 2007)</w:t>
      </w:r>
      <w:r w:rsidR="00756235">
        <w:rPr>
          <w:rFonts w:cs="Times New Roman"/>
          <w:szCs w:val="24"/>
        </w:rPr>
        <w:t xml:space="preserve">.  </w:t>
      </w:r>
    </w:p>
    <w:p w14:paraId="4A57DB6F" w14:textId="5A365FC0" w:rsidR="00234D7B" w:rsidRDefault="00234D7B" w:rsidP="00E371CF">
      <w:pPr>
        <w:pStyle w:val="ListParagraph"/>
        <w:spacing w:before="100" w:beforeAutospacing="1" w:after="100" w:afterAutospacing="1"/>
        <w:ind w:left="0" w:firstLine="360"/>
        <w:rPr>
          <w:rFonts w:cs="Times New Roman"/>
          <w:szCs w:val="24"/>
        </w:rPr>
      </w:pPr>
      <w:r>
        <w:rPr>
          <w:rFonts w:cs="Times New Roman"/>
          <w:szCs w:val="24"/>
        </w:rPr>
        <w:t xml:space="preserve">The past twenty years </w:t>
      </w:r>
      <w:r w:rsidR="00A3056F">
        <w:rPr>
          <w:rFonts w:cs="Times New Roman"/>
          <w:szCs w:val="24"/>
        </w:rPr>
        <w:t>have been marked by</w:t>
      </w:r>
      <w:r>
        <w:rPr>
          <w:rFonts w:cs="Times New Roman"/>
          <w:szCs w:val="24"/>
        </w:rPr>
        <w:t xml:space="preserve"> the ascent of DSGE modeling</w:t>
      </w:r>
      <w:r w:rsidR="00A3056F">
        <w:rPr>
          <w:rFonts w:cs="Times New Roman"/>
          <w:szCs w:val="24"/>
        </w:rPr>
        <w:t xml:space="preserve">, which added </w:t>
      </w:r>
      <w:proofErr w:type="spellStart"/>
      <w:r w:rsidR="00A3056F">
        <w:rPr>
          <w:rFonts w:cs="Times New Roman"/>
          <w:szCs w:val="24"/>
        </w:rPr>
        <w:t>microfoundations</w:t>
      </w:r>
      <w:proofErr w:type="spellEnd"/>
      <w:r w:rsidR="00A3056F">
        <w:rPr>
          <w:rFonts w:cs="Times New Roman"/>
          <w:szCs w:val="24"/>
        </w:rPr>
        <w:t xml:space="preserve">, scale, and empirical validation to their largely semi-structural predecessors (see, especially, Smets and Wouters (2007) and Christiano </w:t>
      </w:r>
      <w:r w:rsidR="00A3056F" w:rsidRPr="005424BC">
        <w:rPr>
          <w:rFonts w:cs="Times New Roman"/>
          <w:i/>
          <w:iCs/>
          <w:szCs w:val="24"/>
        </w:rPr>
        <w:t>et al.</w:t>
      </w:r>
      <w:r w:rsidR="00A3056F">
        <w:rPr>
          <w:rFonts w:cs="Times New Roman"/>
          <w:szCs w:val="24"/>
        </w:rPr>
        <w:t xml:space="preserve"> (2005)).  One cost of these indisputable advances was added complexity and associated difficulties in discriminating between hypotheses</w:t>
      </w:r>
      <w:r w:rsidR="00070E9A">
        <w:rPr>
          <w:rFonts w:cs="Times New Roman"/>
          <w:szCs w:val="24"/>
        </w:rPr>
        <w:t xml:space="preserve"> regarding the sources of business cycle fluctuations among other things</w:t>
      </w:r>
      <w:commentRangeStart w:id="54"/>
      <w:r w:rsidR="00A3056F">
        <w:rPr>
          <w:rFonts w:cs="Times New Roman"/>
          <w:szCs w:val="24"/>
        </w:rPr>
        <w:t>.</w:t>
      </w:r>
      <w:r w:rsidR="00070E9A">
        <w:rPr>
          <w:rStyle w:val="FootnoteReference"/>
          <w:rFonts w:cs="Times New Roman"/>
          <w:szCs w:val="24"/>
        </w:rPr>
        <w:footnoteReference w:id="7"/>
      </w:r>
      <w:r w:rsidR="00A3056F">
        <w:rPr>
          <w:rFonts w:cs="Times New Roman"/>
          <w:szCs w:val="24"/>
        </w:rPr>
        <w:t xml:space="preserve"> </w:t>
      </w:r>
      <w:commentRangeEnd w:id="54"/>
      <w:r w:rsidR="00456EB3">
        <w:rPr>
          <w:rStyle w:val="CommentReference"/>
        </w:rPr>
        <w:commentReference w:id="54"/>
      </w:r>
      <w:r w:rsidR="00A3056F">
        <w:rPr>
          <w:rFonts w:cs="Times New Roman"/>
          <w:szCs w:val="24"/>
        </w:rPr>
        <w:t xml:space="preserve"> </w:t>
      </w:r>
    </w:p>
    <w:p w14:paraId="7951C568" w14:textId="5E7D3E60" w:rsidR="009A3F06" w:rsidRDefault="00CF4023" w:rsidP="00484EE4">
      <w:pPr>
        <w:spacing w:before="100" w:beforeAutospacing="1" w:after="100" w:afterAutospacing="1"/>
        <w:ind w:firstLine="720"/>
        <w:rPr>
          <w:rFonts w:cs="Times New Roman"/>
          <w:szCs w:val="24"/>
        </w:rPr>
      </w:pPr>
      <w:r>
        <w:rPr>
          <w:rFonts w:cs="Times New Roman"/>
          <w:szCs w:val="24"/>
        </w:rPr>
        <w:t>Channels through which interest rate changes affect the real economy can be usefully divided into neoclassical and non</w:t>
      </w:r>
      <w:r w:rsidR="002D4054">
        <w:rPr>
          <w:rFonts w:cs="Times New Roman"/>
          <w:szCs w:val="24"/>
        </w:rPr>
        <w:t>-</w:t>
      </w:r>
      <w:r>
        <w:rPr>
          <w:rFonts w:cs="Times New Roman"/>
          <w:szCs w:val="24"/>
        </w:rPr>
        <w:t xml:space="preserve">neoclassical (Boivin </w:t>
      </w:r>
      <w:r w:rsidRPr="00A7525D">
        <w:rPr>
          <w:rFonts w:cs="Times New Roman"/>
          <w:i/>
          <w:iCs/>
          <w:szCs w:val="24"/>
        </w:rPr>
        <w:t>et al.,</w:t>
      </w:r>
      <w:r>
        <w:rPr>
          <w:rFonts w:cs="Times New Roman"/>
          <w:szCs w:val="24"/>
        </w:rPr>
        <w:t xml:space="preserve"> 2011</w:t>
      </w:r>
      <w:r w:rsidR="001D3AE8">
        <w:rPr>
          <w:rFonts w:cs="Times New Roman"/>
          <w:szCs w:val="24"/>
        </w:rPr>
        <w:t>, table 1, p. 375</w:t>
      </w:r>
      <w:r>
        <w:rPr>
          <w:rFonts w:cs="Times New Roman"/>
          <w:szCs w:val="24"/>
        </w:rPr>
        <w:t xml:space="preserve">).  Neoclassical channels include </w:t>
      </w:r>
      <w:r w:rsidRPr="00A7525D">
        <w:rPr>
          <w:rFonts w:cs="Times New Roman"/>
          <w:i/>
          <w:iCs/>
          <w:szCs w:val="24"/>
        </w:rPr>
        <w:t>intertemporal substitution</w:t>
      </w:r>
      <w:r>
        <w:rPr>
          <w:rFonts w:cs="Times New Roman"/>
          <w:szCs w:val="24"/>
        </w:rPr>
        <w:t xml:space="preserve">—easily the most prevalent channel among New Keynesian models—the user </w:t>
      </w:r>
      <w:r w:rsidRPr="00A7525D">
        <w:rPr>
          <w:rFonts w:cs="Times New Roman"/>
          <w:i/>
          <w:iCs/>
          <w:szCs w:val="24"/>
        </w:rPr>
        <w:t>cost of capital</w:t>
      </w:r>
      <w:r>
        <w:rPr>
          <w:rFonts w:cs="Times New Roman"/>
          <w:szCs w:val="24"/>
        </w:rPr>
        <w:t xml:space="preserve"> channel</w:t>
      </w:r>
      <w:r w:rsidR="001D3AE8">
        <w:rPr>
          <w:rFonts w:cs="Times New Roman"/>
          <w:szCs w:val="24"/>
        </w:rPr>
        <w:t xml:space="preserve"> (Hayashi, 1982)</w:t>
      </w:r>
      <w:r>
        <w:rPr>
          <w:rFonts w:cs="Times New Roman"/>
          <w:szCs w:val="24"/>
        </w:rPr>
        <w:t xml:space="preserve">, the </w:t>
      </w:r>
      <w:r w:rsidRPr="00A7525D">
        <w:rPr>
          <w:rFonts w:cs="Times New Roman"/>
          <w:i/>
          <w:iCs/>
          <w:szCs w:val="24"/>
        </w:rPr>
        <w:t>wealth</w:t>
      </w:r>
      <w:r>
        <w:rPr>
          <w:rFonts w:cs="Times New Roman"/>
          <w:szCs w:val="24"/>
        </w:rPr>
        <w:t xml:space="preserve"> channel</w:t>
      </w:r>
      <w:r w:rsidR="00D95BF8">
        <w:rPr>
          <w:rStyle w:val="FootnoteReference"/>
          <w:rFonts w:cs="Times New Roman"/>
          <w:szCs w:val="24"/>
        </w:rPr>
        <w:footnoteReference w:id="8"/>
      </w:r>
      <w:r>
        <w:rPr>
          <w:rFonts w:cs="Times New Roman"/>
          <w:szCs w:val="24"/>
        </w:rPr>
        <w:t xml:space="preserve"> </w:t>
      </w:r>
      <w:r w:rsidR="0083721E">
        <w:rPr>
          <w:rFonts w:cs="Times New Roman"/>
          <w:szCs w:val="24"/>
        </w:rPr>
        <w:t xml:space="preserve">(Chodorow-Reich </w:t>
      </w:r>
      <w:r w:rsidR="0083721E" w:rsidRPr="00484EE4">
        <w:rPr>
          <w:rFonts w:cs="Times New Roman"/>
          <w:i/>
          <w:iCs/>
          <w:szCs w:val="24"/>
        </w:rPr>
        <w:t>et al</w:t>
      </w:r>
      <w:r w:rsidR="0083721E">
        <w:rPr>
          <w:rFonts w:cs="Times New Roman"/>
          <w:szCs w:val="24"/>
        </w:rPr>
        <w:t>.</w:t>
      </w:r>
      <w:r w:rsidR="004A66D0">
        <w:rPr>
          <w:rFonts w:cs="Times New Roman"/>
          <w:szCs w:val="24"/>
        </w:rPr>
        <w:t>,</w:t>
      </w:r>
      <w:r w:rsidR="0083721E">
        <w:rPr>
          <w:rFonts w:cs="Times New Roman"/>
          <w:szCs w:val="24"/>
        </w:rPr>
        <w:t xml:space="preserve"> 2021), </w:t>
      </w:r>
      <w:r>
        <w:rPr>
          <w:rFonts w:cs="Times New Roman"/>
          <w:szCs w:val="24"/>
        </w:rPr>
        <w:t>and</w:t>
      </w:r>
      <w:r w:rsidR="002E4C05">
        <w:rPr>
          <w:rFonts w:cs="Times New Roman"/>
          <w:szCs w:val="24"/>
        </w:rPr>
        <w:t xml:space="preserve"> for open-economy models,</w:t>
      </w:r>
      <w:r>
        <w:rPr>
          <w:rFonts w:cs="Times New Roman"/>
          <w:szCs w:val="24"/>
        </w:rPr>
        <w:t xml:space="preserve"> the </w:t>
      </w:r>
      <w:r w:rsidRPr="00A7525D">
        <w:rPr>
          <w:rFonts w:cs="Times New Roman"/>
          <w:i/>
          <w:iCs/>
          <w:szCs w:val="24"/>
        </w:rPr>
        <w:t>exchange rate</w:t>
      </w:r>
      <w:r>
        <w:rPr>
          <w:rFonts w:cs="Times New Roman"/>
          <w:szCs w:val="24"/>
        </w:rPr>
        <w:t xml:space="preserve"> channel</w:t>
      </w:r>
      <w:r w:rsidR="004A66D0">
        <w:rPr>
          <w:rFonts w:cs="Times New Roman"/>
          <w:szCs w:val="24"/>
        </w:rPr>
        <w:t xml:space="preserve"> (Obstfeld and Rogoff, 1998)</w:t>
      </w:r>
      <w:r>
        <w:rPr>
          <w:rFonts w:cs="Times New Roman"/>
          <w:szCs w:val="24"/>
        </w:rPr>
        <w:t>.  Each of these operates through short-term interest rates changing</w:t>
      </w:r>
      <w:r w:rsidR="002D4054">
        <w:rPr>
          <w:rFonts w:cs="Times New Roman"/>
          <w:szCs w:val="24"/>
        </w:rPr>
        <w:t xml:space="preserve"> the</w:t>
      </w:r>
      <w:r>
        <w:rPr>
          <w:rFonts w:cs="Times New Roman"/>
          <w:szCs w:val="24"/>
        </w:rPr>
        <w:t xml:space="preserve"> terms</w:t>
      </w:r>
      <w:r w:rsidR="005A2151">
        <w:rPr>
          <w:rFonts w:cs="Times New Roman"/>
          <w:szCs w:val="24"/>
        </w:rPr>
        <w:t xml:space="preserve"> of exchange</w:t>
      </w:r>
      <w:r>
        <w:rPr>
          <w:rFonts w:cs="Times New Roman"/>
          <w:szCs w:val="24"/>
        </w:rPr>
        <w:t xml:space="preserve"> </w:t>
      </w:r>
      <w:r w:rsidR="000D1FDE">
        <w:rPr>
          <w:rFonts w:cs="Times New Roman"/>
          <w:szCs w:val="24"/>
        </w:rPr>
        <w:t>between</w:t>
      </w:r>
      <w:r>
        <w:rPr>
          <w:rFonts w:cs="Times New Roman"/>
          <w:szCs w:val="24"/>
        </w:rPr>
        <w:t xml:space="preserve"> current </w:t>
      </w:r>
      <w:r w:rsidR="00605BDB">
        <w:rPr>
          <w:rFonts w:cs="Times New Roman"/>
          <w:szCs w:val="24"/>
        </w:rPr>
        <w:t xml:space="preserve">domestic </w:t>
      </w:r>
      <w:r>
        <w:rPr>
          <w:rFonts w:cs="Times New Roman"/>
          <w:szCs w:val="24"/>
        </w:rPr>
        <w:t xml:space="preserve">expenditures </w:t>
      </w:r>
      <w:r w:rsidR="000D1FDE">
        <w:rPr>
          <w:rFonts w:cs="Times New Roman"/>
          <w:szCs w:val="24"/>
        </w:rPr>
        <w:t xml:space="preserve">and </w:t>
      </w:r>
      <w:r w:rsidR="00605BDB">
        <w:rPr>
          <w:rFonts w:cs="Times New Roman"/>
          <w:szCs w:val="24"/>
        </w:rPr>
        <w:t>something else</w:t>
      </w:r>
      <w:ins w:id="60" w:author="English, William" w:date="2025-09-15T21:46:00Z" w16du:dateUtc="2025-09-16T01:46:00Z">
        <w:r w:rsidR="004A4226">
          <w:rPr>
            <w:rFonts w:cs="Times New Roman"/>
            <w:szCs w:val="24"/>
          </w:rPr>
          <w:t xml:space="preserve">: </w:t>
        </w:r>
      </w:ins>
      <w:del w:id="61" w:author="English, William" w:date="2025-09-15T21:46:00Z" w16du:dateUtc="2025-09-16T01:46:00Z">
        <w:r w:rsidR="000D1FDE" w:rsidDel="004A4226">
          <w:rPr>
            <w:rFonts w:cs="Times New Roman"/>
            <w:szCs w:val="24"/>
          </w:rPr>
          <w:delText>—</w:delText>
        </w:r>
      </w:del>
      <w:r>
        <w:rPr>
          <w:rFonts w:cs="Times New Roman"/>
          <w:szCs w:val="24"/>
        </w:rPr>
        <w:t xml:space="preserve">future </w:t>
      </w:r>
      <w:r>
        <w:rPr>
          <w:rFonts w:cs="Times New Roman"/>
          <w:szCs w:val="24"/>
        </w:rPr>
        <w:lastRenderedPageBreak/>
        <w:t xml:space="preserve">expenditures, the valuation of </w:t>
      </w:r>
      <w:r w:rsidR="00F01C07">
        <w:rPr>
          <w:rFonts w:cs="Times New Roman"/>
          <w:szCs w:val="24"/>
        </w:rPr>
        <w:t>claims on assets</w:t>
      </w:r>
      <w:r>
        <w:rPr>
          <w:rFonts w:cs="Times New Roman"/>
          <w:szCs w:val="24"/>
        </w:rPr>
        <w:t xml:space="preserve">, </w:t>
      </w:r>
      <w:r w:rsidR="00605BDB">
        <w:rPr>
          <w:rFonts w:cs="Times New Roman"/>
          <w:szCs w:val="24"/>
        </w:rPr>
        <w:t xml:space="preserve">or </w:t>
      </w:r>
      <w:r>
        <w:rPr>
          <w:rFonts w:cs="Times New Roman"/>
          <w:szCs w:val="24"/>
        </w:rPr>
        <w:t xml:space="preserve">expenditures </w:t>
      </w:r>
      <w:r w:rsidR="00D87FF9">
        <w:rPr>
          <w:rFonts w:cs="Times New Roman"/>
          <w:szCs w:val="24"/>
        </w:rPr>
        <w:t>on</w:t>
      </w:r>
      <w:r w:rsidR="002D4054">
        <w:rPr>
          <w:rFonts w:cs="Times New Roman"/>
          <w:szCs w:val="24"/>
        </w:rPr>
        <w:t xml:space="preserve"> foreign</w:t>
      </w:r>
      <w:r w:rsidR="00D87FF9">
        <w:rPr>
          <w:rFonts w:cs="Times New Roman"/>
          <w:szCs w:val="24"/>
        </w:rPr>
        <w:t>-sourced</w:t>
      </w:r>
      <w:r w:rsidR="002D4054">
        <w:rPr>
          <w:rFonts w:cs="Times New Roman"/>
          <w:szCs w:val="24"/>
        </w:rPr>
        <w:t xml:space="preserve"> goods and services</w:t>
      </w:r>
      <w:r>
        <w:rPr>
          <w:rFonts w:cs="Times New Roman"/>
          <w:szCs w:val="24"/>
        </w:rPr>
        <w:t xml:space="preserve">.  </w:t>
      </w:r>
      <w:r w:rsidR="006542CE">
        <w:rPr>
          <w:rFonts w:cs="Times New Roman"/>
          <w:szCs w:val="24"/>
        </w:rPr>
        <w:t xml:space="preserve">Expectations of future interest rates and </w:t>
      </w:r>
      <w:r w:rsidR="000D1FDE">
        <w:rPr>
          <w:rFonts w:cs="Times New Roman"/>
          <w:szCs w:val="24"/>
        </w:rPr>
        <w:t xml:space="preserve">associated </w:t>
      </w:r>
      <w:r w:rsidR="006542CE">
        <w:rPr>
          <w:rFonts w:cs="Times New Roman"/>
          <w:szCs w:val="24"/>
        </w:rPr>
        <w:t xml:space="preserve">economic conditions—and thus the anticipated propagation of shocks—are at the center of each of these channels.  </w:t>
      </w:r>
      <w:r>
        <w:rPr>
          <w:rFonts w:cs="Times New Roman"/>
          <w:szCs w:val="24"/>
        </w:rPr>
        <w:t>Non</w:t>
      </w:r>
      <w:r w:rsidR="002D4054">
        <w:rPr>
          <w:rFonts w:cs="Times New Roman"/>
          <w:szCs w:val="24"/>
        </w:rPr>
        <w:t>-</w:t>
      </w:r>
      <w:r>
        <w:rPr>
          <w:rFonts w:cs="Times New Roman"/>
          <w:szCs w:val="24"/>
        </w:rPr>
        <w:t xml:space="preserve">neoclassical channels capture the </w:t>
      </w:r>
      <w:r w:rsidR="00004CE6">
        <w:rPr>
          <w:rFonts w:cs="Times New Roman"/>
          <w:szCs w:val="24"/>
        </w:rPr>
        <w:t>implication</w:t>
      </w:r>
      <w:r>
        <w:rPr>
          <w:rFonts w:cs="Times New Roman"/>
          <w:szCs w:val="24"/>
        </w:rPr>
        <w:t xml:space="preserve">s of </w:t>
      </w:r>
      <w:r w:rsidR="003336CE">
        <w:rPr>
          <w:rFonts w:cs="Times New Roman"/>
          <w:szCs w:val="24"/>
        </w:rPr>
        <w:t>financial frictions—</w:t>
      </w:r>
      <w:r w:rsidR="005A2151">
        <w:rPr>
          <w:rFonts w:cs="Times New Roman"/>
          <w:szCs w:val="24"/>
        </w:rPr>
        <w:t xml:space="preserve">and </w:t>
      </w:r>
      <w:r w:rsidR="003336CE">
        <w:rPr>
          <w:rFonts w:cs="Times New Roman"/>
          <w:szCs w:val="24"/>
        </w:rPr>
        <w:t>r</w:t>
      </w:r>
      <w:r>
        <w:rPr>
          <w:rFonts w:cs="Times New Roman"/>
          <w:szCs w:val="24"/>
        </w:rPr>
        <w:t>eal rigidities</w:t>
      </w:r>
      <w:r w:rsidR="005A2151">
        <w:rPr>
          <w:rFonts w:cs="Times New Roman"/>
          <w:szCs w:val="24"/>
        </w:rPr>
        <w:t xml:space="preserve"> more broadly</w:t>
      </w:r>
      <w:r w:rsidR="003336CE">
        <w:rPr>
          <w:rFonts w:cs="Times New Roman"/>
          <w:szCs w:val="24"/>
        </w:rPr>
        <w:t>—t</w:t>
      </w:r>
      <w:r w:rsidR="00246F21">
        <w:rPr>
          <w:rFonts w:cs="Times New Roman"/>
          <w:szCs w:val="24"/>
        </w:rPr>
        <w:t>hat</w:t>
      </w:r>
      <w:r w:rsidR="00F01C07">
        <w:rPr>
          <w:rFonts w:cs="Times New Roman"/>
          <w:szCs w:val="24"/>
        </w:rPr>
        <w:t xml:space="preserve"> </w:t>
      </w:r>
      <w:r w:rsidR="00246F21">
        <w:rPr>
          <w:rFonts w:cs="Times New Roman"/>
          <w:szCs w:val="24"/>
        </w:rPr>
        <w:t>could</w:t>
      </w:r>
      <w:r>
        <w:rPr>
          <w:rFonts w:cs="Times New Roman"/>
          <w:szCs w:val="24"/>
        </w:rPr>
        <w:t xml:space="preserve"> ampli</w:t>
      </w:r>
      <w:r w:rsidR="00F01C07">
        <w:rPr>
          <w:rFonts w:cs="Times New Roman"/>
          <w:szCs w:val="24"/>
        </w:rPr>
        <w:t>fy</w:t>
      </w:r>
      <w:r>
        <w:rPr>
          <w:rFonts w:cs="Times New Roman"/>
          <w:szCs w:val="24"/>
        </w:rPr>
        <w:t xml:space="preserve"> </w:t>
      </w:r>
      <w:r w:rsidR="00F01C07">
        <w:rPr>
          <w:rFonts w:cs="Times New Roman"/>
          <w:szCs w:val="24"/>
        </w:rPr>
        <w:t>or</w:t>
      </w:r>
      <w:r>
        <w:rPr>
          <w:rFonts w:cs="Times New Roman"/>
          <w:szCs w:val="24"/>
        </w:rPr>
        <w:t xml:space="preserve"> propag</w:t>
      </w:r>
      <w:r w:rsidR="00F01C07">
        <w:rPr>
          <w:rFonts w:cs="Times New Roman"/>
          <w:szCs w:val="24"/>
        </w:rPr>
        <w:t>ate</w:t>
      </w:r>
      <w:r>
        <w:rPr>
          <w:rFonts w:cs="Times New Roman"/>
          <w:szCs w:val="24"/>
        </w:rPr>
        <w:t xml:space="preserve"> </w:t>
      </w:r>
      <w:r w:rsidR="00004CE6">
        <w:rPr>
          <w:rFonts w:cs="Times New Roman"/>
          <w:szCs w:val="24"/>
        </w:rPr>
        <w:t>shocks</w:t>
      </w:r>
      <w:r>
        <w:rPr>
          <w:rFonts w:cs="Times New Roman"/>
          <w:szCs w:val="24"/>
        </w:rPr>
        <w:t xml:space="preserve"> </w:t>
      </w:r>
      <w:r w:rsidR="00246F21">
        <w:rPr>
          <w:rFonts w:cs="Times New Roman"/>
          <w:szCs w:val="24"/>
        </w:rPr>
        <w:t>via</w:t>
      </w:r>
      <w:r>
        <w:rPr>
          <w:rFonts w:cs="Times New Roman"/>
          <w:szCs w:val="24"/>
        </w:rPr>
        <w:t xml:space="preserve"> </w:t>
      </w:r>
      <w:r w:rsidR="002D4054">
        <w:rPr>
          <w:rFonts w:cs="Times New Roman"/>
          <w:szCs w:val="24"/>
        </w:rPr>
        <w:t>the</w:t>
      </w:r>
      <w:r w:rsidR="00004CE6">
        <w:rPr>
          <w:rFonts w:cs="Times New Roman"/>
          <w:szCs w:val="24"/>
        </w:rPr>
        <w:t>ir effects on</w:t>
      </w:r>
      <w:r w:rsidR="000D1FDE">
        <w:rPr>
          <w:rFonts w:cs="Times New Roman"/>
          <w:szCs w:val="24"/>
        </w:rPr>
        <w:t>, for example,</w:t>
      </w:r>
      <w:r w:rsidR="00004CE6">
        <w:rPr>
          <w:rFonts w:cs="Times New Roman"/>
          <w:szCs w:val="24"/>
        </w:rPr>
        <w:t xml:space="preserve"> the</w:t>
      </w:r>
      <w:r w:rsidR="002D4054">
        <w:rPr>
          <w:rFonts w:cs="Times New Roman"/>
          <w:szCs w:val="24"/>
        </w:rPr>
        <w:t xml:space="preserve"> </w:t>
      </w:r>
      <w:r w:rsidR="00004CE6">
        <w:rPr>
          <w:rFonts w:cs="Times New Roman"/>
          <w:szCs w:val="24"/>
        </w:rPr>
        <w:t>state</w:t>
      </w:r>
      <w:r w:rsidR="002D4054">
        <w:rPr>
          <w:rFonts w:cs="Times New Roman"/>
          <w:szCs w:val="24"/>
        </w:rPr>
        <w:t xml:space="preserve"> of </w:t>
      </w:r>
      <w:r>
        <w:rPr>
          <w:rFonts w:cs="Times New Roman"/>
          <w:szCs w:val="24"/>
        </w:rPr>
        <w:t xml:space="preserve">household </w:t>
      </w:r>
      <w:r w:rsidRPr="00A7525D">
        <w:rPr>
          <w:rFonts w:cs="Times New Roman"/>
          <w:i/>
          <w:iCs/>
          <w:szCs w:val="24"/>
        </w:rPr>
        <w:t>balance sheets</w:t>
      </w:r>
      <w:r>
        <w:rPr>
          <w:rFonts w:cs="Times New Roman"/>
          <w:szCs w:val="24"/>
        </w:rPr>
        <w:t xml:space="preserve">, </w:t>
      </w:r>
      <w:r w:rsidR="002D4054">
        <w:rPr>
          <w:rFonts w:cs="Times New Roman"/>
          <w:szCs w:val="24"/>
        </w:rPr>
        <w:t xml:space="preserve">through collateral constraints on </w:t>
      </w:r>
      <w:r w:rsidR="002D4054" w:rsidRPr="00A7525D">
        <w:rPr>
          <w:rFonts w:cs="Times New Roman"/>
          <w:i/>
          <w:iCs/>
          <w:szCs w:val="24"/>
        </w:rPr>
        <w:t>bank lending</w:t>
      </w:r>
      <w:r w:rsidR="00004CE6">
        <w:rPr>
          <w:rFonts w:cs="Times New Roman"/>
          <w:i/>
          <w:iCs/>
          <w:szCs w:val="24"/>
        </w:rPr>
        <w:t>,</w:t>
      </w:r>
      <w:r w:rsidR="002D4054">
        <w:rPr>
          <w:rFonts w:cs="Times New Roman"/>
          <w:szCs w:val="24"/>
        </w:rPr>
        <w:t xml:space="preserve"> or </w:t>
      </w:r>
      <w:r w:rsidR="00004CE6">
        <w:rPr>
          <w:rFonts w:cs="Times New Roman"/>
          <w:szCs w:val="24"/>
        </w:rPr>
        <w:t xml:space="preserve">through </w:t>
      </w:r>
      <w:r w:rsidR="002D4054">
        <w:rPr>
          <w:rFonts w:cs="Times New Roman"/>
          <w:szCs w:val="24"/>
        </w:rPr>
        <w:t>the value of bank</w:t>
      </w:r>
      <w:r w:rsidR="00004CE6">
        <w:rPr>
          <w:rFonts w:cs="Times New Roman"/>
          <w:szCs w:val="24"/>
        </w:rPr>
        <w:t xml:space="preserve"> charters</w:t>
      </w:r>
      <w:r w:rsidR="002D4054">
        <w:rPr>
          <w:rFonts w:cs="Times New Roman"/>
          <w:szCs w:val="24"/>
        </w:rPr>
        <w:t>.</w:t>
      </w:r>
      <w:r w:rsidR="006542CE">
        <w:rPr>
          <w:rStyle w:val="FootnoteReference"/>
          <w:rFonts w:cs="Times New Roman"/>
          <w:szCs w:val="24"/>
        </w:rPr>
        <w:footnoteReference w:id="9"/>
      </w:r>
    </w:p>
    <w:p w14:paraId="766719A7" w14:textId="0F7E5B65" w:rsidR="003336CE" w:rsidRPr="00A269DB" w:rsidRDefault="003336CE" w:rsidP="000D1FDE">
      <w:pPr>
        <w:spacing w:before="100" w:beforeAutospacing="1" w:after="100" w:afterAutospacing="1"/>
        <w:ind w:firstLine="720"/>
        <w:rPr>
          <w:rFonts w:cs="Times New Roman"/>
          <w:szCs w:val="24"/>
        </w:rPr>
      </w:pPr>
      <w:commentRangeStart w:id="62"/>
      <w:commentRangeStart w:id="63"/>
      <w:r>
        <w:rPr>
          <w:rFonts w:cs="Times New Roman"/>
          <w:szCs w:val="24"/>
        </w:rPr>
        <w:t xml:space="preserve">In part, </w:t>
      </w:r>
      <w:del w:id="64" w:author="English, William" w:date="2025-09-15T21:47:00Z" w16du:dateUtc="2025-09-16T01:47:00Z">
        <w:r w:rsidDel="00376C59">
          <w:rPr>
            <w:rFonts w:cs="Times New Roman"/>
            <w:szCs w:val="24"/>
          </w:rPr>
          <w:delText xml:space="preserve">some of </w:delText>
        </w:r>
      </w:del>
      <w:r>
        <w:rPr>
          <w:rFonts w:cs="Times New Roman"/>
          <w:szCs w:val="24"/>
        </w:rPr>
        <w:t xml:space="preserve">the uncertainty about the effects of monetary policy uncovered in this paper likely reflects </w:t>
      </w:r>
      <w:del w:id="65" w:author="English, William" w:date="2025-09-16T22:20:00Z" w16du:dateUtc="2025-09-17T02:20:00Z">
        <w:r w:rsidDel="007728CE">
          <w:rPr>
            <w:rFonts w:cs="Times New Roman"/>
            <w:szCs w:val="24"/>
          </w:rPr>
          <w:delText xml:space="preserve">differences </w:delText>
        </w:r>
      </w:del>
      <w:ins w:id="66" w:author="English, William" w:date="2025-09-16T22:20:00Z" w16du:dateUtc="2025-09-17T02:20:00Z">
        <w:r w:rsidR="007728CE">
          <w:rPr>
            <w:rFonts w:cs="Times New Roman"/>
            <w:szCs w:val="24"/>
          </w:rPr>
          <w:t xml:space="preserve">changes </w:t>
        </w:r>
      </w:ins>
      <w:r w:rsidR="00A3056F">
        <w:rPr>
          <w:rFonts w:cs="Times New Roman"/>
          <w:szCs w:val="24"/>
        </w:rPr>
        <w:t>in</w:t>
      </w:r>
      <w:r>
        <w:rPr>
          <w:rFonts w:cs="Times New Roman"/>
          <w:szCs w:val="24"/>
        </w:rPr>
        <w:t xml:space="preserve"> </w:t>
      </w:r>
      <w:r w:rsidR="005A2151">
        <w:rPr>
          <w:rFonts w:cs="Times New Roman"/>
          <w:szCs w:val="24"/>
        </w:rPr>
        <w:t>model</w:t>
      </w:r>
      <w:ins w:id="67" w:author="English, William" w:date="2025-09-15T21:52:00Z" w16du:dateUtc="2025-09-16T01:52:00Z">
        <w:r w:rsidR="005821A4">
          <w:rPr>
            <w:rFonts w:cs="Times New Roman"/>
            <w:szCs w:val="24"/>
          </w:rPr>
          <w:t xml:space="preserve">ing </w:t>
        </w:r>
      </w:ins>
      <w:del w:id="68" w:author="English, William" w:date="2025-09-15T21:52:00Z" w16du:dateUtc="2025-09-16T01:52:00Z">
        <w:r w:rsidR="005A2151" w:rsidDel="005821A4">
          <w:rPr>
            <w:rFonts w:cs="Times New Roman"/>
            <w:szCs w:val="24"/>
          </w:rPr>
          <w:delText xml:space="preserve"> structur</w:delText>
        </w:r>
        <w:r w:rsidR="001674D9" w:rsidDel="005821A4">
          <w:rPr>
            <w:rFonts w:cs="Times New Roman"/>
            <w:szCs w:val="24"/>
          </w:rPr>
          <w:delText>e</w:delText>
        </w:r>
        <w:r w:rsidR="005A2151" w:rsidDel="005821A4">
          <w:rPr>
            <w:rFonts w:cs="Times New Roman"/>
            <w:szCs w:val="24"/>
          </w:rPr>
          <w:delText>s</w:delText>
        </w:r>
        <w:r w:rsidDel="005821A4">
          <w:rPr>
            <w:rFonts w:cs="Times New Roman"/>
            <w:szCs w:val="24"/>
          </w:rPr>
          <w:delText xml:space="preserve"> </w:delText>
        </w:r>
      </w:del>
      <w:del w:id="69" w:author="English, William" w:date="2025-09-15T21:49:00Z" w16du:dateUtc="2025-09-16T01:49:00Z">
        <w:r w:rsidDel="00D03AC8">
          <w:rPr>
            <w:rFonts w:cs="Times New Roman"/>
            <w:szCs w:val="24"/>
          </w:rPr>
          <w:delText xml:space="preserve">and </w:delText>
        </w:r>
        <w:r w:rsidR="00A3056F" w:rsidDel="00D03AC8">
          <w:rPr>
            <w:rFonts w:cs="Times New Roman"/>
            <w:szCs w:val="24"/>
          </w:rPr>
          <w:delText xml:space="preserve">variation </w:delText>
        </w:r>
      </w:del>
      <w:r w:rsidR="008E6160">
        <w:rPr>
          <w:rFonts w:cs="Times New Roman"/>
          <w:szCs w:val="24"/>
        </w:rPr>
        <w:t xml:space="preserve">over </w:t>
      </w:r>
      <w:r>
        <w:rPr>
          <w:rFonts w:cs="Times New Roman"/>
          <w:szCs w:val="24"/>
        </w:rPr>
        <w:t>time</w:t>
      </w:r>
      <w:ins w:id="70" w:author="English, William" w:date="2025-09-15T21:51:00Z" w16du:dateUtc="2025-09-16T01:51:00Z">
        <w:r w:rsidR="00C87400">
          <w:rPr>
            <w:rFonts w:cs="Times New Roman"/>
            <w:szCs w:val="24"/>
          </w:rPr>
          <w:t xml:space="preserve">, </w:t>
        </w:r>
      </w:ins>
      <w:ins w:id="71" w:author="English, William" w:date="2025-09-16T22:20:00Z" w16du:dateUtc="2025-09-17T02:20:00Z">
        <w:r w:rsidR="007728CE">
          <w:rPr>
            <w:rFonts w:cs="Times New Roman"/>
            <w:szCs w:val="24"/>
          </w:rPr>
          <w:t>due</w:t>
        </w:r>
      </w:ins>
      <w:ins w:id="72" w:author="English, William" w:date="2025-09-15T21:52:00Z" w16du:dateUtc="2025-09-16T01:52:00Z">
        <w:r w:rsidR="00D27462">
          <w:rPr>
            <w:rFonts w:cs="Times New Roman"/>
            <w:szCs w:val="24"/>
          </w:rPr>
          <w:t xml:space="preserve"> in part </w:t>
        </w:r>
      </w:ins>
      <w:ins w:id="73" w:author="English, William" w:date="2025-09-16T22:20:00Z" w16du:dateUtc="2025-09-17T02:20:00Z">
        <w:r w:rsidR="007728CE">
          <w:rPr>
            <w:rFonts w:cs="Times New Roman"/>
            <w:szCs w:val="24"/>
          </w:rPr>
          <w:t xml:space="preserve">to </w:t>
        </w:r>
      </w:ins>
      <w:ins w:id="74" w:author="English, William" w:date="2025-09-15T21:52:00Z" w16du:dateUtc="2025-09-16T01:52:00Z">
        <w:r w:rsidR="00D27462">
          <w:rPr>
            <w:rFonts w:cs="Times New Roman"/>
            <w:szCs w:val="24"/>
          </w:rPr>
          <w:t xml:space="preserve">the evolving </w:t>
        </w:r>
      </w:ins>
      <w:ins w:id="75" w:author="English, William" w:date="2025-09-15T21:51:00Z" w16du:dateUtc="2025-09-16T01:51:00Z">
        <w:r w:rsidR="005821A4">
          <w:rPr>
            <w:rFonts w:cs="Times New Roman"/>
            <w:szCs w:val="24"/>
          </w:rPr>
          <w:t>behavior of the economy</w:t>
        </w:r>
      </w:ins>
      <w:r>
        <w:rPr>
          <w:rFonts w:cs="Times New Roman"/>
          <w:szCs w:val="24"/>
        </w:rPr>
        <w:t xml:space="preserve">.  </w:t>
      </w:r>
      <w:r w:rsidR="00A3056F">
        <w:rPr>
          <w:rFonts w:cs="Times New Roman"/>
          <w:szCs w:val="24"/>
        </w:rPr>
        <w:t>As noted above, the DSGE boom resulted in larger, more complex models, which to some extent led to disagreement on the origins of economic fluctuations</w:t>
      </w:r>
      <w:del w:id="76" w:author="English, William" w:date="2025-09-15T21:50:00Z" w16du:dateUtc="2025-09-16T01:50:00Z">
        <w:r w:rsidR="00A3056F" w:rsidDel="00152841">
          <w:rPr>
            <w:rFonts w:cs="Times New Roman"/>
            <w:szCs w:val="24"/>
          </w:rPr>
          <w:delText xml:space="preserve"> and their origins</w:delText>
        </w:r>
      </w:del>
      <w:r w:rsidR="00A3056F">
        <w:rPr>
          <w:rFonts w:cs="Times New Roman"/>
          <w:szCs w:val="24"/>
        </w:rPr>
        <w:t xml:space="preserve">.  </w:t>
      </w:r>
      <w:r w:rsidR="00071159">
        <w:rPr>
          <w:rFonts w:cs="Times New Roman"/>
          <w:szCs w:val="24"/>
        </w:rPr>
        <w:t>Economic history in general</w:t>
      </w:r>
      <w:ins w:id="77" w:author="English, William" w:date="2025-09-15T21:50:00Z" w16du:dateUtc="2025-09-16T01:50:00Z">
        <w:r w:rsidR="00152841">
          <w:rPr>
            <w:rFonts w:cs="Times New Roman"/>
            <w:szCs w:val="24"/>
          </w:rPr>
          <w:t>,</w:t>
        </w:r>
      </w:ins>
      <w:r w:rsidR="00071159">
        <w:rPr>
          <w:rFonts w:cs="Times New Roman"/>
          <w:szCs w:val="24"/>
        </w:rPr>
        <w:t xml:space="preserve"> and the ebb and flow of inflation in particular</w:t>
      </w:r>
      <w:ins w:id="78" w:author="English, William" w:date="2025-09-15T21:50:00Z" w16du:dateUtc="2025-09-16T01:50:00Z">
        <w:r w:rsidR="00152841">
          <w:rPr>
            <w:rFonts w:cs="Times New Roman"/>
            <w:szCs w:val="24"/>
          </w:rPr>
          <w:t>,</w:t>
        </w:r>
      </w:ins>
      <w:r w:rsidR="00071159">
        <w:rPr>
          <w:rFonts w:cs="Times New Roman"/>
          <w:szCs w:val="24"/>
        </w:rPr>
        <w:t xml:space="preserve"> imply different implications of nominal frictions, as captured, for example, by the optimum frequency of price and wage adjustments.</w:t>
      </w:r>
      <w:r w:rsidR="00071159">
        <w:rPr>
          <w:rStyle w:val="FootnoteReference"/>
          <w:rFonts w:cs="Times New Roman"/>
          <w:szCs w:val="24"/>
        </w:rPr>
        <w:footnoteReference w:id="10"/>
      </w:r>
      <w:r w:rsidR="00071159">
        <w:rPr>
          <w:rFonts w:cs="Times New Roman"/>
          <w:szCs w:val="24"/>
        </w:rPr>
        <w:t xml:space="preserve">  </w:t>
      </w:r>
      <w:r>
        <w:rPr>
          <w:rFonts w:cs="Times New Roman"/>
          <w:szCs w:val="24"/>
        </w:rPr>
        <w:t xml:space="preserve">Changes in industrial mix, in financial structure, in regulations, and in monetary policy communications can all affect the size and timing of policy effects (see, e.g., Carlino </w:t>
      </w:r>
      <w:commentRangeEnd w:id="62"/>
      <w:r w:rsidR="008705C0">
        <w:rPr>
          <w:rStyle w:val="CommentReference"/>
        </w:rPr>
        <w:commentReference w:id="62"/>
      </w:r>
      <w:commentRangeEnd w:id="63"/>
      <w:r w:rsidR="00581FD5">
        <w:rPr>
          <w:rStyle w:val="CommentReference"/>
        </w:rPr>
        <w:commentReference w:id="63"/>
      </w:r>
      <w:r>
        <w:rPr>
          <w:rFonts w:cs="Times New Roman"/>
          <w:szCs w:val="24"/>
        </w:rPr>
        <w:t xml:space="preserve">and DeFina, 1998; Cecchetti, 1999; Doh and Foerster, 2022; </w:t>
      </w:r>
      <w:r w:rsidRPr="00264440">
        <w:rPr>
          <w:rFonts w:cs="Times New Roman"/>
          <w:szCs w:val="24"/>
        </w:rPr>
        <w:t>Havranek and Rusnak</w:t>
      </w:r>
      <w:r>
        <w:rPr>
          <w:rFonts w:cs="Times New Roman"/>
          <w:szCs w:val="24"/>
        </w:rPr>
        <w:t xml:space="preserve">, </w:t>
      </w:r>
      <w:commentRangeStart w:id="83"/>
      <w:commentRangeStart w:id="84"/>
      <w:commentRangeStart w:id="85"/>
      <w:commentRangeStart w:id="86"/>
      <w:r>
        <w:rPr>
          <w:rFonts w:cs="Times New Roman"/>
          <w:szCs w:val="24"/>
        </w:rPr>
        <w:t>2018</w:t>
      </w:r>
      <w:commentRangeEnd w:id="83"/>
      <w:r w:rsidR="00EB4776">
        <w:rPr>
          <w:rStyle w:val="CommentReference"/>
        </w:rPr>
        <w:commentReference w:id="83"/>
      </w:r>
      <w:r>
        <w:rPr>
          <w:rFonts w:cs="Times New Roman"/>
          <w:szCs w:val="24"/>
        </w:rPr>
        <w:t xml:space="preserve">).  </w:t>
      </w:r>
      <w:commentRangeEnd w:id="84"/>
      <w:r>
        <w:rPr>
          <w:rStyle w:val="CommentReference"/>
        </w:rPr>
        <w:commentReference w:id="84"/>
      </w:r>
      <w:commentRangeEnd w:id="85"/>
      <w:r>
        <w:rPr>
          <w:rStyle w:val="CommentReference"/>
        </w:rPr>
        <w:commentReference w:id="85"/>
      </w:r>
      <w:commentRangeEnd w:id="86"/>
      <w:r w:rsidR="0058787B">
        <w:rPr>
          <w:rStyle w:val="CommentReference"/>
        </w:rPr>
        <w:commentReference w:id="86"/>
      </w:r>
    </w:p>
    <w:p w14:paraId="510F25C9" w14:textId="0F50BC56" w:rsidR="009A3F06" w:rsidRPr="001C6F54" w:rsidRDefault="001959B0" w:rsidP="006167CA">
      <w:pPr>
        <w:pStyle w:val="Heading1"/>
      </w:pPr>
      <w:r>
        <w:t>Methodologi</w:t>
      </w:r>
      <w:r w:rsidR="009A3F06" w:rsidRPr="001C6F54">
        <w:t>cal Approach</w:t>
      </w:r>
    </w:p>
    <w:p w14:paraId="4D29655D" w14:textId="7FE864BC" w:rsidR="009A3F06" w:rsidRDefault="002E693E" w:rsidP="00216010">
      <w:del w:id="87" w:author="English, William" w:date="2025-09-15T21:54:00Z" w16du:dateUtc="2025-09-16T01:54:00Z">
        <w:r w:rsidDel="00396833">
          <w:delText>T</w:delText>
        </w:r>
        <w:r w:rsidR="009A3F06" w:rsidDel="00396833">
          <w:delText xml:space="preserve">o </w:delText>
        </w:r>
        <w:r w:rsidR="001674D9" w:rsidDel="00396833">
          <w:delText>gain an</w:delText>
        </w:r>
        <w:r w:rsidR="001674D9" w:rsidRPr="00B90C58" w:rsidDel="00396833">
          <w:delText xml:space="preserve"> </w:delText>
        </w:r>
        <w:r w:rsidR="009A3F06" w:rsidRPr="00B90C58" w:rsidDel="00396833">
          <w:delText>understand</w:delText>
        </w:r>
        <w:r w:rsidR="001674D9" w:rsidDel="00396833">
          <w:delText>ing of</w:delText>
        </w:r>
        <w:r w:rsidR="009A3F06" w:rsidRPr="00B90C58" w:rsidDel="00396833">
          <w:delText xml:space="preserve"> </w:delText>
        </w:r>
        <w:r w:rsidR="009A3F06" w:rsidDel="00396833">
          <w:delText xml:space="preserve">how researchers have </w:delText>
        </w:r>
        <w:r w:rsidR="001674D9" w:rsidDel="00396833">
          <w:delText xml:space="preserve">isolated </w:delText>
        </w:r>
        <w:r w:rsidR="009A3F06" w:rsidDel="00396833">
          <w:delText xml:space="preserve">the </w:delText>
        </w:r>
        <w:r w:rsidR="009A3F06" w:rsidRPr="00B90C58" w:rsidDel="00396833">
          <w:delText>effects of monetary policy on the economy, w</w:delText>
        </w:r>
      </w:del>
      <w:ins w:id="88" w:author="English, William" w:date="2025-09-15T21:54:00Z" w16du:dateUtc="2025-09-16T01:54:00Z">
        <w:r w:rsidR="00396833">
          <w:t>W</w:t>
        </w:r>
      </w:ins>
      <w:r w:rsidR="009A3F06" w:rsidRPr="00B90C58">
        <w:t>e</w:t>
      </w:r>
      <w:r w:rsidR="009A3F06">
        <w:t xml:space="preserve"> </w:t>
      </w:r>
      <w:ins w:id="89" w:author="English, William" w:date="2025-09-15T21:54:00Z" w16du:dateUtc="2025-09-16T01:54:00Z">
        <w:r w:rsidR="00396833">
          <w:t xml:space="preserve">consider </w:t>
        </w:r>
      </w:ins>
      <w:del w:id="90" w:author="English, William" w:date="2025-09-15T21:54:00Z" w16du:dateUtc="2025-09-16T01:54:00Z">
        <w:r w:rsidR="009A3F06" w:rsidDel="00396833">
          <w:delText xml:space="preserve">look at </w:delText>
        </w:r>
      </w:del>
      <w:r w:rsidR="009A3F06" w:rsidRPr="00B90C58">
        <w:t>a</w:t>
      </w:r>
      <w:r w:rsidR="009A3F06">
        <w:t xml:space="preserve"> broad</w:t>
      </w:r>
      <w:r w:rsidR="009A3F06" w:rsidRPr="00B90C58">
        <w:t xml:space="preserve"> range of </w:t>
      </w:r>
      <w:r w:rsidR="009A3F06">
        <w:t xml:space="preserve">structural </w:t>
      </w:r>
      <w:r w:rsidR="009A3F06" w:rsidRPr="00B90C58">
        <w:t>macroeconomic models employed in the literature</w:t>
      </w:r>
      <w:ins w:id="91" w:author="English, William" w:date="2025-09-15T21:54:00Z" w16du:dateUtc="2025-09-16T01:54:00Z">
        <w:r w:rsidR="00396833">
          <w:t xml:space="preserve"> </w:t>
        </w:r>
        <w:r w:rsidR="00B868A5">
          <w:t>to gain an understanding of how researchers have isolated the effects of monetary policy on</w:t>
        </w:r>
      </w:ins>
      <w:ins w:id="92" w:author="English, William" w:date="2025-09-15T21:55:00Z" w16du:dateUtc="2025-09-16T01:55:00Z">
        <w:r w:rsidR="00B868A5">
          <w:t xml:space="preserve"> the </w:t>
        </w:r>
        <w:r w:rsidR="00B868A5">
          <w:lastRenderedPageBreak/>
          <w:t>economy</w:t>
        </w:r>
      </w:ins>
      <w:r w:rsidR="009A3F06" w:rsidRPr="00B90C58">
        <w:t xml:space="preserve">. </w:t>
      </w:r>
      <w:r w:rsidR="009A3F06">
        <w:t xml:space="preserve"> </w:t>
      </w:r>
      <w:r w:rsidR="001959B0">
        <w:t>T</w:t>
      </w:r>
      <w:r>
        <w:t>his</w:t>
      </w:r>
      <w:r w:rsidR="009A3F06">
        <w:t xml:space="preserve"> </w:t>
      </w:r>
      <w:r w:rsidR="004B4E7B">
        <w:t>is challenging</w:t>
      </w:r>
      <w:r w:rsidR="009A3F06">
        <w:t xml:space="preserve"> for </w:t>
      </w:r>
      <w:proofErr w:type="gramStart"/>
      <w:r w:rsidR="009A3F06">
        <w:t>a number of</w:t>
      </w:r>
      <w:proofErr w:type="gramEnd"/>
      <w:r w:rsidR="009A3F06">
        <w:t xml:space="preserve"> reasons.  </w:t>
      </w:r>
      <w:r w:rsidR="004B4E7B">
        <w:t>O</w:t>
      </w:r>
      <w:r w:rsidR="009A3F06">
        <w:t>ne need</w:t>
      </w:r>
      <w:r>
        <w:t>s</w:t>
      </w:r>
      <w:r w:rsidR="009A3F06">
        <w:t xml:space="preserve"> to collect the models</w:t>
      </w:r>
      <w:r w:rsidR="001959B0">
        <w:t xml:space="preserve"> under a common platform,</w:t>
      </w:r>
      <w:r w:rsidR="009A3F06">
        <w:t xml:space="preserve"> ensure that they ha</w:t>
      </w:r>
      <w:r>
        <w:t>ve</w:t>
      </w:r>
      <w:r w:rsidR="009A3F06">
        <w:t xml:space="preserve"> consistent measures of output and inflation</w:t>
      </w:r>
      <w:r w:rsidR="001959B0">
        <w:t>, and that</w:t>
      </w:r>
      <w:r w:rsidR="009A3F06">
        <w:t xml:space="preserve"> </w:t>
      </w:r>
      <w:r w:rsidR="001959B0">
        <w:t xml:space="preserve">they are well behaved under the governance </w:t>
      </w:r>
      <w:r w:rsidR="0078193E">
        <w:t>of</w:t>
      </w:r>
      <w:r w:rsidR="001959B0">
        <w:t xml:space="preserve"> a class of monetary</w:t>
      </w:r>
      <w:r w:rsidR="009A3F06">
        <w:t xml:space="preserve"> policy rules.  </w:t>
      </w:r>
      <w:r w:rsidR="0078193E">
        <w:t>Once that is achieved</w:t>
      </w:r>
      <w:r w:rsidR="004974E4">
        <w:t>,</w:t>
      </w:r>
      <w:r w:rsidR="0078193E">
        <w:t xml:space="preserve"> one can study</w:t>
      </w:r>
      <w:r w:rsidR="009A3F06">
        <w:t xml:space="preserve"> monetary policy shocks</w:t>
      </w:r>
      <w:r w:rsidR="0078193E">
        <w:t xml:space="preserve"> for their effects</w:t>
      </w:r>
      <w:r w:rsidR="009A3F06">
        <w:t xml:space="preserve"> on </w:t>
      </w:r>
      <w:r w:rsidR="0078193E">
        <w:t xml:space="preserve">nominal </w:t>
      </w:r>
      <w:r w:rsidR="009A3F06">
        <w:t>interest rates, output</w:t>
      </w:r>
      <w:r w:rsidR="0078193E">
        <w:t xml:space="preserve">, </w:t>
      </w:r>
      <w:r w:rsidR="009A3F06">
        <w:t>inflation</w:t>
      </w:r>
      <w:r w:rsidR="0078193E">
        <w:t xml:space="preserve"> and real interest rates,</w:t>
      </w:r>
      <w:r w:rsidR="009A3F06">
        <w:t xml:space="preserve"> across the models. </w:t>
      </w:r>
    </w:p>
    <w:p w14:paraId="57DD0EDD" w14:textId="5CDCDFB9" w:rsidR="0078193E" w:rsidRPr="00986FDE" w:rsidRDefault="00986FDE" w:rsidP="00741D61">
      <w:pPr>
        <w:pStyle w:val="Heading2"/>
        <w:rPr>
          <w:iCs/>
        </w:rPr>
      </w:pPr>
      <w:r w:rsidRPr="00986FDE">
        <w:rPr>
          <w:iCs/>
        </w:rPr>
        <w:t xml:space="preserve">3.1 </w:t>
      </w:r>
      <w:r w:rsidR="0078193E" w:rsidRPr="00986FDE">
        <w:rPr>
          <w:iCs/>
        </w:rPr>
        <w:t>The models</w:t>
      </w:r>
    </w:p>
    <w:p w14:paraId="4822765A" w14:textId="36C8D3EB" w:rsidR="009A3F06" w:rsidRDefault="0078193E" w:rsidP="006167CA">
      <w:pPr>
        <w:ind w:firstLine="720"/>
      </w:pPr>
      <w:r>
        <w:t>Fortunately</w:t>
      </w:r>
      <w:r w:rsidR="009A3F06">
        <w:t xml:space="preserve">, </w:t>
      </w:r>
      <w:r>
        <w:t>an accessible database</w:t>
      </w:r>
      <w:r w:rsidR="001674D9">
        <w:t xml:space="preserve"> has been put together</w:t>
      </w:r>
      <w:r w:rsidR="00A27294">
        <w:t xml:space="preserve"> (Wieland </w:t>
      </w:r>
      <w:r w:rsidR="00A27294" w:rsidRPr="00A27294">
        <w:rPr>
          <w:i/>
          <w:iCs/>
        </w:rPr>
        <w:t>et al</w:t>
      </w:r>
      <w:r w:rsidR="00A27294">
        <w:t xml:space="preserve">., 2012; Wieland </w:t>
      </w:r>
      <w:r w:rsidR="00A27294" w:rsidRPr="00A27294">
        <w:rPr>
          <w:i/>
          <w:iCs/>
        </w:rPr>
        <w:t>et al</w:t>
      </w:r>
      <w:r w:rsidR="00A27294">
        <w:t>., 2016).</w:t>
      </w:r>
      <w:r w:rsidR="009A3F06">
        <w:t xml:space="preserve">  The</w:t>
      </w:r>
      <w:r w:rsidR="001674D9">
        <w:t xml:space="preserve"> Macroeconomic Model Data Base (MMB)</w:t>
      </w:r>
      <w:r w:rsidR="009A3F06">
        <w:t xml:space="preserve"> </w:t>
      </w:r>
      <w:del w:id="93" w:author="English, William" w:date="2025-09-15T21:55:00Z" w16du:dateUtc="2025-09-16T01:55:00Z">
        <w:r w:rsidR="009A3F06" w:rsidDel="00392DEB">
          <w:delText xml:space="preserve">is an </w:delText>
        </w:r>
      </w:del>
      <w:r w:rsidR="009A3F06">
        <w:t>archive</w:t>
      </w:r>
      <w:ins w:id="94" w:author="English, William" w:date="2025-09-15T21:55:00Z" w16du:dateUtc="2025-09-16T01:55:00Z">
        <w:r w:rsidR="00392DEB">
          <w:t>s</w:t>
        </w:r>
      </w:ins>
      <w:del w:id="95" w:author="English, William" w:date="2025-09-15T21:55:00Z" w16du:dateUtc="2025-09-16T01:55:00Z">
        <w:r w:rsidR="009A3F06" w:rsidDel="00392DEB">
          <w:delText xml:space="preserve"> </w:delText>
        </w:r>
        <w:r w:rsidR="004E7155" w:rsidDel="00392DEB">
          <w:delText>of</w:delText>
        </w:r>
      </w:del>
      <w:r w:rsidR="009A3F06">
        <w:t xml:space="preserve"> </w:t>
      </w:r>
      <w:r w:rsidR="004B4E7B">
        <w:t xml:space="preserve">a </w:t>
      </w:r>
      <w:r w:rsidR="00FF363E">
        <w:t>wide</w:t>
      </w:r>
      <w:r w:rsidR="004B4E7B">
        <w:t xml:space="preserve"> array of</w:t>
      </w:r>
      <w:r w:rsidR="009A3F06">
        <w:t xml:space="preserve"> macroeconomic models</w:t>
      </w:r>
      <w:r w:rsidR="004E7155">
        <w:t xml:space="preserve">, based on papers published over the last 25 years or so, </w:t>
      </w:r>
      <w:r>
        <w:t>with</w:t>
      </w:r>
      <w:r w:rsidR="009A3F06">
        <w:t xml:space="preserve"> a common front end that </w:t>
      </w:r>
      <w:r>
        <w:t>facilitates model comparisons</w:t>
      </w:r>
      <w:r w:rsidR="009A3F06">
        <w:t>.</w:t>
      </w:r>
      <w:r w:rsidR="009A3F06">
        <w:rPr>
          <w:rStyle w:val="FootnoteReference"/>
          <w:rFonts w:cs="Times New Roman"/>
          <w:szCs w:val="24"/>
        </w:rPr>
        <w:footnoteReference w:id="11"/>
      </w:r>
      <w:r w:rsidR="009A3F06">
        <w:t xml:space="preserve">  </w:t>
      </w:r>
      <w:r>
        <w:t>W</w:t>
      </w:r>
      <w:r w:rsidR="009A3F06">
        <w:t xml:space="preserve">e </w:t>
      </w:r>
      <w:r>
        <w:t>augment the MMB models with</w:t>
      </w:r>
      <w:r w:rsidR="009A3F06">
        <w:t xml:space="preserve"> a small set of monetary policy rules, </w:t>
      </w:r>
      <w:r>
        <w:t>carry out orthogonalized</w:t>
      </w:r>
      <w:r w:rsidR="009A3F06">
        <w:t xml:space="preserve"> shock</w:t>
      </w:r>
      <w:r>
        <w:t>s</w:t>
      </w:r>
      <w:r w:rsidR="009A3F06">
        <w:t xml:space="preserve"> </w:t>
      </w:r>
      <w:r>
        <w:t>to</w:t>
      </w:r>
      <w:r w:rsidR="009A3F06">
        <w:t xml:space="preserve"> the policy </w:t>
      </w:r>
      <w:r>
        <w:t>rules, and compute the impulse response functions (IRFs)</w:t>
      </w:r>
      <w:r w:rsidR="009A3F06">
        <w:t xml:space="preserve">. </w:t>
      </w:r>
      <w:r>
        <w:t xml:space="preserve"> These IRFs, or transformations of them, form much of the data for our analysis.  </w:t>
      </w:r>
      <w:r w:rsidR="009A3F06">
        <w:t xml:space="preserve"> </w:t>
      </w:r>
    </w:p>
    <w:p w14:paraId="6D23452A" w14:textId="39A75A90" w:rsidR="009A3F06" w:rsidRDefault="009A3F06" w:rsidP="009A3F06">
      <w:pPr>
        <w:spacing w:before="100" w:beforeAutospacing="1" w:after="100" w:afterAutospacing="1"/>
        <w:ind w:firstLine="720"/>
        <w:rPr>
          <w:rFonts w:cs="Times New Roman"/>
          <w:i/>
          <w:iCs/>
          <w:szCs w:val="24"/>
        </w:rPr>
      </w:pPr>
      <w:r>
        <w:rPr>
          <w:rFonts w:cs="Times New Roman"/>
          <w:szCs w:val="24"/>
        </w:rPr>
        <w:t xml:space="preserve">One important issue is the selection of models to be used.  Our aim is to select models that </w:t>
      </w:r>
      <w:r w:rsidR="004E7155">
        <w:rPr>
          <w:rFonts w:cs="Times New Roman"/>
          <w:szCs w:val="24"/>
        </w:rPr>
        <w:t>encompass the range of conventional views regarding</w:t>
      </w:r>
      <w:r>
        <w:rPr>
          <w:rFonts w:cs="Times New Roman"/>
          <w:szCs w:val="24"/>
        </w:rPr>
        <w:t xml:space="preserve"> the dynamics of the US economy</w:t>
      </w:r>
      <w:r w:rsidR="004E7155">
        <w:rPr>
          <w:rFonts w:cs="Times New Roman"/>
          <w:szCs w:val="24"/>
        </w:rPr>
        <w:t xml:space="preserve">. </w:t>
      </w:r>
      <w:r>
        <w:rPr>
          <w:rFonts w:cs="Times New Roman"/>
          <w:szCs w:val="24"/>
        </w:rPr>
        <w:t xml:space="preserve"> </w:t>
      </w:r>
      <w:r w:rsidR="004E7155">
        <w:rPr>
          <w:rFonts w:cs="Times New Roman"/>
          <w:szCs w:val="24"/>
        </w:rPr>
        <w:t>T</w:t>
      </w:r>
      <w:r>
        <w:rPr>
          <w:rFonts w:cs="Times New Roman"/>
          <w:szCs w:val="24"/>
        </w:rPr>
        <w:t xml:space="preserve">he MMB </w:t>
      </w:r>
      <w:r w:rsidR="00C47788">
        <w:rPr>
          <w:rFonts w:cs="Times New Roman"/>
          <w:szCs w:val="24"/>
        </w:rPr>
        <w:t>includes</w:t>
      </w:r>
      <w:r>
        <w:rPr>
          <w:rFonts w:cs="Times New Roman"/>
          <w:szCs w:val="24"/>
        </w:rPr>
        <w:t xml:space="preserve"> 61 estimated models of the United States</w:t>
      </w:r>
      <w:r w:rsidR="00C47788">
        <w:rPr>
          <w:rFonts w:cs="Times New Roman"/>
          <w:szCs w:val="24"/>
        </w:rPr>
        <w:t>, which suits our objectives well</w:t>
      </w:r>
      <w:r>
        <w:rPr>
          <w:rFonts w:cs="Times New Roman"/>
          <w:szCs w:val="24"/>
        </w:rPr>
        <w:t xml:space="preserve">.  </w:t>
      </w:r>
      <w:r w:rsidR="00C47788">
        <w:rPr>
          <w:rFonts w:cs="Times New Roman"/>
          <w:szCs w:val="24"/>
        </w:rPr>
        <w:t>It</w:t>
      </w:r>
      <w:r>
        <w:rPr>
          <w:rFonts w:cs="Times New Roman"/>
          <w:szCs w:val="24"/>
        </w:rPr>
        <w:t xml:space="preserve"> also includes 43 calibrated models, of which we include the ones that are calibrated to US economic dynamics.</w:t>
      </w:r>
      <w:r w:rsidR="004E7155">
        <w:rPr>
          <w:rStyle w:val="FootnoteReference"/>
          <w:rFonts w:cs="Times New Roman"/>
          <w:szCs w:val="24"/>
        </w:rPr>
        <w:footnoteReference w:id="12"/>
      </w:r>
      <w:r>
        <w:rPr>
          <w:rFonts w:cs="Times New Roman"/>
          <w:szCs w:val="24"/>
        </w:rPr>
        <w:t xml:space="preserve">  The database also includes a small set of multi-country models.  We </w:t>
      </w:r>
      <w:r>
        <w:rPr>
          <w:rFonts w:cs="Times New Roman"/>
          <w:szCs w:val="24"/>
        </w:rPr>
        <w:lastRenderedPageBreak/>
        <w:t>retain th</w:t>
      </w:r>
      <w:r w:rsidR="00C47788">
        <w:rPr>
          <w:rFonts w:cs="Times New Roman"/>
          <w:szCs w:val="24"/>
        </w:rPr>
        <w:t>o</w:t>
      </w:r>
      <w:r>
        <w:rPr>
          <w:rFonts w:cs="Times New Roman"/>
          <w:szCs w:val="24"/>
        </w:rPr>
        <w:t xml:space="preserve">se </w:t>
      </w:r>
      <w:r w:rsidR="004B4E7B">
        <w:rPr>
          <w:rFonts w:cs="Times New Roman"/>
          <w:szCs w:val="24"/>
        </w:rPr>
        <w:t>multi</w:t>
      </w:r>
      <w:r w:rsidR="00DF0728">
        <w:rPr>
          <w:rFonts w:cs="Times New Roman"/>
          <w:szCs w:val="24"/>
        </w:rPr>
        <w:t>-</w:t>
      </w:r>
      <w:r w:rsidR="004B4E7B">
        <w:rPr>
          <w:rFonts w:cs="Times New Roman"/>
          <w:szCs w:val="24"/>
        </w:rPr>
        <w:t xml:space="preserve">country models </w:t>
      </w:r>
      <w:r w:rsidR="00C47788">
        <w:rPr>
          <w:rFonts w:cs="Times New Roman"/>
          <w:szCs w:val="24"/>
        </w:rPr>
        <w:t>that were</w:t>
      </w:r>
      <w:r>
        <w:rPr>
          <w:rFonts w:cs="Times New Roman"/>
          <w:szCs w:val="24"/>
        </w:rPr>
        <w:t xml:space="preserve"> intended to capture open economy </w:t>
      </w:r>
      <w:r w:rsidR="00C47788">
        <w:rPr>
          <w:rFonts w:cs="Times New Roman"/>
          <w:szCs w:val="24"/>
        </w:rPr>
        <w:t>aspects of</w:t>
      </w:r>
      <w:r>
        <w:rPr>
          <w:rFonts w:cs="Times New Roman"/>
          <w:szCs w:val="24"/>
        </w:rPr>
        <w:t xml:space="preserve"> the US economy</w:t>
      </w:r>
      <w:r w:rsidR="00C47788">
        <w:rPr>
          <w:rFonts w:cs="Times New Roman"/>
          <w:szCs w:val="24"/>
        </w:rPr>
        <w:t xml:space="preserve">, </w:t>
      </w:r>
      <w:r w:rsidR="00377070">
        <w:rPr>
          <w:rFonts w:cs="Times New Roman"/>
          <w:szCs w:val="24"/>
        </w:rPr>
        <w:t xml:space="preserve">eight </w:t>
      </w:r>
      <w:r w:rsidR="00C47788">
        <w:rPr>
          <w:rFonts w:cs="Times New Roman"/>
          <w:szCs w:val="24"/>
        </w:rPr>
        <w:t>in total</w:t>
      </w:r>
      <w:r>
        <w:rPr>
          <w:rFonts w:cs="Times New Roman"/>
          <w:szCs w:val="24"/>
        </w:rPr>
        <w:t xml:space="preserve">.  Finally, while the bulk of the models in the MMB are linear rational expectations models, we </w:t>
      </w:r>
      <w:r w:rsidR="004B4E7B">
        <w:rPr>
          <w:rFonts w:cs="Times New Roman"/>
          <w:szCs w:val="24"/>
        </w:rPr>
        <w:t>include</w:t>
      </w:r>
      <w:r>
        <w:rPr>
          <w:rFonts w:cs="Times New Roman"/>
          <w:szCs w:val="24"/>
        </w:rPr>
        <w:t xml:space="preserve"> 11 calibrated or estimated models of the US economy that employ adaptive learning</w:t>
      </w:r>
      <w:r w:rsidRPr="00741D61">
        <w:rPr>
          <w:rFonts w:cs="Times New Roman"/>
          <w:i/>
          <w:iCs/>
          <w:szCs w:val="24"/>
        </w:rPr>
        <w:t xml:space="preserve">. </w:t>
      </w:r>
    </w:p>
    <w:p w14:paraId="21C3C0E5" w14:textId="308903BA" w:rsidR="00C47788" w:rsidRDefault="00C47788" w:rsidP="00F6629A">
      <w:pPr>
        <w:ind w:firstLine="720"/>
        <w:rPr>
          <w:rFonts w:eastAsiaTheme="minorEastAsia"/>
        </w:rPr>
      </w:pPr>
      <w:r>
        <w:t xml:space="preserve">Because we are interested in </w:t>
      </w:r>
      <w:r w:rsidR="00161390">
        <w:t xml:space="preserve">analyzing </w:t>
      </w:r>
      <w:r>
        <w:t>as much of the</w:t>
      </w:r>
      <w:r w:rsidR="00161390">
        <w:t xml:space="preserve"> </w:t>
      </w:r>
      <w:r w:rsidR="00F27A54">
        <w:t>modern</w:t>
      </w:r>
      <w:r w:rsidR="004B4E7B">
        <w:t xml:space="preserve"> </w:t>
      </w:r>
      <w:r w:rsidR="00161390">
        <w:t>modeling</w:t>
      </w:r>
      <w:r w:rsidR="00766D21">
        <w:t xml:space="preserve"> literature</w:t>
      </w:r>
      <w:r>
        <w:t xml:space="preserve"> as practicable, </w:t>
      </w:r>
      <w:r w:rsidR="004B4E7B">
        <w:t xml:space="preserve">our inclination in curation </w:t>
      </w:r>
      <w:r w:rsidR="00603F0F">
        <w:t>i</w:t>
      </w:r>
      <w:r w:rsidR="004B4E7B">
        <w:t>s to</w:t>
      </w:r>
      <w:r>
        <w:t xml:space="preserve"> </w:t>
      </w:r>
      <w:r w:rsidR="00766D21">
        <w:t xml:space="preserve">retain as many models from the MMB as possible.  Even so, </w:t>
      </w:r>
      <w:r w:rsidR="00161390">
        <w:t xml:space="preserve">we drop </w:t>
      </w:r>
      <w:del w:id="97" w:author="English, William" w:date="2025-09-15T21:56:00Z" w16du:dateUtc="2025-09-16T01:56:00Z">
        <w:r w:rsidR="007C6E9B" w:rsidDel="002F6333">
          <w:delText>a number of</w:delText>
        </w:r>
      </w:del>
      <w:ins w:id="98" w:author="English, William" w:date="2025-09-15T21:56:00Z" w16du:dateUtc="2025-09-16T01:56:00Z">
        <w:r w:rsidR="002F6333">
          <w:t>several</w:t>
        </w:r>
      </w:ins>
      <w:r w:rsidR="007C6E9B">
        <w:t xml:space="preserve"> </w:t>
      </w:r>
      <w:r w:rsidR="00161390">
        <w:t xml:space="preserve">models </w:t>
      </w:r>
      <w:r>
        <w:t>from our analysis</w:t>
      </w:r>
      <w:r w:rsidR="00766D21">
        <w:t>, for a variety of reasons</w:t>
      </w:r>
      <w:r>
        <w:t xml:space="preserve">.  First, </w:t>
      </w:r>
      <w:r w:rsidR="00766D21">
        <w:t>s</w:t>
      </w:r>
      <w:r>
        <w:t>ome papers include more than one</w:t>
      </w:r>
      <w:r w:rsidR="00766D21">
        <w:t xml:space="preserve"> version of the</w:t>
      </w:r>
      <w:r>
        <w:t xml:space="preserve"> model </w:t>
      </w:r>
      <w:r w:rsidR="00766D21">
        <w:t>under study</w:t>
      </w:r>
      <w:r>
        <w:t xml:space="preserve">, </w:t>
      </w:r>
      <w:r w:rsidR="00766D21">
        <w:t>often to serve as the benchmark</w:t>
      </w:r>
      <w:r>
        <w:t xml:space="preserve"> for an added model feature, or to match the model to different scenarios.  In such cases, we include only one model in our analysis, choosing the version of the model </w:t>
      </w:r>
      <w:r w:rsidR="00A02CBF">
        <w:t xml:space="preserve">upon which the paper in question was focused so long as that model </w:t>
      </w:r>
      <w:r w:rsidR="00504BBC">
        <w:t>was</w:t>
      </w:r>
      <w:r>
        <w:t xml:space="preserve"> suited to our examination of the effects of monetary policy shocks.  Second, some of the models with adaptive learning were de</w:t>
      </w:r>
      <w:r w:rsidR="00A02CBF">
        <w:t>rived from</w:t>
      </w:r>
      <w:r w:rsidR="00DF0728">
        <w:t xml:space="preserve"> a</w:t>
      </w:r>
      <w:r>
        <w:t xml:space="preserve"> </w:t>
      </w:r>
      <w:r w:rsidR="00A02CBF">
        <w:t>rational expectations</w:t>
      </w:r>
      <w:r w:rsidR="00DF0728">
        <w:t xml:space="preserve"> </w:t>
      </w:r>
      <w:r w:rsidR="00A02CBF">
        <w:t>counterpart</w:t>
      </w:r>
      <w:r>
        <w:t xml:space="preserve">.  In those cases, </w:t>
      </w:r>
      <w:r w:rsidR="00D631DD">
        <w:t xml:space="preserve">we include the adaptive learning model </w:t>
      </w:r>
      <w:r w:rsidR="00185371">
        <w:t xml:space="preserve">only if </w:t>
      </w:r>
      <w:r>
        <w:t xml:space="preserve">the learning </w:t>
      </w:r>
      <w:r w:rsidR="00A02CBF">
        <w:t xml:space="preserve">mechanism </w:t>
      </w:r>
      <w:r>
        <w:t xml:space="preserve">affected the impulse-response functions in a </w:t>
      </w:r>
      <w:r w:rsidR="00A02CBF">
        <w:t>material</w:t>
      </w:r>
      <w:r>
        <w:t xml:space="preserve"> way</w:t>
      </w:r>
      <w:r w:rsidR="00185371">
        <w:t xml:space="preserve">.  </w:t>
      </w:r>
      <w:r>
        <w:rPr>
          <w:rFonts w:eastAsiaTheme="minorEastAsia"/>
        </w:rPr>
        <w:t xml:space="preserve">Finally, </w:t>
      </w:r>
      <w:ins w:id="99" w:author="English, William" w:date="2025-09-15T21:56:00Z" w16du:dateUtc="2025-09-16T01:56:00Z">
        <w:r w:rsidR="00CB12F7">
          <w:rPr>
            <w:rFonts w:eastAsiaTheme="minorEastAsia"/>
          </w:rPr>
          <w:t xml:space="preserve">some models could not be solved under some of our monetary policy rules, so no results were available for those cases.  </w:t>
        </w:r>
      </w:ins>
      <w:del w:id="100" w:author="English, William" w:date="2025-09-15T21:56:00Z" w16du:dateUtc="2025-09-16T01:56:00Z">
        <w:r w:rsidR="00F83A64" w:rsidDel="00CB12F7">
          <w:rPr>
            <w:rFonts w:eastAsiaTheme="minorEastAsia"/>
          </w:rPr>
          <w:delText>we found that a few</w:delText>
        </w:r>
        <w:r w:rsidDel="00CB12F7">
          <w:rPr>
            <w:rFonts w:eastAsiaTheme="minorEastAsia"/>
          </w:rPr>
          <w:delText xml:space="preserve"> of the model</w:delText>
        </w:r>
        <w:r w:rsidR="00F83A64" w:rsidDel="00CB12F7">
          <w:rPr>
            <w:rFonts w:eastAsiaTheme="minorEastAsia"/>
          </w:rPr>
          <w:delText>s could not be solved</w:delText>
        </w:r>
        <w:r w:rsidDel="00CB12F7">
          <w:rPr>
            <w:rFonts w:eastAsiaTheme="minorEastAsia"/>
          </w:rPr>
          <w:delText xml:space="preserve"> </w:delText>
        </w:r>
        <w:r w:rsidR="00F83A64" w:rsidDel="00CB12F7">
          <w:rPr>
            <w:rFonts w:eastAsiaTheme="minorEastAsia"/>
          </w:rPr>
          <w:delText>with our</w:delText>
        </w:r>
        <w:r w:rsidDel="00CB12F7">
          <w:rPr>
            <w:rFonts w:eastAsiaTheme="minorEastAsia"/>
          </w:rPr>
          <w:delText xml:space="preserve"> monetary policy </w:delText>
        </w:r>
        <w:r w:rsidR="00F83A64" w:rsidDel="00CB12F7">
          <w:rPr>
            <w:rFonts w:eastAsiaTheme="minorEastAsia"/>
          </w:rPr>
          <w:delText>rules</w:delText>
        </w:r>
        <w:r w:rsidDel="00CB12F7">
          <w:rPr>
            <w:rFonts w:eastAsiaTheme="minorEastAsia"/>
          </w:rPr>
          <w:delText xml:space="preserve"> and so had to be dropped.  </w:delText>
        </w:r>
      </w:del>
      <w:r w:rsidR="00A02CBF">
        <w:rPr>
          <w:rFonts w:eastAsiaTheme="minorEastAsia"/>
        </w:rPr>
        <w:t xml:space="preserve">Ultimately, </w:t>
      </w:r>
      <w:r w:rsidR="00A27294">
        <w:rPr>
          <w:rFonts w:eastAsiaTheme="minorEastAsia"/>
        </w:rPr>
        <w:t xml:space="preserve">in our full sample </w:t>
      </w:r>
      <w:r w:rsidR="00A02CBF">
        <w:rPr>
          <w:rFonts w:eastAsiaTheme="minorEastAsia"/>
        </w:rPr>
        <w:t>we use</w:t>
      </w:r>
      <w:r w:rsidR="00593C57">
        <w:rPr>
          <w:rFonts w:eastAsiaTheme="minorEastAsia"/>
        </w:rPr>
        <w:t>d</w:t>
      </w:r>
      <w:r>
        <w:rPr>
          <w:rFonts w:eastAsiaTheme="minorEastAsia"/>
        </w:rPr>
        <w:t xml:space="preserve"> </w:t>
      </w:r>
      <w:r w:rsidR="00D434B7">
        <w:rPr>
          <w:rFonts w:eastAsiaTheme="minorEastAsia"/>
        </w:rPr>
        <w:t>7</w:t>
      </w:r>
      <w:r w:rsidR="007A0595">
        <w:rPr>
          <w:rFonts w:eastAsiaTheme="minorEastAsia"/>
        </w:rPr>
        <w:t>5</w:t>
      </w:r>
      <w:r w:rsidR="00D434B7">
        <w:rPr>
          <w:rFonts w:eastAsiaTheme="minorEastAsia"/>
        </w:rPr>
        <w:t xml:space="preserve"> </w:t>
      </w:r>
      <w:r>
        <w:rPr>
          <w:rFonts w:eastAsiaTheme="minorEastAsia"/>
        </w:rPr>
        <w:t>models</w:t>
      </w:r>
      <w:r w:rsidR="00A02CBF">
        <w:rPr>
          <w:rFonts w:eastAsiaTheme="minorEastAsia"/>
        </w:rPr>
        <w:t>, which with our policy rules resulted in 2</w:t>
      </w:r>
      <w:r w:rsidR="00D729CB">
        <w:rPr>
          <w:rFonts w:eastAsiaTheme="minorEastAsia"/>
        </w:rPr>
        <w:t>17</w:t>
      </w:r>
      <w:r w:rsidR="00A02CBF">
        <w:rPr>
          <w:rFonts w:eastAsiaTheme="minorEastAsia"/>
        </w:rPr>
        <w:t xml:space="preserve"> observations for the quantitative measures derived from our policy experiments</w:t>
      </w:r>
      <w:r>
        <w:rPr>
          <w:rFonts w:eastAsiaTheme="minorEastAsia"/>
        </w:rPr>
        <w:t>.</w:t>
      </w:r>
      <w:r w:rsidR="00A27294">
        <w:rPr>
          <w:rFonts w:eastAsiaTheme="minorEastAsia"/>
        </w:rPr>
        <w:t xml:space="preserve"> </w:t>
      </w:r>
      <w:r>
        <w:rPr>
          <w:rFonts w:eastAsiaTheme="minorEastAsia"/>
        </w:rPr>
        <w:t xml:space="preserve"> See Appendix A for a list of the models included in the analysis.</w:t>
      </w:r>
    </w:p>
    <w:p w14:paraId="32B75FB0" w14:textId="76904217" w:rsidR="00F83A64" w:rsidRPr="00927C7E" w:rsidRDefault="00F83A64" w:rsidP="00927C7E">
      <w:pPr>
        <w:pStyle w:val="Heading2"/>
      </w:pPr>
      <w:proofErr w:type="gramStart"/>
      <w:r>
        <w:lastRenderedPageBreak/>
        <w:t>3.2  The</w:t>
      </w:r>
      <w:proofErr w:type="gramEnd"/>
      <w:r>
        <w:t xml:space="preserve"> policy rules</w:t>
      </w:r>
    </w:p>
    <w:p w14:paraId="7D2160BA" w14:textId="7D387E63" w:rsidR="009A3F06" w:rsidRDefault="00F83A64" w:rsidP="00CA7903">
      <w:pPr>
        <w:spacing w:after="0"/>
        <w:rPr>
          <w:rFonts w:cs="Times New Roman"/>
          <w:szCs w:val="24"/>
        </w:rPr>
      </w:pPr>
      <w:r>
        <w:rPr>
          <w:rFonts w:cs="Times New Roman"/>
          <w:szCs w:val="24"/>
        </w:rPr>
        <w:t xml:space="preserve">Ultimately, the </w:t>
      </w:r>
      <w:r w:rsidR="00CB24BC">
        <w:rPr>
          <w:rFonts w:cs="Times New Roman"/>
          <w:szCs w:val="24"/>
        </w:rPr>
        <w:t xml:space="preserve">dynamic effects of </w:t>
      </w:r>
      <w:r>
        <w:rPr>
          <w:rFonts w:cs="Times New Roman"/>
          <w:szCs w:val="24"/>
        </w:rPr>
        <w:t xml:space="preserve">monetary policy </w:t>
      </w:r>
      <w:r w:rsidR="00CB24BC">
        <w:rPr>
          <w:rFonts w:cs="Times New Roman"/>
          <w:szCs w:val="24"/>
        </w:rPr>
        <w:t>are</w:t>
      </w:r>
      <w:r>
        <w:rPr>
          <w:rFonts w:cs="Times New Roman"/>
          <w:szCs w:val="24"/>
        </w:rPr>
        <w:t xml:space="preserve"> jointly determined by the structural features of th</w:t>
      </w:r>
      <w:r w:rsidR="00852659">
        <w:rPr>
          <w:rFonts w:cs="Times New Roman"/>
          <w:szCs w:val="24"/>
        </w:rPr>
        <w:t>e</w:t>
      </w:r>
      <w:r>
        <w:rPr>
          <w:rFonts w:cs="Times New Roman"/>
          <w:szCs w:val="24"/>
        </w:rPr>
        <w:t xml:space="preserve"> </w:t>
      </w:r>
      <w:r w:rsidR="00A27294">
        <w:rPr>
          <w:rFonts w:cs="Times New Roman"/>
          <w:szCs w:val="24"/>
        </w:rPr>
        <w:t xml:space="preserve">non-monetary aspects of the </w:t>
      </w:r>
      <w:r>
        <w:rPr>
          <w:rFonts w:cs="Times New Roman"/>
          <w:szCs w:val="24"/>
        </w:rPr>
        <w:t xml:space="preserve">economy and by the conduct of monetary policy, as governed by the monetary policy rule.  </w:t>
      </w:r>
      <w:r w:rsidR="009A3F06">
        <w:rPr>
          <w:rFonts w:cs="Times New Roman"/>
          <w:szCs w:val="24"/>
        </w:rPr>
        <w:t xml:space="preserve">To </w:t>
      </w:r>
      <w:r>
        <w:rPr>
          <w:rFonts w:cs="Times New Roman"/>
          <w:szCs w:val="24"/>
        </w:rPr>
        <w:t xml:space="preserve">investigate this dependency, and to </w:t>
      </w:r>
      <w:r w:rsidR="009A3F06">
        <w:rPr>
          <w:rFonts w:cs="Times New Roman"/>
          <w:szCs w:val="24"/>
        </w:rPr>
        <w:t xml:space="preserve">ensure that our results are not </w:t>
      </w:r>
      <w:r w:rsidR="007B4BC3">
        <w:rPr>
          <w:rFonts w:cs="Times New Roman"/>
          <w:szCs w:val="24"/>
        </w:rPr>
        <w:t xml:space="preserve">idiosyncratic functions of </w:t>
      </w:r>
      <w:r w:rsidR="009A3F06">
        <w:rPr>
          <w:rFonts w:cs="Times New Roman"/>
          <w:szCs w:val="24"/>
        </w:rPr>
        <w:t xml:space="preserve">a </w:t>
      </w:r>
      <w:r w:rsidR="007B4BC3">
        <w:rPr>
          <w:rFonts w:cs="Times New Roman"/>
          <w:szCs w:val="24"/>
        </w:rPr>
        <w:t>particular</w:t>
      </w:r>
      <w:r w:rsidR="009A3F06">
        <w:rPr>
          <w:rFonts w:cs="Times New Roman"/>
          <w:szCs w:val="24"/>
        </w:rPr>
        <w:t xml:space="preserve"> </w:t>
      </w:r>
      <w:r w:rsidR="007B4BC3">
        <w:rPr>
          <w:rFonts w:cs="Times New Roman"/>
          <w:szCs w:val="24"/>
        </w:rPr>
        <w:t>specification</w:t>
      </w:r>
      <w:r w:rsidR="00CB24BC">
        <w:rPr>
          <w:rFonts w:cs="Times New Roman"/>
          <w:szCs w:val="24"/>
        </w:rPr>
        <w:t>,</w:t>
      </w:r>
      <w:r w:rsidR="009A3F06">
        <w:rPr>
          <w:rFonts w:cs="Times New Roman"/>
          <w:szCs w:val="24"/>
        </w:rPr>
        <w:t xml:space="preserve"> we us</w:t>
      </w:r>
      <w:r w:rsidR="007B4BC3">
        <w:rPr>
          <w:rFonts w:cs="Times New Roman"/>
          <w:szCs w:val="24"/>
        </w:rPr>
        <w:t>e</w:t>
      </w:r>
      <w:r w:rsidR="009A3F06">
        <w:rPr>
          <w:rFonts w:cs="Times New Roman"/>
          <w:szCs w:val="24"/>
        </w:rPr>
        <w:t xml:space="preserve"> three</w:t>
      </w:r>
      <w:r w:rsidR="00DF0728">
        <w:rPr>
          <w:rFonts w:cs="Times New Roman"/>
          <w:szCs w:val="24"/>
        </w:rPr>
        <w:t xml:space="preserve"> </w:t>
      </w:r>
      <w:r w:rsidR="009A3F06">
        <w:rPr>
          <w:rFonts w:cs="Times New Roman"/>
          <w:szCs w:val="24"/>
        </w:rPr>
        <w:t>rules</w:t>
      </w:r>
      <w:r w:rsidR="00920546">
        <w:rPr>
          <w:rFonts w:cs="Times New Roman"/>
          <w:szCs w:val="24"/>
        </w:rPr>
        <w:t>, standardized across our models.</w:t>
      </w:r>
      <w:r w:rsidR="009A3F06">
        <w:rPr>
          <w:rStyle w:val="FootnoteReference"/>
          <w:rFonts w:cs="Times New Roman"/>
          <w:szCs w:val="24"/>
        </w:rPr>
        <w:footnoteReference w:id="13"/>
      </w:r>
      <w:r w:rsidR="009A3F06">
        <w:rPr>
          <w:rFonts w:cs="Times New Roman"/>
          <w:szCs w:val="24"/>
        </w:rPr>
        <w:t xml:space="preserve">  </w:t>
      </w:r>
      <w:r w:rsidR="007B4BC3">
        <w:rPr>
          <w:rFonts w:cs="Times New Roman"/>
          <w:szCs w:val="24"/>
        </w:rPr>
        <w:t>The f</w:t>
      </w:r>
      <w:r w:rsidR="009A3F06">
        <w:rPr>
          <w:rFonts w:cs="Times New Roman"/>
          <w:szCs w:val="24"/>
        </w:rPr>
        <w:t>irst</w:t>
      </w:r>
      <w:r w:rsidR="007B4BC3">
        <w:rPr>
          <w:rFonts w:cs="Times New Roman"/>
          <w:szCs w:val="24"/>
        </w:rPr>
        <w:t xml:space="preserve"> is</w:t>
      </w:r>
      <w:r w:rsidR="009A3F06">
        <w:rPr>
          <w:rFonts w:cs="Times New Roman"/>
          <w:szCs w:val="24"/>
        </w:rPr>
        <w:t xml:space="preserve"> the </w:t>
      </w:r>
      <w:r w:rsidR="00920546">
        <w:rPr>
          <w:rFonts w:cs="Times New Roman"/>
          <w:szCs w:val="24"/>
        </w:rPr>
        <w:t>familiar</w:t>
      </w:r>
      <w:r w:rsidR="009A3F06">
        <w:rPr>
          <w:rFonts w:cs="Times New Roman"/>
          <w:szCs w:val="24"/>
        </w:rPr>
        <w:t xml:space="preserve"> Taylor (1993) rule (TR):</w:t>
      </w:r>
      <w:r w:rsidR="009A3F06">
        <w:rPr>
          <w:rStyle w:val="FootnoteReference"/>
          <w:rFonts w:cs="Times New Roman"/>
          <w:szCs w:val="24"/>
        </w:rPr>
        <w:footnoteReference w:id="14"/>
      </w:r>
      <w:r w:rsidR="009A3F06">
        <w:rPr>
          <w:rFonts w:cs="Times New Roman"/>
          <w:szCs w:val="24"/>
        </w:rPr>
        <w:t xml:space="preserve"> </w:t>
      </w:r>
    </w:p>
    <w:p w14:paraId="0488C52C" w14:textId="5E4D6D0D" w:rsidR="009A3F06" w:rsidRDefault="00870E06" w:rsidP="009A3F06">
      <w:pPr>
        <w:spacing w:before="100" w:beforeAutospacing="1" w:after="100" w:afterAutospacing="1"/>
        <w:ind w:firstLine="720"/>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t</m:t>
              </m:r>
            </m:sub>
          </m:sSub>
          <m:r>
            <w:rPr>
              <w:rFonts w:ascii="Cambria Math" w:hAnsi="Cambria Math" w:cs="Times New Roman"/>
              <w:szCs w:val="24"/>
            </w:rPr>
            <m:t>=1.5*</m:t>
          </m:r>
          <m:d>
            <m:dPr>
              <m:ctrlPr>
                <w:rPr>
                  <w:rFonts w:ascii="Cambria Math" w:hAnsi="Cambria Math" w:cs="Times New Roman"/>
                  <w:i/>
                  <w:szCs w:val="24"/>
                </w:rPr>
              </m:ctrlPr>
            </m:dPr>
            <m:e>
              <m:sSubSup>
                <m:sSubSupPr>
                  <m:ctrlPr>
                    <w:rPr>
                      <w:rFonts w:ascii="Cambria Math" w:hAnsi="Cambria Math" w:cs="Times New Roman"/>
                      <w:i/>
                      <w:szCs w:val="24"/>
                    </w:rPr>
                  </m:ctrlPr>
                </m:sSubSupPr>
                <m:e>
                  <m:r>
                    <w:rPr>
                      <w:rFonts w:ascii="Cambria Math" w:hAnsi="Cambria Math" w:cs="Times New Roman"/>
                      <w:szCs w:val="24"/>
                    </w:rPr>
                    <m:t>π</m:t>
                  </m:r>
                </m:e>
                <m:sub>
                  <m:r>
                    <w:rPr>
                      <w:rFonts w:ascii="Cambria Math" w:hAnsi="Cambria Math" w:cs="Times New Roman"/>
                      <w:szCs w:val="24"/>
                    </w:rPr>
                    <m:t>t</m:t>
                  </m:r>
                </m:sub>
                <m:sup>
                  <m:r>
                    <w:rPr>
                      <w:rFonts w:ascii="Cambria Math" w:hAnsi="Cambria Math" w:cs="Times New Roman"/>
                      <w:szCs w:val="24"/>
                    </w:rPr>
                    <m:t>4</m:t>
                  </m:r>
                </m:sup>
              </m:sSubSup>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π</m:t>
                  </m:r>
                </m:e>
                <m:sub>
                  <m:r>
                    <w:rPr>
                      <w:rFonts w:ascii="Cambria Math" w:hAnsi="Cambria Math" w:cs="Times New Roman"/>
                      <w:szCs w:val="24"/>
                    </w:rPr>
                    <m:t>t</m:t>
                  </m:r>
                </m:sub>
                <m:sup>
                  <m:r>
                    <w:rPr>
                      <w:rFonts w:ascii="Cambria Math" w:hAnsi="Cambria Math" w:cs="Times New Roman"/>
                      <w:szCs w:val="24"/>
                    </w:rPr>
                    <m:t>*</m:t>
                  </m:r>
                </m:sup>
              </m:sSubSup>
            </m:e>
          </m:d>
          <m:r>
            <w:rPr>
              <w:rFonts w:ascii="Cambria Math" w:hAnsi="Cambria Math" w:cs="Times New Roman"/>
              <w:szCs w:val="24"/>
            </w:rPr>
            <m:t>+0.5*</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t</m:t>
              </m:r>
            </m:sub>
          </m:sSub>
        </m:oMath>
      </m:oMathPara>
    </w:p>
    <w:p w14:paraId="0E00D75E" w14:textId="13CE9E0C" w:rsidR="009A3F06" w:rsidRDefault="007B4BC3" w:rsidP="009A3F06">
      <w:pPr>
        <w:spacing w:before="100" w:beforeAutospacing="1" w:after="100" w:afterAutospacing="1"/>
        <w:rPr>
          <w:rFonts w:cs="Times New Roman"/>
          <w:szCs w:val="24"/>
        </w:rPr>
      </w:pPr>
      <w:r>
        <w:rPr>
          <w:rFonts w:cs="Times New Roman"/>
          <w:szCs w:val="24"/>
        </w:rPr>
        <w:t>w</w:t>
      </w:r>
      <w:r w:rsidR="009A3F06">
        <w:rPr>
          <w:rFonts w:cs="Times New Roman"/>
          <w:szCs w:val="24"/>
        </w:rPr>
        <w:t xml:space="preserve">here </w:t>
      </w:r>
      <w:proofErr w:type="spellStart"/>
      <w:r w:rsidR="009A3F06" w:rsidRPr="00B0705A">
        <w:rPr>
          <w:rFonts w:cs="Times New Roman"/>
          <w:i/>
          <w:iCs/>
          <w:szCs w:val="24"/>
        </w:rPr>
        <w:t>i</w:t>
      </w:r>
      <w:proofErr w:type="spellEnd"/>
      <w:r w:rsidR="009A3F06">
        <w:rPr>
          <w:rFonts w:cs="Times New Roman"/>
          <w:i/>
          <w:iCs/>
          <w:szCs w:val="24"/>
        </w:rPr>
        <w:t xml:space="preserve"> </w:t>
      </w:r>
      <w:r w:rsidR="009A3F06" w:rsidRPr="00B0705A">
        <w:rPr>
          <w:rFonts w:cs="Times New Roman"/>
          <w:szCs w:val="24"/>
        </w:rPr>
        <w:t xml:space="preserve">is the </w:t>
      </w:r>
      <w:r w:rsidR="00920546">
        <w:rPr>
          <w:rFonts w:cs="Times New Roman"/>
          <w:szCs w:val="24"/>
        </w:rPr>
        <w:t xml:space="preserve">annualized </w:t>
      </w:r>
      <w:r w:rsidR="009A3F06" w:rsidRPr="00B0705A">
        <w:rPr>
          <w:rFonts w:cs="Times New Roman"/>
          <w:szCs w:val="24"/>
        </w:rPr>
        <w:t xml:space="preserve">nominal federal funds rate,  </w:t>
      </w:r>
      <m:oMath>
        <m:sSup>
          <m:sSupPr>
            <m:ctrlPr>
              <w:rPr>
                <w:rFonts w:ascii="Cambria Math" w:hAnsi="Cambria Math" w:cs="Times New Roman"/>
                <w:i/>
                <w:szCs w:val="24"/>
              </w:rPr>
            </m:ctrlPr>
          </m:sSupPr>
          <m:e>
            <m:r>
              <w:rPr>
                <w:rFonts w:ascii="Cambria Math" w:hAnsi="Cambria Math" w:cs="Times New Roman"/>
                <w:szCs w:val="24"/>
              </w:rPr>
              <m:t>π</m:t>
            </m:r>
          </m:e>
          <m:sup>
            <m:r>
              <w:rPr>
                <w:rFonts w:ascii="Cambria Math" w:hAnsi="Cambria Math" w:cs="Times New Roman"/>
                <w:szCs w:val="24"/>
              </w:rPr>
              <m:t>4</m:t>
            </m:r>
          </m:sup>
        </m:sSup>
      </m:oMath>
      <w:r w:rsidR="009A3F06">
        <w:rPr>
          <w:rFonts w:eastAsiaTheme="minorEastAsia" w:cs="Times New Roman"/>
          <w:szCs w:val="24"/>
        </w:rPr>
        <w:t xml:space="preserve"> is four-quarter inflation, </w:t>
      </w:r>
      <m:oMath>
        <m:sSup>
          <m:sSupPr>
            <m:ctrlPr>
              <w:rPr>
                <w:rFonts w:ascii="Cambria Math" w:hAnsi="Cambria Math" w:cs="Times New Roman"/>
                <w:i/>
                <w:szCs w:val="24"/>
              </w:rPr>
            </m:ctrlPr>
          </m:sSupPr>
          <m:e>
            <m:r>
              <w:rPr>
                <w:rFonts w:ascii="Cambria Math" w:hAnsi="Cambria Math" w:cs="Times New Roman"/>
                <w:szCs w:val="24"/>
              </w:rPr>
              <m:t>π</m:t>
            </m:r>
          </m:e>
          <m:sup>
            <m:r>
              <w:rPr>
                <w:rFonts w:ascii="Cambria Math" w:hAnsi="Cambria Math" w:cs="Times New Roman"/>
                <w:szCs w:val="24"/>
              </w:rPr>
              <m:t>*</m:t>
            </m:r>
          </m:sup>
        </m:sSup>
      </m:oMath>
      <w:r w:rsidR="00656E9E">
        <w:rPr>
          <w:rFonts w:eastAsiaTheme="minorEastAsia" w:cs="Times New Roman"/>
          <w:szCs w:val="24"/>
        </w:rPr>
        <w:t>is the target rate of inflation,</w:t>
      </w:r>
      <w:r w:rsidR="009A3F06">
        <w:rPr>
          <w:rFonts w:eastAsiaTheme="minorEastAsia" w:cs="Times New Roman"/>
          <w:szCs w:val="24"/>
        </w:rPr>
        <w:t xml:space="preserve"> </w:t>
      </w:r>
      <m:oMath>
        <m:r>
          <w:rPr>
            <w:rFonts w:ascii="Cambria Math" w:eastAsiaTheme="minorEastAsia" w:hAnsi="Cambria Math" w:cs="Times New Roman"/>
            <w:szCs w:val="24"/>
          </w:rPr>
          <m:t>y</m:t>
        </m:r>
      </m:oMath>
      <w:r w:rsidR="009A3F06">
        <w:rPr>
          <w:rFonts w:eastAsiaTheme="minorEastAsia" w:cs="Times New Roman"/>
          <w:szCs w:val="24"/>
        </w:rPr>
        <w:t xml:space="preserve"> is the output gap</w:t>
      </w:r>
      <w:r w:rsidR="00920546">
        <w:rPr>
          <w:rFonts w:eastAsiaTheme="minorEastAsia" w:cs="Times New Roman"/>
          <w:szCs w:val="24"/>
        </w:rPr>
        <w:t xml:space="preserve">, and </w:t>
      </w:r>
      <w:r w:rsidR="00920546" w:rsidRPr="00F33711">
        <w:rPr>
          <w:rFonts w:eastAsiaTheme="minorEastAsia" w:cs="Times New Roman"/>
          <w:i/>
          <w:iCs/>
          <w:szCs w:val="24"/>
        </w:rPr>
        <w:t>u</w:t>
      </w:r>
      <w:r w:rsidR="00920546">
        <w:rPr>
          <w:rFonts w:eastAsiaTheme="minorEastAsia" w:cs="Times New Roman"/>
          <w:szCs w:val="24"/>
        </w:rPr>
        <w:t xml:space="preserve"> is a disturbance term</w:t>
      </w:r>
      <w:r w:rsidR="009A3F06">
        <w:rPr>
          <w:rFonts w:eastAsiaTheme="minorEastAsia" w:cs="Times New Roman"/>
          <w:szCs w:val="24"/>
        </w:rPr>
        <w:t xml:space="preserve">.  </w:t>
      </w:r>
      <w:r w:rsidR="009A3F06">
        <w:rPr>
          <w:rFonts w:cs="Times New Roman"/>
          <w:szCs w:val="24"/>
        </w:rPr>
        <w:t>Second, an inertial version of the Taylor rule (ITR):</w:t>
      </w:r>
    </w:p>
    <w:p w14:paraId="5152F555" w14:textId="42488314" w:rsidR="009A3F06" w:rsidRDefault="00870E06" w:rsidP="009A3F06">
      <w:pPr>
        <w:spacing w:before="100" w:beforeAutospacing="1" w:after="100" w:afterAutospacing="1"/>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t</m:t>
              </m:r>
            </m:sub>
          </m:sSub>
          <m:r>
            <w:rPr>
              <w:rFonts w:ascii="Cambria Math" w:hAnsi="Cambria Math" w:cs="Times New Roman"/>
              <w:szCs w:val="24"/>
            </w:rPr>
            <m:t>=0.75*</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t</m:t>
              </m:r>
              <m:r>
                <w:rPr>
                  <w:rFonts w:ascii="Cambria Math" w:hAnsi="Cambria Math" w:cs="Times New Roman"/>
                  <w:szCs w:val="24"/>
                </w:rPr>
                <m:t>-</m:t>
              </m:r>
              <m:r>
                <w:rPr>
                  <w:rFonts w:ascii="Cambria Math" w:hAnsi="Cambria Math" w:cs="Times New Roman"/>
                  <w:szCs w:val="24"/>
                </w:rPr>
                <m:t>1</m:t>
              </m:r>
            </m:sub>
          </m:sSub>
          <m:r>
            <w:rPr>
              <w:rFonts w:ascii="Cambria Math" w:hAnsi="Cambria Math" w:cs="Times New Roman"/>
              <w:szCs w:val="24"/>
            </w:rPr>
            <m:t>+(1-0.75)[1.5*</m:t>
          </m:r>
          <m:sSubSup>
            <m:sSubSupPr>
              <m:ctrlPr>
                <w:rPr>
                  <w:rFonts w:ascii="Cambria Math" w:hAnsi="Cambria Math" w:cs="Times New Roman"/>
                  <w:i/>
                  <w:szCs w:val="24"/>
                </w:rPr>
              </m:ctrlPr>
            </m:sSubSupPr>
            <m:e>
              <m:r>
                <w:rPr>
                  <w:rFonts w:ascii="Cambria Math" w:hAnsi="Cambria Math" w:cs="Times New Roman"/>
                  <w:szCs w:val="24"/>
                </w:rPr>
                <m:t>(</m:t>
              </m:r>
              <m:r>
                <w:rPr>
                  <w:rFonts w:ascii="Cambria Math" w:hAnsi="Cambria Math" w:cs="Times New Roman"/>
                  <w:szCs w:val="24"/>
                </w:rPr>
                <m:t>π</m:t>
              </m:r>
            </m:e>
            <m:sub>
              <m:r>
                <w:rPr>
                  <w:rFonts w:ascii="Cambria Math" w:hAnsi="Cambria Math" w:cs="Times New Roman"/>
                  <w:szCs w:val="24"/>
                </w:rPr>
                <m:t>t</m:t>
              </m:r>
            </m:sub>
            <m:sup>
              <m:r>
                <w:rPr>
                  <w:rFonts w:ascii="Cambria Math" w:hAnsi="Cambria Math" w:cs="Times New Roman"/>
                  <w:szCs w:val="24"/>
                </w:rPr>
                <m:t>4</m:t>
              </m:r>
            </m:sup>
          </m:sSubSup>
          <m:sSubSup>
            <m:sSubSupPr>
              <m:ctrlPr>
                <w:rPr>
                  <w:rFonts w:ascii="Cambria Math" w:hAnsi="Cambria Math" w:cs="Times New Roman"/>
                  <w:i/>
                  <w:szCs w:val="24"/>
                </w:rPr>
              </m:ctrlPr>
            </m:sSubSupPr>
            <m:e>
              <m:r>
                <w:rPr>
                  <w:rFonts w:ascii="Cambria Math" w:hAnsi="Cambria Math" w:cs="Times New Roman"/>
                  <w:szCs w:val="24"/>
                </w:rPr>
                <m:t>-</m:t>
              </m:r>
              <m:r>
                <w:rPr>
                  <w:rFonts w:ascii="Cambria Math" w:hAnsi="Cambria Math" w:cs="Times New Roman"/>
                  <w:szCs w:val="24"/>
                </w:rPr>
                <m:t>π</m:t>
              </m:r>
            </m:e>
            <m:sub>
              <m:r>
                <w:rPr>
                  <w:rFonts w:ascii="Cambria Math" w:hAnsi="Cambria Math" w:cs="Times New Roman"/>
                  <w:szCs w:val="24"/>
                </w:rPr>
                <m:t>t</m:t>
              </m:r>
            </m:sub>
            <m:sup>
              <m:r>
                <w:rPr>
                  <w:rFonts w:ascii="Cambria Math" w:hAnsi="Cambria Math" w:cs="Times New Roman"/>
                  <w:szCs w:val="24"/>
                </w:rPr>
                <m:t>*</m:t>
              </m:r>
            </m:sup>
          </m:sSubSup>
          <m:r>
            <w:rPr>
              <w:rFonts w:ascii="Cambria Math" w:hAnsi="Cambria Math" w:cs="Times New Roman"/>
              <w:szCs w:val="24"/>
            </w:rPr>
            <m:t>)+0.5*</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t</m:t>
              </m:r>
            </m:sub>
          </m:sSub>
        </m:oMath>
      </m:oMathPara>
    </w:p>
    <w:p w14:paraId="769AA2F4" w14:textId="32D751A6" w:rsidR="009A3F06" w:rsidRDefault="009A3F06" w:rsidP="009A3F06">
      <w:pPr>
        <w:spacing w:before="100" w:beforeAutospacing="1" w:after="100" w:afterAutospacing="1"/>
        <w:rPr>
          <w:rFonts w:cs="Times New Roman"/>
          <w:szCs w:val="24"/>
        </w:rPr>
      </w:pPr>
      <w:r>
        <w:rPr>
          <w:rFonts w:cs="Times New Roman"/>
          <w:szCs w:val="24"/>
        </w:rPr>
        <w:t>And finally, a growth rule</w:t>
      </w:r>
      <w:r w:rsidR="00313317">
        <w:rPr>
          <w:rFonts w:cs="Times New Roman"/>
          <w:szCs w:val="24"/>
        </w:rPr>
        <w:t xml:space="preserve"> (GR)</w:t>
      </w:r>
      <w:r w:rsidR="007B4BC3">
        <w:rPr>
          <w:rFonts w:cs="Times New Roman"/>
          <w:szCs w:val="24"/>
        </w:rPr>
        <w:t xml:space="preserve">, which employs monetary feedback on the (four-quarter) </w:t>
      </w:r>
      <w:r w:rsidR="007B4BC3" w:rsidRPr="00313317">
        <w:rPr>
          <w:rFonts w:cs="Times New Roman"/>
          <w:i/>
          <w:iCs/>
          <w:szCs w:val="24"/>
        </w:rPr>
        <w:t>change</w:t>
      </w:r>
      <w:r w:rsidR="007B4BC3">
        <w:rPr>
          <w:rFonts w:cs="Times New Roman"/>
          <w:szCs w:val="24"/>
        </w:rPr>
        <w:t xml:space="preserve"> in output in an effort </w:t>
      </w:r>
      <w:r>
        <w:rPr>
          <w:rFonts w:cs="Times New Roman"/>
          <w:szCs w:val="24"/>
        </w:rPr>
        <w:t>at reducing dependence on potentially mismeasured estimates of the output gap</w:t>
      </w:r>
      <w:r w:rsidR="007B4BC3">
        <w:rPr>
          <w:rFonts w:cs="Times New Roman"/>
          <w:szCs w:val="24"/>
        </w:rPr>
        <w:t>, also with inertia</w:t>
      </w:r>
      <w:r>
        <w:rPr>
          <w:rFonts w:cs="Times New Roman"/>
          <w:szCs w:val="24"/>
        </w:rPr>
        <w:t xml:space="preserve">: </w:t>
      </w:r>
    </w:p>
    <w:p w14:paraId="256A6C1E" w14:textId="7447D5D0" w:rsidR="009A3F06" w:rsidRPr="00087390" w:rsidRDefault="00870E06" w:rsidP="009A3F06">
      <w:pPr>
        <w:spacing w:before="100" w:beforeAutospacing="1" w:after="100" w:afterAutospacing="1"/>
        <w:rPr>
          <w:rFonts w:eastAsiaTheme="minorEastAsia"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t</m:t>
              </m:r>
            </m:sub>
          </m:sSub>
          <m:r>
            <w:rPr>
              <w:rFonts w:ascii="Cambria Math" w:hAnsi="Cambria Math" w:cs="Times New Roman"/>
              <w:szCs w:val="24"/>
            </w:rPr>
            <m:t>=0.75*</m:t>
          </m:r>
          <m:sSub>
            <m:sSubPr>
              <m:ctrlPr>
                <w:rPr>
                  <w:rFonts w:ascii="Cambria Math" w:hAnsi="Cambria Math" w:cs="Times New Roman"/>
                  <w:i/>
                  <w:szCs w:val="24"/>
                </w:rPr>
              </m:ctrlPr>
            </m:sSubPr>
            <m:e>
              <m:r>
                <w:rPr>
                  <w:rFonts w:ascii="Cambria Math" w:hAnsi="Cambria Math" w:cs="Times New Roman"/>
                  <w:szCs w:val="24"/>
                </w:rPr>
                <m:t>i</m:t>
              </m:r>
            </m:e>
            <m:sub>
              <m:r>
                <w:rPr>
                  <w:rFonts w:ascii="Cambria Math" w:hAnsi="Cambria Math" w:cs="Times New Roman"/>
                  <w:szCs w:val="24"/>
                </w:rPr>
                <m:t>t</m:t>
              </m:r>
              <m:r>
                <w:rPr>
                  <w:rFonts w:ascii="Cambria Math" w:hAnsi="Cambria Math" w:cs="Times New Roman"/>
                  <w:szCs w:val="24"/>
                </w:rPr>
                <m:t>-</m:t>
              </m:r>
              <m:r>
                <w:rPr>
                  <w:rFonts w:ascii="Cambria Math" w:hAnsi="Cambria Math" w:cs="Times New Roman"/>
                  <w:szCs w:val="24"/>
                </w:rPr>
                <m:t>1</m:t>
              </m:r>
            </m:sub>
          </m:sSub>
          <m:r>
            <w:rPr>
              <w:rFonts w:ascii="Cambria Math" w:hAnsi="Cambria Math" w:cs="Times New Roman"/>
              <w:szCs w:val="24"/>
            </w:rPr>
            <m:t>+(1-0.75)[1.5*</m:t>
          </m:r>
          <m:sSubSup>
            <m:sSubSupPr>
              <m:ctrlPr>
                <w:rPr>
                  <w:rFonts w:ascii="Cambria Math" w:hAnsi="Cambria Math" w:cs="Times New Roman"/>
                  <w:i/>
                  <w:szCs w:val="24"/>
                </w:rPr>
              </m:ctrlPr>
            </m:sSubSupPr>
            <m:e>
              <m:r>
                <w:rPr>
                  <w:rFonts w:ascii="Cambria Math" w:hAnsi="Cambria Math" w:cs="Times New Roman"/>
                  <w:szCs w:val="24"/>
                </w:rPr>
                <m:t>(</m:t>
              </m:r>
              <m:r>
                <w:rPr>
                  <w:rFonts w:ascii="Cambria Math" w:hAnsi="Cambria Math" w:cs="Times New Roman"/>
                  <w:szCs w:val="24"/>
                </w:rPr>
                <m:t>π</m:t>
              </m:r>
            </m:e>
            <m:sub>
              <m:r>
                <w:rPr>
                  <w:rFonts w:ascii="Cambria Math" w:hAnsi="Cambria Math" w:cs="Times New Roman"/>
                  <w:szCs w:val="24"/>
                </w:rPr>
                <m:t>t</m:t>
              </m:r>
            </m:sub>
            <m:sup>
              <m:r>
                <w:rPr>
                  <w:rFonts w:ascii="Cambria Math" w:hAnsi="Cambria Math" w:cs="Times New Roman"/>
                  <w:szCs w:val="24"/>
                </w:rPr>
                <m:t>4</m:t>
              </m:r>
            </m:sup>
          </m:sSubSup>
          <m:r>
            <w:rPr>
              <w:rFonts w:ascii="Cambria Math" w:hAnsi="Cambria Math" w:cs="Times New Roman"/>
              <w:szCs w:val="24"/>
            </w:rPr>
            <m:t>-</m:t>
          </m:r>
          <m:sSubSup>
            <m:sSubSupPr>
              <m:ctrlPr>
                <w:rPr>
                  <w:rFonts w:ascii="Cambria Math" w:hAnsi="Cambria Math" w:cs="Times New Roman"/>
                  <w:i/>
                  <w:szCs w:val="24"/>
                </w:rPr>
              </m:ctrlPr>
            </m:sSubSupPr>
            <m:e>
              <m:r>
                <w:rPr>
                  <w:rFonts w:ascii="Cambria Math" w:hAnsi="Cambria Math" w:cs="Times New Roman"/>
                  <w:szCs w:val="24"/>
                </w:rPr>
                <m:t>π</m:t>
              </m:r>
            </m:e>
            <m:sub>
              <m:r>
                <w:rPr>
                  <w:rFonts w:ascii="Cambria Math" w:hAnsi="Cambria Math" w:cs="Times New Roman"/>
                  <w:szCs w:val="24"/>
                </w:rPr>
                <m:t>t</m:t>
              </m:r>
            </m:sub>
            <m:sup>
              <m:r>
                <w:rPr>
                  <w:rFonts w:ascii="Cambria Math" w:hAnsi="Cambria Math" w:cs="Times New Roman"/>
                  <w:szCs w:val="24"/>
                </w:rPr>
                <m:t>*</m:t>
              </m:r>
            </m:sup>
          </m:sSubSup>
          <m:r>
            <w:rPr>
              <w:rFonts w:ascii="Cambria Math" w:hAnsi="Cambria Math" w:cs="Times New Roman"/>
              <w:szCs w:val="24"/>
            </w:rPr>
            <m:t>)+0.5</m:t>
          </m:r>
          <m:d>
            <m:dPr>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t</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y</m:t>
                  </m:r>
                </m:e>
                <m:sub>
                  <m:r>
                    <w:rPr>
                      <w:rFonts w:ascii="Cambria Math" w:hAnsi="Cambria Math" w:cs="Times New Roman"/>
                      <w:szCs w:val="24"/>
                    </w:rPr>
                    <m:t>t</m:t>
                  </m:r>
                  <m:r>
                    <w:rPr>
                      <w:rFonts w:ascii="Cambria Math" w:hAnsi="Cambria Math" w:cs="Times New Roman"/>
                      <w:szCs w:val="24"/>
                    </w:rPr>
                    <m:t>-</m:t>
                  </m:r>
                  <m:r>
                    <w:rPr>
                      <w:rFonts w:ascii="Cambria Math" w:hAnsi="Cambria Math" w:cs="Times New Roman"/>
                      <w:szCs w:val="24"/>
                    </w:rPr>
                    <m:t>4</m:t>
                  </m:r>
                </m:sub>
              </m:sSub>
            </m:e>
          </m:d>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u</m:t>
              </m:r>
            </m:e>
            <m:sub>
              <m:r>
                <w:rPr>
                  <w:rFonts w:ascii="Cambria Math" w:hAnsi="Cambria Math" w:cs="Times New Roman"/>
                  <w:szCs w:val="24"/>
                </w:rPr>
                <m:t>t</m:t>
              </m:r>
            </m:sub>
          </m:sSub>
        </m:oMath>
      </m:oMathPara>
    </w:p>
    <w:p w14:paraId="7EC28FF0" w14:textId="7C276535" w:rsidR="009A3F06" w:rsidRPr="00A87F06" w:rsidRDefault="007B4BC3" w:rsidP="00CA7903">
      <w:r>
        <w:lastRenderedPageBreak/>
        <w:t xml:space="preserve">Besides being </w:t>
      </w:r>
      <w:r w:rsidR="00313317">
        <w:t xml:space="preserve">in </w:t>
      </w:r>
      <w:r>
        <w:t xml:space="preserve">common use </w:t>
      </w:r>
      <w:r w:rsidR="00313317">
        <w:t>for</w:t>
      </w:r>
      <w:r>
        <w:t xml:space="preserve"> monetary policy experiments, these three rules encompass the classic issues in monetary policy with simple rules</w:t>
      </w:r>
      <w:r w:rsidR="00490C4C">
        <w:t xml:space="preserve"> (Taylor and Williams, 2011)</w:t>
      </w:r>
      <w:r>
        <w:t>.</w:t>
      </w:r>
      <w:r>
        <w:rPr>
          <w:rStyle w:val="FootnoteReference"/>
          <w:rFonts w:eastAsiaTheme="minorEastAsia" w:cs="Times New Roman"/>
          <w:szCs w:val="24"/>
        </w:rPr>
        <w:footnoteReference w:id="15"/>
      </w:r>
      <w:r>
        <w:t xml:space="preserve">  </w:t>
      </w:r>
      <w:r w:rsidR="00313317">
        <w:t>In particular, e</w:t>
      </w:r>
      <w:r>
        <w:t>ach respects the Taylor principle and features feedback on a real variable in addition to inflation.  They also span two conventional specification issues in monetary economics with simple rules, namely, the question of persistence in the setting of monetary policy, and feedback on the level versus the difference of a real variable.</w:t>
      </w:r>
      <w:r w:rsidR="00490C4C">
        <w:rPr>
          <w:rStyle w:val="FootnoteReference"/>
          <w:rFonts w:eastAsiaTheme="minorEastAsia" w:cs="Times New Roman"/>
          <w:szCs w:val="24"/>
        </w:rPr>
        <w:footnoteReference w:id="16"/>
      </w:r>
      <w:r>
        <w:t xml:space="preserve"> </w:t>
      </w:r>
      <w:r w:rsidR="00974907">
        <w:t xml:space="preserve"> For future reference, it is worth noting that</w:t>
      </w:r>
      <w:r w:rsidR="00A27294">
        <w:t>, all else equal,</w:t>
      </w:r>
      <w:r w:rsidR="00974907">
        <w:t xml:space="preserve"> the GR imparts more persistence to the properties of any given model than the ITR and </w:t>
      </w:r>
      <w:r w:rsidR="00852659">
        <w:t xml:space="preserve">that </w:t>
      </w:r>
      <w:r w:rsidR="00974907">
        <w:t xml:space="preserve">both are more inherently persistent than the TR.  </w:t>
      </w:r>
    </w:p>
    <w:p w14:paraId="65A85567" w14:textId="3E95BC54" w:rsidR="00DC57EB" w:rsidRPr="00927C7E" w:rsidRDefault="006167CA" w:rsidP="00CA7903">
      <w:pPr>
        <w:pStyle w:val="Heading2"/>
      </w:pPr>
      <w:r>
        <w:t xml:space="preserve">3.3 </w:t>
      </w:r>
      <w:r w:rsidR="009664E6">
        <w:t>Data construction</w:t>
      </w:r>
    </w:p>
    <w:p w14:paraId="1AFD5CEF" w14:textId="31E67B9A" w:rsidR="00927C7E" w:rsidRPr="00927C7E" w:rsidRDefault="00927C7E" w:rsidP="00CA7903">
      <w:r>
        <w:t xml:space="preserve">As noted above, we construct data based on the results of two classes of monetary policy experiments, one transitory, the other persistent.  This section summarizes those experiments and the data extracted from them. </w:t>
      </w:r>
    </w:p>
    <w:p w14:paraId="67E6C912" w14:textId="345C82CD" w:rsidR="00DC57EB" w:rsidRPr="00DC57EB" w:rsidRDefault="00DC57EB" w:rsidP="00484EE4">
      <w:pPr>
        <w:pStyle w:val="Heading2"/>
      </w:pPr>
      <w:r w:rsidRPr="00DC57EB">
        <w:t>3.3.1 Summary measures</w:t>
      </w:r>
    </w:p>
    <w:p w14:paraId="370475CA" w14:textId="4243DDDE" w:rsidR="0081708C" w:rsidRDefault="0081708C" w:rsidP="006167CA">
      <w:r w:rsidRPr="0081708C">
        <w:t xml:space="preserve">The IRFs we construct are multivariate depictions of </w:t>
      </w:r>
      <w:r w:rsidR="009D5DB1">
        <w:t>quantitative</w:t>
      </w:r>
      <w:r w:rsidR="009D5DB1" w:rsidRPr="0081708C">
        <w:t xml:space="preserve"> </w:t>
      </w:r>
      <w:r w:rsidRPr="0081708C">
        <w:t xml:space="preserve">phenomena.  To encapsulate the results, we compress the time dimension into a collection of univariate measures that capture </w:t>
      </w:r>
      <w:r w:rsidR="0039618F">
        <w:t xml:space="preserve">the size of the effects </w:t>
      </w:r>
      <w:r w:rsidR="00313317">
        <w:t xml:space="preserve">for </w:t>
      </w:r>
      <w:r w:rsidRPr="0081708C">
        <w:t xml:space="preserve">the horizon over which monetary policy is commonly thought to affect </w:t>
      </w:r>
      <w:r w:rsidRPr="0081708C">
        <w:lastRenderedPageBreak/>
        <w:t>the economy</w:t>
      </w:r>
      <w:r w:rsidR="0039618F">
        <w:t xml:space="preserve"> (which we take to be 20 quarters)</w:t>
      </w:r>
      <w:r w:rsidRPr="0081708C">
        <w:t>.</w:t>
      </w:r>
      <w:r w:rsidR="0039618F">
        <w:rPr>
          <w:rStyle w:val="FootnoteReference"/>
          <w:rFonts w:eastAsiaTheme="minorEastAsia" w:cs="Times New Roman"/>
          <w:szCs w:val="24"/>
        </w:rPr>
        <w:footnoteReference w:id="17"/>
      </w:r>
      <w:r w:rsidRPr="0081708C">
        <w:t xml:space="preserve">  Thus, </w:t>
      </w:r>
      <w:r w:rsidR="0039618F">
        <w:t xml:space="preserve">we focus on </w:t>
      </w:r>
      <w:r w:rsidRPr="0081708C">
        <w:t xml:space="preserve">the cumulative response of the variables that are </w:t>
      </w:r>
      <w:r w:rsidRPr="0081708C">
        <w:rPr>
          <w:i/>
          <w:iCs/>
        </w:rPr>
        <w:t>objectives</w:t>
      </w:r>
      <w:r w:rsidRPr="0081708C">
        <w:t xml:space="preserve"> of monetary policy—output and inflation—over five years, in response to monetary policy </w:t>
      </w:r>
      <w:r w:rsidRPr="0081708C">
        <w:rPr>
          <w:i/>
          <w:iCs/>
        </w:rPr>
        <w:t>inputs</w:t>
      </w:r>
      <w:r w:rsidRPr="0081708C">
        <w:t xml:space="preserve"> over the same period.  So, for example, measures of key interest to us will be the cumulative </w:t>
      </w:r>
      <w:r w:rsidR="00FE0F67">
        <w:t>increase</w:t>
      </w:r>
      <w:r w:rsidRPr="0081708C">
        <w:t xml:space="preserve"> </w:t>
      </w:r>
      <w:r w:rsidR="00FE0F67">
        <w:t>in</w:t>
      </w:r>
      <w:r w:rsidRPr="0081708C">
        <w:t xml:space="preserve"> output and inflation</w:t>
      </w:r>
      <w:r w:rsidR="009D5DB1">
        <w:t>,</w:t>
      </w:r>
      <w:r w:rsidRPr="0081708C">
        <w:t xml:space="preserve"> </w:t>
      </w:r>
      <w:r w:rsidR="00BF6E5C">
        <w:t>relative</w:t>
      </w:r>
      <w:r w:rsidRPr="0081708C">
        <w:t xml:space="preserve"> to the cumulative</w:t>
      </w:r>
      <w:r w:rsidR="00FE0F67">
        <w:t xml:space="preserve"> reduction in</w:t>
      </w:r>
      <w:r w:rsidRPr="0081708C">
        <w:t xml:space="preserve"> </w:t>
      </w:r>
      <w:r w:rsidR="004E1D01">
        <w:t xml:space="preserve">real </w:t>
      </w:r>
      <w:r w:rsidRPr="0081708C">
        <w:t>interest rates over the same horizon</w:t>
      </w:r>
      <w:r w:rsidR="00DF0728">
        <w:t xml:space="preserve">, </w:t>
      </w:r>
      <w:r w:rsidR="009D5DB1">
        <w:t xml:space="preserve">as </w:t>
      </w:r>
      <w:r w:rsidR="00DF0728">
        <w:t xml:space="preserve">initiated by one-time, one-percentage-point negative shocks to </w:t>
      </w:r>
      <w:r w:rsidR="00920546">
        <w:t xml:space="preserve">the disturbance term in </w:t>
      </w:r>
      <w:r w:rsidR="00DF0728">
        <w:t>each of the policy rules</w:t>
      </w:r>
      <w:r w:rsidRPr="0081708C">
        <w:t>.</w:t>
      </w:r>
      <w:r w:rsidR="00DF0728">
        <w:rPr>
          <w:rStyle w:val="FootnoteReference"/>
        </w:rPr>
        <w:footnoteReference w:id="18"/>
      </w:r>
      <w:r w:rsidRPr="0081708C">
        <w:t xml:space="preserve">  </w:t>
      </w:r>
      <w:r w:rsidR="009D5DB1">
        <w:t xml:space="preserve">The output or inflation response is thus normalized to the endogenous </w:t>
      </w:r>
      <w:r w:rsidR="00920546">
        <w:t xml:space="preserve">response of </w:t>
      </w:r>
      <w:r w:rsidR="009D5DB1">
        <w:t>real</w:t>
      </w:r>
      <w:r w:rsidR="00920546">
        <w:t xml:space="preserve"> </w:t>
      </w:r>
      <w:r w:rsidR="009D5DB1">
        <w:t>interest</w:t>
      </w:r>
      <w:r w:rsidR="00920546">
        <w:t xml:space="preserve"> </w:t>
      </w:r>
      <w:r w:rsidR="009D5DB1">
        <w:t>rate</w:t>
      </w:r>
      <w:r w:rsidR="00920546">
        <w:t>s</w:t>
      </w:r>
      <w:r w:rsidR="009D5DB1">
        <w:t>, and thus represents a measure of the power of monetary policy</w:t>
      </w:r>
      <w:r w:rsidR="00E4475C">
        <w:t xml:space="preserve"> in a particular model</w:t>
      </w:r>
      <w:r w:rsidR="00920546">
        <w:t>,</w:t>
      </w:r>
      <w:r w:rsidR="00E4475C">
        <w:t xml:space="preserve"> </w:t>
      </w:r>
      <w:r w:rsidR="00920546">
        <w:t>under the governance of</w:t>
      </w:r>
      <w:r w:rsidR="00E4475C">
        <w:t xml:space="preserve"> </w:t>
      </w:r>
      <w:r w:rsidR="00920546">
        <w:t>a</w:t>
      </w:r>
      <w:r w:rsidR="00E4475C">
        <w:t xml:space="preserve"> given policy rule</w:t>
      </w:r>
      <w:r w:rsidR="00CA3424">
        <w:t xml:space="preserve">.  </w:t>
      </w:r>
    </w:p>
    <w:p w14:paraId="6E6E1380" w14:textId="7D8379BB" w:rsidR="006167CA" w:rsidRDefault="006167CA" w:rsidP="00402DD2">
      <w:pPr>
        <w:ind w:firstLine="720"/>
      </w:pPr>
      <w:r>
        <w:t xml:space="preserve">Similarly, we construct data from experiments where the target rate of inflation is permanently reduced by one percentage </w:t>
      </w:r>
      <w:r w:rsidR="00963326">
        <w:t>point</w:t>
      </w:r>
      <w:r w:rsidR="000C70D9">
        <w:t>,</w:t>
      </w:r>
      <w:r>
        <w:t xml:space="preserve"> calculating the annualized cumulative output loss from </w:t>
      </w:r>
      <w:r w:rsidR="001741CA">
        <w:t xml:space="preserve">each of </w:t>
      </w:r>
      <w:r w:rsidR="00CA7903">
        <w:t>these disinflation</w:t>
      </w:r>
      <w:r>
        <w:t xml:space="preserve"> experiment</w:t>
      </w:r>
      <w:r w:rsidR="00CA7903">
        <w:t>s</w:t>
      </w:r>
      <w:r w:rsidR="000C70D9">
        <w:t xml:space="preserve"> and</w:t>
      </w:r>
      <w:r>
        <w:t xml:space="preserve"> divid</w:t>
      </w:r>
      <w:r w:rsidR="000C70D9">
        <w:t>ing</w:t>
      </w:r>
      <w:r>
        <w:t xml:space="preserve"> by the reduction in inflation in percentage points</w:t>
      </w:r>
      <w:r w:rsidR="000C70D9">
        <w:t xml:space="preserve"> after</w:t>
      </w:r>
      <w:r>
        <w:t xml:space="preserve"> five years.</w:t>
      </w:r>
      <w:commentRangeStart w:id="101"/>
      <w:commentRangeStart w:id="102"/>
      <w:commentRangeStart w:id="103"/>
      <w:r w:rsidR="00CA7903">
        <w:rPr>
          <w:rStyle w:val="FootnoteReference"/>
        </w:rPr>
        <w:footnoteReference w:id="19"/>
      </w:r>
      <w:commentRangeEnd w:id="101"/>
      <w:r w:rsidR="005B19E5">
        <w:rPr>
          <w:rStyle w:val="CommentReference"/>
        </w:rPr>
        <w:commentReference w:id="101"/>
      </w:r>
      <w:commentRangeEnd w:id="102"/>
      <w:r w:rsidR="00BB33E6">
        <w:rPr>
          <w:rStyle w:val="CommentReference"/>
        </w:rPr>
        <w:commentReference w:id="102"/>
      </w:r>
      <w:commentRangeEnd w:id="103"/>
      <w:r w:rsidR="002076E4">
        <w:rPr>
          <w:rStyle w:val="CommentReference"/>
        </w:rPr>
        <w:commentReference w:id="103"/>
      </w:r>
      <w:r>
        <w:t xml:space="preserve">  This is </w:t>
      </w:r>
      <w:r w:rsidR="009D5DB1">
        <w:t>a</w:t>
      </w:r>
      <w:r>
        <w:t xml:space="preserve"> standard calculation of a sacrifice ratio (</w:t>
      </w:r>
      <w:r w:rsidR="00B459C2">
        <w:t xml:space="preserve">see, e.g., </w:t>
      </w:r>
      <w:r>
        <w:t>Ball, 1994; Tetlow 202</w:t>
      </w:r>
      <w:r w:rsidR="00B459C2">
        <w:t>2</w:t>
      </w:r>
      <w:r>
        <w:t>).</w:t>
      </w:r>
      <w:ins w:id="112" w:author="English, William" w:date="2025-09-15T21:58:00Z" w16du:dateUtc="2025-09-16T01:58:00Z">
        <w:r w:rsidR="00844564">
          <w:t xml:space="preserve">  </w:t>
        </w:r>
      </w:ins>
    </w:p>
    <w:p w14:paraId="474820FB" w14:textId="092C2001" w:rsidR="0058787B" w:rsidRDefault="007746DA" w:rsidP="00B83CFF">
      <w:pPr>
        <w:ind w:firstLine="720"/>
      </w:pPr>
      <w:r w:rsidRPr="003A1F83">
        <w:t>Crudely speaking, one way to think of th</w:t>
      </w:r>
      <w:r>
        <w:t>ese</w:t>
      </w:r>
      <w:r w:rsidRPr="003A1F83">
        <w:t xml:space="preserve"> is in terms of the undergraduate textbook </w:t>
      </w:r>
      <w:r w:rsidR="00FE0F67">
        <w:t>representat</w:t>
      </w:r>
      <w:r w:rsidR="00DF0728">
        <w:t>ion</w:t>
      </w:r>
      <w:r w:rsidRPr="003A1F83">
        <w:t xml:space="preserve"> of monetary policy, which removes the time dimension of economics.  In that rendition, monetary policy is about the </w:t>
      </w:r>
      <w:r w:rsidR="00DB66BD" w:rsidRPr="00CA7903">
        <w:rPr>
          <w:i/>
          <w:iCs/>
        </w:rPr>
        <w:t>elasticities</w:t>
      </w:r>
      <w:r w:rsidR="00DB66BD">
        <w:t xml:space="preserve"> implied</w:t>
      </w:r>
      <w:r w:rsidRPr="003A1F83">
        <w:t xml:space="preserve"> </w:t>
      </w:r>
      <w:r w:rsidR="00DB66BD">
        <w:t xml:space="preserve">by the slopes of </w:t>
      </w:r>
      <w:r w:rsidRPr="003A1F83">
        <w:t xml:space="preserve">the aggregate demand function and the Phillips curve.  We follow in this tradition.  Even so, we </w:t>
      </w:r>
      <w:r w:rsidR="005B19E5">
        <w:t xml:space="preserve">separately </w:t>
      </w:r>
      <w:r w:rsidRPr="003A1F83">
        <w:t xml:space="preserve">devote </w:t>
      </w:r>
      <w:r w:rsidRPr="003A1F83">
        <w:lastRenderedPageBreak/>
        <w:t xml:space="preserve">considerable </w:t>
      </w:r>
      <w:r w:rsidR="005B19E5">
        <w:t>attention</w:t>
      </w:r>
      <w:r w:rsidR="005B19E5" w:rsidRPr="003A1F83">
        <w:t xml:space="preserve"> </w:t>
      </w:r>
      <w:r w:rsidRPr="003A1F83">
        <w:t xml:space="preserve">to the question of </w:t>
      </w:r>
      <w:r w:rsidRPr="00CA7903">
        <w:rPr>
          <w:i/>
          <w:iCs/>
        </w:rPr>
        <w:t>timing</w:t>
      </w:r>
      <w:r w:rsidRPr="003A1F83">
        <w:t xml:space="preserve">.  How long, according to </w:t>
      </w:r>
      <w:r>
        <w:t xml:space="preserve">our set of models, </w:t>
      </w:r>
      <w:r w:rsidRPr="003A1F83">
        <w:t xml:space="preserve">does it take for monetary policy to have </w:t>
      </w:r>
      <w:r w:rsidR="000C70D9">
        <w:t>its</w:t>
      </w:r>
      <w:r w:rsidR="000C70D9" w:rsidRPr="003A1F83">
        <w:t xml:space="preserve"> </w:t>
      </w:r>
      <w:r w:rsidR="00CA3424">
        <w:t xml:space="preserve">maximum </w:t>
      </w:r>
      <w:r w:rsidRPr="003A1F83">
        <w:t xml:space="preserve">effect on inflation and output? </w:t>
      </w:r>
      <w:r>
        <w:t xml:space="preserve"> We measure this by the </w:t>
      </w:r>
      <w:r w:rsidR="00FE0F67">
        <w:t xml:space="preserve">number of </w:t>
      </w:r>
      <w:r>
        <w:t>quarter</w:t>
      </w:r>
      <w:r w:rsidR="00FE0F67">
        <w:t>s</w:t>
      </w:r>
      <w:r>
        <w:t xml:space="preserve"> </w:t>
      </w:r>
      <w:r w:rsidR="00FE0F67">
        <w:t>at</w:t>
      </w:r>
      <w:r>
        <w:t xml:space="preserve"> which the effects on output and inflation reach their peak</w:t>
      </w:r>
      <w:r w:rsidR="00FE0F67">
        <w:t>s</w:t>
      </w:r>
      <w:r>
        <w:t xml:space="preserve">.  Table </w:t>
      </w:r>
      <w:r w:rsidR="00867FBC">
        <w:t>1</w:t>
      </w:r>
      <w:r>
        <w:t xml:space="preserve"> summarizes the</w:t>
      </w:r>
      <w:del w:id="113" w:author="English, William" w:date="2025-09-15T22:01:00Z" w16du:dateUtc="2025-09-16T02:01:00Z">
        <w:r w:rsidDel="00CA46CB">
          <w:delText>se</w:delText>
        </w:r>
      </w:del>
      <w:r>
        <w:t xml:space="preserve"> construction</w:t>
      </w:r>
      <w:ins w:id="114" w:author="English, William" w:date="2025-09-15T22:01:00Z" w16du:dateUtc="2025-09-16T02:01:00Z">
        <w:r w:rsidR="00CA46CB">
          <w:t xml:space="preserve"> of </w:t>
        </w:r>
      </w:ins>
      <w:ins w:id="115" w:author="English, William" w:date="2025-09-15T22:02:00Z" w16du:dateUtc="2025-09-16T02:02:00Z">
        <w:r w:rsidR="00CA46CB">
          <w:t xml:space="preserve">our </w:t>
        </w:r>
        <w:r w:rsidR="00CA46CB" w:rsidRPr="003D5D85">
          <w:rPr>
            <w:i/>
            <w:iCs/>
          </w:rPr>
          <w:t xml:space="preserve">elasticity </w:t>
        </w:r>
        <w:r w:rsidR="003D5D85" w:rsidRPr="003D5D85">
          <w:rPr>
            <w:i/>
            <w:iCs/>
          </w:rPr>
          <w:t>variables</w:t>
        </w:r>
        <w:r w:rsidR="003D5D85">
          <w:t xml:space="preserve"> </w:t>
        </w:r>
        <w:r w:rsidR="00CA46CB">
          <w:t xml:space="preserve">and </w:t>
        </w:r>
        <w:r w:rsidR="00CA46CB" w:rsidRPr="003D5D85">
          <w:rPr>
            <w:i/>
            <w:iCs/>
          </w:rPr>
          <w:t>timing variable</w:t>
        </w:r>
      </w:ins>
      <w:r w:rsidRPr="003D5D85">
        <w:rPr>
          <w:i/>
          <w:iCs/>
        </w:rPr>
        <w:t>s</w:t>
      </w:r>
      <w:r>
        <w:t>.</w:t>
      </w:r>
    </w:p>
    <w:p w14:paraId="11315426" w14:textId="77777777" w:rsidR="0058787B" w:rsidRPr="00C913C3" w:rsidRDefault="0058787B" w:rsidP="0058787B">
      <w:pPr>
        <w:ind w:firstLine="720"/>
      </w:pPr>
    </w:p>
    <w:tbl>
      <w:tblPr>
        <w:tblStyle w:val="TableGrid"/>
        <w:tblpPr w:leftFromText="180" w:rightFromText="180" w:vertAnchor="text" w:tblpY="1"/>
        <w:tblOverlap w:val="never"/>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70"/>
        <w:gridCol w:w="3438"/>
        <w:gridCol w:w="1152"/>
        <w:gridCol w:w="3456"/>
      </w:tblGrid>
      <w:tr w:rsidR="00BF25B1" w14:paraId="2715FFE3" w14:textId="77777777" w:rsidTr="005F7640">
        <w:tc>
          <w:tcPr>
            <w:tcW w:w="9216" w:type="dxa"/>
            <w:gridSpan w:val="4"/>
            <w:tcBorders>
              <w:bottom w:val="nil"/>
            </w:tcBorders>
          </w:tcPr>
          <w:p w14:paraId="6A7593C9" w14:textId="5B903114" w:rsidR="00BF25B1" w:rsidRPr="001D7714" w:rsidRDefault="00BF25B1" w:rsidP="005F7640">
            <w:pPr>
              <w:spacing w:line="240" w:lineRule="auto"/>
              <w:jc w:val="center"/>
              <w:rPr>
                <w:rFonts w:ascii="Aptos" w:hAnsi="Aptos" w:cs="Times New Roman"/>
                <w:sz w:val="22"/>
              </w:rPr>
            </w:pPr>
            <w:r w:rsidRPr="001D7714">
              <w:rPr>
                <w:rFonts w:ascii="Aptos" w:hAnsi="Aptos" w:cs="Times New Roman"/>
                <w:sz w:val="22"/>
              </w:rPr>
              <w:t xml:space="preserve">Table </w:t>
            </w:r>
            <w:r w:rsidR="008422D3" w:rsidRPr="001D7714">
              <w:rPr>
                <w:rFonts w:ascii="Aptos" w:hAnsi="Aptos" w:cs="Times New Roman"/>
                <w:sz w:val="22"/>
              </w:rPr>
              <w:t>1</w:t>
            </w:r>
          </w:p>
          <w:p w14:paraId="585DF1E7" w14:textId="0C6D0EA8" w:rsidR="00BF25B1" w:rsidRPr="001D7714" w:rsidRDefault="004E1D01" w:rsidP="005F7640">
            <w:pPr>
              <w:spacing w:before="0" w:line="240" w:lineRule="auto"/>
              <w:jc w:val="center"/>
              <w:rPr>
                <w:rFonts w:ascii="Aptos" w:hAnsi="Aptos"/>
                <w:b/>
                <w:u w:val="single"/>
              </w:rPr>
            </w:pPr>
            <w:r w:rsidRPr="001D7714">
              <w:rPr>
                <w:rFonts w:ascii="Aptos" w:hAnsi="Aptos" w:cs="Times New Roman"/>
                <w:b/>
                <w:bCs/>
                <w:sz w:val="22"/>
                <w:u w:val="single"/>
              </w:rPr>
              <w:t xml:space="preserve">Construction of </w:t>
            </w:r>
            <w:r w:rsidR="00FB5695" w:rsidRPr="001D7714">
              <w:rPr>
                <w:rFonts w:ascii="Aptos" w:hAnsi="Aptos"/>
                <w:b/>
                <w:sz w:val="22"/>
                <w:u w:val="single"/>
              </w:rPr>
              <w:t xml:space="preserve">Macroeconomic </w:t>
            </w:r>
            <w:r w:rsidRPr="001D7714">
              <w:rPr>
                <w:rFonts w:ascii="Aptos" w:hAnsi="Aptos" w:cs="Times New Roman"/>
                <w:b/>
                <w:bCs/>
                <w:sz w:val="22"/>
                <w:u w:val="single"/>
              </w:rPr>
              <w:t>O</w:t>
            </w:r>
            <w:r w:rsidR="00FB5695" w:rsidRPr="001D7714">
              <w:rPr>
                <w:rFonts w:ascii="Aptos" w:hAnsi="Aptos" w:cs="Times New Roman"/>
                <w:b/>
                <w:bCs/>
                <w:sz w:val="22"/>
                <w:u w:val="single"/>
              </w:rPr>
              <w:t xml:space="preserve">utcome </w:t>
            </w:r>
            <w:r w:rsidRPr="001D7714">
              <w:rPr>
                <w:rFonts w:ascii="Aptos" w:hAnsi="Aptos" w:cs="Times New Roman"/>
                <w:b/>
                <w:bCs/>
                <w:sz w:val="22"/>
                <w:u w:val="single"/>
              </w:rPr>
              <w:t>V</w:t>
            </w:r>
            <w:r w:rsidR="00BF25B1" w:rsidRPr="001D7714">
              <w:rPr>
                <w:rFonts w:ascii="Aptos" w:hAnsi="Aptos" w:cs="Times New Roman"/>
                <w:b/>
                <w:bCs/>
                <w:sz w:val="22"/>
                <w:u w:val="single"/>
              </w:rPr>
              <w:t>ariable</w:t>
            </w:r>
            <w:r w:rsidRPr="001D7714">
              <w:rPr>
                <w:rFonts w:ascii="Aptos" w:hAnsi="Aptos" w:cs="Times New Roman"/>
                <w:b/>
                <w:bCs/>
                <w:sz w:val="22"/>
                <w:u w:val="single"/>
              </w:rPr>
              <w:t>s</w:t>
            </w:r>
          </w:p>
        </w:tc>
      </w:tr>
      <w:tr w:rsidR="00BF25B1" w14:paraId="5421D7D6" w14:textId="77777777" w:rsidTr="005F7640">
        <w:trPr>
          <w:trHeight w:val="288"/>
        </w:trPr>
        <w:tc>
          <w:tcPr>
            <w:tcW w:w="4608" w:type="dxa"/>
            <w:gridSpan w:val="2"/>
            <w:tcBorders>
              <w:top w:val="nil"/>
              <w:bottom w:val="single" w:sz="4" w:space="0" w:color="auto"/>
            </w:tcBorders>
            <w:shd w:val="pct10" w:color="auto" w:fill="auto"/>
            <w:vAlign w:val="center"/>
          </w:tcPr>
          <w:p w14:paraId="1E7EA04E" w14:textId="7DCC2EE5" w:rsidR="00BF25B1" w:rsidRPr="00017763" w:rsidRDefault="00BF25B1" w:rsidP="005F7640">
            <w:pPr>
              <w:spacing w:before="100" w:beforeAutospacing="1" w:after="100" w:afterAutospacing="1" w:line="276" w:lineRule="auto"/>
              <w:jc w:val="center"/>
              <w:rPr>
                <w:rFonts w:cs="Times New Roman"/>
                <w:i/>
                <w:iCs/>
                <w:sz w:val="22"/>
              </w:rPr>
            </w:pPr>
            <w:r w:rsidRPr="00017763">
              <w:rPr>
                <w:rFonts w:cs="Times New Roman"/>
                <w:i/>
                <w:iCs/>
                <w:sz w:val="22"/>
              </w:rPr>
              <w:t>Elasticity variables</w:t>
            </w:r>
            <w:r w:rsidR="001741CA" w:rsidRPr="00F6629A">
              <w:rPr>
                <w:rFonts w:cs="Times New Roman"/>
                <w:i/>
                <w:iCs/>
                <w:sz w:val="20"/>
                <w:szCs w:val="20"/>
              </w:rPr>
              <w:t>*</w:t>
            </w:r>
          </w:p>
        </w:tc>
        <w:tc>
          <w:tcPr>
            <w:tcW w:w="4608" w:type="dxa"/>
            <w:gridSpan w:val="2"/>
            <w:tcBorders>
              <w:top w:val="nil"/>
              <w:bottom w:val="single" w:sz="4" w:space="0" w:color="auto"/>
            </w:tcBorders>
            <w:shd w:val="pct10" w:color="auto" w:fill="auto"/>
            <w:vAlign w:val="center"/>
          </w:tcPr>
          <w:p w14:paraId="5FA19018" w14:textId="5D3F5B6A" w:rsidR="00BF25B1" w:rsidRPr="001D7714" w:rsidRDefault="00BF25B1" w:rsidP="005F7640">
            <w:pPr>
              <w:spacing w:before="100" w:beforeAutospacing="1" w:after="100" w:afterAutospacing="1" w:line="276" w:lineRule="auto"/>
              <w:jc w:val="center"/>
              <w:rPr>
                <w:rFonts w:ascii="Aptos" w:hAnsi="Aptos" w:cs="Times New Roman"/>
                <w:i/>
                <w:iCs/>
                <w:sz w:val="22"/>
              </w:rPr>
            </w:pPr>
            <w:r w:rsidRPr="001D7714">
              <w:rPr>
                <w:rFonts w:ascii="Aptos" w:hAnsi="Aptos" w:cs="Times New Roman"/>
                <w:i/>
                <w:iCs/>
                <w:sz w:val="22"/>
              </w:rPr>
              <w:t>Timing variables</w:t>
            </w:r>
          </w:p>
        </w:tc>
      </w:tr>
      <w:tr w:rsidR="007746DA" w14:paraId="692250D1" w14:textId="77777777" w:rsidTr="005F7640">
        <w:tc>
          <w:tcPr>
            <w:tcW w:w="1170" w:type="dxa"/>
            <w:tcBorders>
              <w:top w:val="single" w:sz="4" w:space="0" w:color="auto"/>
            </w:tcBorders>
            <w:vAlign w:val="center"/>
          </w:tcPr>
          <w:p w14:paraId="316214E5" w14:textId="2910D431" w:rsidR="00BF25B1" w:rsidRPr="00AC0A73" w:rsidRDefault="00872CC0" w:rsidP="005F7640">
            <w:pPr>
              <w:spacing w:before="100" w:beforeAutospacing="1" w:after="100" w:afterAutospacing="1"/>
              <w:rPr>
                <w:rFonts w:ascii="Aptos" w:hAnsi="Aptos" w:cs="Times New Roman"/>
                <w:i/>
                <w:iCs/>
                <w:sz w:val="22"/>
              </w:rPr>
            </w:pPr>
            <w:r w:rsidRPr="00AC0A73">
              <w:rPr>
                <w:rFonts w:ascii="Aptos" w:hAnsi="Aptos" w:cs="Times New Roman"/>
                <w:i/>
                <w:iCs/>
                <w:sz w:val="22"/>
              </w:rPr>
              <w:t>y-slope</w:t>
            </w:r>
            <w:r w:rsidR="00BF25B1" w:rsidRPr="00AC0A73">
              <w:rPr>
                <w:rFonts w:ascii="Aptos" w:hAnsi="Aptos" w:cs="Times New Roman"/>
                <w:i/>
                <w:iCs/>
                <w:sz w:val="22"/>
              </w:rPr>
              <w:t xml:space="preserve"> </w:t>
            </w:r>
          </w:p>
        </w:tc>
        <w:tc>
          <w:tcPr>
            <w:tcW w:w="3438" w:type="dxa"/>
            <w:tcBorders>
              <w:top w:val="single" w:sz="4" w:space="0" w:color="auto"/>
            </w:tcBorders>
          </w:tcPr>
          <w:p w14:paraId="1AC85B1A" w14:textId="45D474A0" w:rsidR="00BF25B1" w:rsidRPr="00AC0A73" w:rsidRDefault="00D7272A" w:rsidP="005F7640">
            <w:pPr>
              <w:spacing w:before="40" w:after="40" w:line="240" w:lineRule="auto"/>
              <w:rPr>
                <w:rFonts w:ascii="Aptos" w:hAnsi="Aptos" w:cs="Times New Roman"/>
                <w:sz w:val="22"/>
              </w:rPr>
            </w:pPr>
            <w:r w:rsidRPr="00AC0A73">
              <w:rPr>
                <w:rFonts w:ascii="Aptos" w:hAnsi="Aptos" w:cs="Times New Roman"/>
                <w:sz w:val="22"/>
              </w:rPr>
              <w:t>R</w:t>
            </w:r>
            <w:r w:rsidR="00BF25B1" w:rsidRPr="00AC0A73">
              <w:rPr>
                <w:rFonts w:ascii="Aptos" w:hAnsi="Aptos" w:cs="Times New Roman"/>
                <w:sz w:val="22"/>
              </w:rPr>
              <w:t>atio of the cumulative sum of changes in output to the cumulative sum of changes in the real interest rate</w:t>
            </w:r>
            <w:r w:rsidR="001741CA" w:rsidRPr="00AC0A73">
              <w:rPr>
                <w:rFonts w:ascii="Aptos" w:hAnsi="Aptos" w:cs="Times New Roman"/>
                <w:sz w:val="22"/>
                <w:vertAlign w:val="superscript"/>
              </w:rPr>
              <w:t>**</w:t>
            </w:r>
          </w:p>
        </w:tc>
        <w:tc>
          <w:tcPr>
            <w:tcW w:w="1152" w:type="dxa"/>
            <w:tcBorders>
              <w:top w:val="single" w:sz="4" w:space="0" w:color="auto"/>
            </w:tcBorders>
            <w:vAlign w:val="center"/>
          </w:tcPr>
          <w:p w14:paraId="135BB9FB" w14:textId="20BB480B" w:rsidR="00BF25B1" w:rsidRPr="00AC0A73" w:rsidRDefault="00872CC0" w:rsidP="005F7640">
            <w:pPr>
              <w:spacing w:before="100" w:beforeAutospacing="1" w:after="100" w:afterAutospacing="1"/>
              <w:rPr>
                <w:rFonts w:ascii="Aptos" w:hAnsi="Aptos" w:cs="Times New Roman"/>
                <w:i/>
                <w:iCs/>
                <w:sz w:val="22"/>
              </w:rPr>
            </w:pPr>
            <w:r w:rsidRPr="00AC0A73">
              <w:rPr>
                <w:rFonts w:ascii="Aptos" w:hAnsi="Aptos" w:cs="Times New Roman"/>
                <w:i/>
                <w:iCs/>
                <w:sz w:val="22"/>
              </w:rPr>
              <w:t>y-timing</w:t>
            </w:r>
          </w:p>
        </w:tc>
        <w:tc>
          <w:tcPr>
            <w:tcW w:w="3456" w:type="dxa"/>
            <w:tcBorders>
              <w:top w:val="single" w:sz="4" w:space="0" w:color="auto"/>
            </w:tcBorders>
          </w:tcPr>
          <w:p w14:paraId="40FA9B3D" w14:textId="76448D72" w:rsidR="00BF25B1" w:rsidRPr="00AC0A73" w:rsidRDefault="007746DA" w:rsidP="005F7640">
            <w:pPr>
              <w:spacing w:before="40" w:after="40" w:line="240" w:lineRule="auto"/>
              <w:rPr>
                <w:rFonts w:ascii="Aptos" w:hAnsi="Aptos" w:cs="Times New Roman"/>
                <w:sz w:val="22"/>
              </w:rPr>
            </w:pPr>
            <w:r w:rsidRPr="00AC0A73">
              <w:rPr>
                <w:rFonts w:ascii="Aptos" w:hAnsi="Aptos" w:cs="Times New Roman"/>
                <w:sz w:val="22"/>
              </w:rPr>
              <w:t>The quarter in which the output impulse-response function reaches its peak value</w:t>
            </w:r>
          </w:p>
        </w:tc>
      </w:tr>
      <w:tr w:rsidR="007746DA" w14:paraId="2508923C" w14:textId="77777777" w:rsidTr="005F7640">
        <w:tc>
          <w:tcPr>
            <w:tcW w:w="1170" w:type="dxa"/>
            <w:vAlign w:val="center"/>
          </w:tcPr>
          <w:p w14:paraId="64836413" w14:textId="1C200143" w:rsidR="00BF25B1" w:rsidRPr="00AC0A73" w:rsidRDefault="00872CC0" w:rsidP="005F7640">
            <w:pPr>
              <w:spacing w:before="100" w:beforeAutospacing="1" w:after="100" w:afterAutospacing="1"/>
              <w:rPr>
                <w:rFonts w:ascii="Aptos" w:hAnsi="Aptos" w:cs="Times New Roman"/>
                <w:i/>
                <w:iCs/>
                <w:sz w:val="22"/>
              </w:rPr>
            </w:pPr>
            <w:r w:rsidRPr="00AC0A73">
              <w:rPr>
                <w:rFonts w:ascii="Aptos" w:hAnsi="Aptos" w:cs="Times New Roman"/>
                <w:i/>
                <w:iCs/>
                <w:sz w:val="22"/>
              </w:rPr>
              <w:t>π-</w:t>
            </w:r>
            <w:r w:rsidR="00BF25B1" w:rsidRPr="00AC0A73">
              <w:rPr>
                <w:rFonts w:ascii="Aptos" w:hAnsi="Aptos" w:cs="Times New Roman"/>
                <w:i/>
                <w:iCs/>
                <w:sz w:val="22"/>
              </w:rPr>
              <w:t>slope</w:t>
            </w:r>
          </w:p>
        </w:tc>
        <w:tc>
          <w:tcPr>
            <w:tcW w:w="3438" w:type="dxa"/>
          </w:tcPr>
          <w:p w14:paraId="1FA31A4D" w14:textId="0CB21743" w:rsidR="00BF25B1" w:rsidRPr="00AC0A73" w:rsidRDefault="00D7272A" w:rsidP="005F7640">
            <w:pPr>
              <w:spacing w:before="40" w:after="40" w:line="240" w:lineRule="auto"/>
              <w:rPr>
                <w:rFonts w:ascii="Aptos" w:hAnsi="Aptos" w:cs="Times New Roman"/>
                <w:sz w:val="22"/>
              </w:rPr>
            </w:pPr>
            <w:r w:rsidRPr="00AC0A73">
              <w:rPr>
                <w:rFonts w:ascii="Aptos" w:hAnsi="Aptos" w:cs="Times New Roman"/>
                <w:sz w:val="22"/>
              </w:rPr>
              <w:t>R</w:t>
            </w:r>
            <w:r w:rsidR="00BF25B1" w:rsidRPr="00AC0A73">
              <w:rPr>
                <w:rFonts w:ascii="Aptos" w:hAnsi="Aptos" w:cs="Times New Roman"/>
                <w:sz w:val="22"/>
              </w:rPr>
              <w:t>atio of the cumulative sum of changes in inflation to the cumulative sum of changes in the real interest rate</w:t>
            </w:r>
            <w:r w:rsidR="001741CA" w:rsidRPr="00AC0A73">
              <w:rPr>
                <w:rFonts w:ascii="Aptos" w:hAnsi="Aptos" w:cs="Times New Roman"/>
                <w:sz w:val="22"/>
                <w:vertAlign w:val="superscript"/>
              </w:rPr>
              <w:t>**</w:t>
            </w:r>
          </w:p>
        </w:tc>
        <w:tc>
          <w:tcPr>
            <w:tcW w:w="1152" w:type="dxa"/>
            <w:vAlign w:val="center"/>
          </w:tcPr>
          <w:p w14:paraId="4F34B6F1" w14:textId="6D36E671" w:rsidR="00BF25B1" w:rsidRPr="00AC0A73" w:rsidRDefault="00872CC0" w:rsidP="005F7640">
            <w:pPr>
              <w:spacing w:before="100" w:beforeAutospacing="1" w:after="100" w:afterAutospacing="1"/>
              <w:rPr>
                <w:rFonts w:ascii="Aptos" w:hAnsi="Aptos" w:cs="Times New Roman"/>
                <w:i/>
                <w:iCs/>
                <w:sz w:val="22"/>
              </w:rPr>
            </w:pPr>
            <w:r w:rsidRPr="00AC0A73">
              <w:rPr>
                <w:rFonts w:ascii="Aptos" w:hAnsi="Aptos" w:cs="Times New Roman"/>
                <w:i/>
                <w:iCs/>
                <w:sz w:val="22"/>
              </w:rPr>
              <w:t>π-</w:t>
            </w:r>
            <w:r w:rsidR="00BF25B1" w:rsidRPr="00AC0A73">
              <w:rPr>
                <w:rFonts w:ascii="Aptos" w:hAnsi="Aptos" w:cs="Times New Roman"/>
                <w:i/>
                <w:iCs/>
                <w:sz w:val="22"/>
              </w:rPr>
              <w:t>timing</w:t>
            </w:r>
          </w:p>
        </w:tc>
        <w:tc>
          <w:tcPr>
            <w:tcW w:w="3456" w:type="dxa"/>
          </w:tcPr>
          <w:p w14:paraId="345B1385" w14:textId="79A956AD" w:rsidR="00BF25B1" w:rsidRPr="00AC0A73" w:rsidRDefault="007746DA" w:rsidP="005F7640">
            <w:pPr>
              <w:spacing w:before="40" w:after="40" w:line="240" w:lineRule="auto"/>
              <w:rPr>
                <w:rFonts w:ascii="Aptos" w:hAnsi="Aptos" w:cs="Times New Roman"/>
                <w:sz w:val="22"/>
              </w:rPr>
            </w:pPr>
            <w:r w:rsidRPr="00AC0A73">
              <w:rPr>
                <w:rFonts w:ascii="Aptos" w:hAnsi="Aptos" w:cs="Times New Roman"/>
                <w:sz w:val="22"/>
              </w:rPr>
              <w:t xml:space="preserve">The quarter in which the inflation impulse-response function reaches its peak value. </w:t>
            </w:r>
          </w:p>
        </w:tc>
      </w:tr>
      <w:tr w:rsidR="007746DA" w14:paraId="12069B27" w14:textId="77777777" w:rsidTr="005F7640">
        <w:tc>
          <w:tcPr>
            <w:tcW w:w="1170" w:type="dxa"/>
            <w:tcBorders>
              <w:bottom w:val="single" w:sz="4" w:space="0" w:color="auto"/>
            </w:tcBorders>
            <w:vAlign w:val="center"/>
          </w:tcPr>
          <w:p w14:paraId="54DED51F" w14:textId="00C767F1" w:rsidR="00BF25B1" w:rsidRPr="00AC0A73" w:rsidRDefault="007746DA" w:rsidP="005F7640">
            <w:pPr>
              <w:spacing w:before="100" w:beforeAutospacing="1" w:after="100" w:afterAutospacing="1"/>
              <w:rPr>
                <w:rFonts w:ascii="Aptos" w:hAnsi="Aptos" w:cs="Times New Roman"/>
                <w:sz w:val="22"/>
              </w:rPr>
            </w:pPr>
            <w:r w:rsidRPr="00AC0A73">
              <w:rPr>
                <w:rFonts w:ascii="Aptos" w:hAnsi="Aptos" w:cs="Times New Roman"/>
                <w:i/>
                <w:iCs/>
                <w:sz w:val="22"/>
              </w:rPr>
              <w:t xml:space="preserve"> </w:t>
            </w:r>
            <w:proofErr w:type="spellStart"/>
            <w:r w:rsidRPr="00AC0A73">
              <w:rPr>
                <w:rFonts w:ascii="Aptos" w:hAnsi="Aptos" w:cs="Times New Roman"/>
                <w:i/>
                <w:iCs/>
                <w:sz w:val="22"/>
              </w:rPr>
              <w:t>sacratio</w:t>
            </w:r>
            <w:proofErr w:type="spellEnd"/>
            <w:r w:rsidRPr="00AC0A73">
              <w:rPr>
                <w:rFonts w:ascii="Aptos" w:hAnsi="Aptos" w:cs="Times New Roman"/>
                <w:sz w:val="22"/>
              </w:rPr>
              <w:t xml:space="preserve">  </w:t>
            </w:r>
          </w:p>
        </w:tc>
        <w:tc>
          <w:tcPr>
            <w:tcW w:w="3438" w:type="dxa"/>
            <w:tcBorders>
              <w:bottom w:val="single" w:sz="4" w:space="0" w:color="auto"/>
            </w:tcBorders>
          </w:tcPr>
          <w:p w14:paraId="03A2F17D" w14:textId="475CF944" w:rsidR="00BF25B1" w:rsidRPr="00AC0A73" w:rsidRDefault="00D7272A" w:rsidP="005F7640">
            <w:pPr>
              <w:spacing w:before="40" w:after="40" w:line="240" w:lineRule="auto"/>
              <w:rPr>
                <w:rFonts w:ascii="Aptos" w:hAnsi="Aptos" w:cs="Times New Roman"/>
                <w:sz w:val="22"/>
              </w:rPr>
            </w:pPr>
            <w:r w:rsidRPr="00AC0A73">
              <w:rPr>
                <w:rFonts w:ascii="Aptos" w:hAnsi="Aptos" w:cs="Times New Roman"/>
                <w:sz w:val="22"/>
              </w:rPr>
              <w:t>R</w:t>
            </w:r>
            <w:r w:rsidR="00BF25B1" w:rsidRPr="00AC0A73">
              <w:rPr>
                <w:rFonts w:ascii="Aptos" w:hAnsi="Aptos" w:cs="Times New Roman"/>
                <w:sz w:val="22"/>
              </w:rPr>
              <w:t xml:space="preserve">atio of the cumulative </w:t>
            </w:r>
            <w:r w:rsidR="001741CA" w:rsidRPr="00AC0A73">
              <w:rPr>
                <w:rFonts w:ascii="Aptos" w:hAnsi="Aptos" w:cs="Times New Roman"/>
                <w:sz w:val="22"/>
              </w:rPr>
              <w:t xml:space="preserve">annualized </w:t>
            </w:r>
            <w:r w:rsidR="00BF25B1" w:rsidRPr="00AC0A73">
              <w:rPr>
                <w:rFonts w:ascii="Aptos" w:hAnsi="Aptos" w:cs="Times New Roman"/>
                <w:sz w:val="22"/>
              </w:rPr>
              <w:t xml:space="preserve">loss in output </w:t>
            </w:r>
            <w:r w:rsidR="001741CA" w:rsidRPr="00AC0A73">
              <w:rPr>
                <w:rFonts w:ascii="Aptos" w:hAnsi="Aptos" w:cs="Times New Roman"/>
                <w:sz w:val="22"/>
              </w:rPr>
              <w:t>scaled by the reduction</w:t>
            </w:r>
            <w:r w:rsidR="00BF25B1" w:rsidRPr="00AC0A73">
              <w:rPr>
                <w:rFonts w:ascii="Aptos" w:hAnsi="Aptos" w:cs="Times New Roman"/>
                <w:sz w:val="22"/>
              </w:rPr>
              <w:t xml:space="preserve"> in inflation</w:t>
            </w:r>
            <w:r w:rsidR="0025454F" w:rsidRPr="00AC0A73">
              <w:rPr>
                <w:rFonts w:ascii="Aptos" w:hAnsi="Aptos" w:cs="Times New Roman"/>
                <w:sz w:val="22"/>
              </w:rPr>
              <w:t>,</w:t>
            </w:r>
            <w:r w:rsidR="001741CA" w:rsidRPr="00AC0A73">
              <w:rPr>
                <w:rFonts w:ascii="Aptos" w:hAnsi="Aptos" w:cs="Times New Roman"/>
                <w:sz w:val="22"/>
              </w:rPr>
              <w:t xml:space="preserve"> </w:t>
            </w:r>
            <w:r w:rsidR="0025454F" w:rsidRPr="00AC0A73">
              <w:rPr>
                <w:rFonts w:ascii="Aptos" w:hAnsi="Aptos" w:cs="Times New Roman"/>
                <w:sz w:val="22"/>
              </w:rPr>
              <w:t xml:space="preserve">from a simulation of a permanent reduction in </w:t>
            </w:r>
            <w:r w:rsidR="001741CA" w:rsidRPr="00AC0A73">
              <w:rPr>
                <w:rFonts w:ascii="Aptos" w:hAnsi="Aptos" w:cs="Times New Roman"/>
                <w:sz w:val="22"/>
              </w:rPr>
              <w:t xml:space="preserve">the target rate of </w:t>
            </w:r>
            <w:r w:rsidR="0025454F" w:rsidRPr="00AC0A73">
              <w:rPr>
                <w:rFonts w:ascii="Aptos" w:hAnsi="Aptos" w:cs="Times New Roman"/>
                <w:sz w:val="22"/>
              </w:rPr>
              <w:t>inflation</w:t>
            </w:r>
            <w:r w:rsidR="00BF25B1" w:rsidRPr="00AC0A73">
              <w:rPr>
                <w:rFonts w:ascii="Aptos" w:hAnsi="Aptos" w:cs="Times New Roman"/>
                <w:sz w:val="22"/>
              </w:rPr>
              <w:t xml:space="preserve">.  </w:t>
            </w:r>
          </w:p>
        </w:tc>
        <w:tc>
          <w:tcPr>
            <w:tcW w:w="1152" w:type="dxa"/>
            <w:tcBorders>
              <w:bottom w:val="single" w:sz="4" w:space="0" w:color="auto"/>
            </w:tcBorders>
            <w:vAlign w:val="center"/>
          </w:tcPr>
          <w:p w14:paraId="1D16F91E" w14:textId="77777777" w:rsidR="00BF25B1" w:rsidRPr="00AC0A73" w:rsidRDefault="00BF25B1" w:rsidP="005F7640">
            <w:pPr>
              <w:spacing w:before="100" w:beforeAutospacing="1" w:after="100" w:afterAutospacing="1"/>
              <w:rPr>
                <w:rFonts w:ascii="Aptos" w:hAnsi="Aptos" w:cs="Times New Roman"/>
                <w:szCs w:val="24"/>
              </w:rPr>
            </w:pPr>
          </w:p>
        </w:tc>
        <w:tc>
          <w:tcPr>
            <w:tcW w:w="3456" w:type="dxa"/>
            <w:tcBorders>
              <w:bottom w:val="single" w:sz="4" w:space="0" w:color="auto"/>
            </w:tcBorders>
          </w:tcPr>
          <w:p w14:paraId="155FA9ED" w14:textId="77777777" w:rsidR="00BF25B1" w:rsidRPr="00AC0A73" w:rsidRDefault="00BF25B1" w:rsidP="005F7640">
            <w:pPr>
              <w:spacing w:before="40" w:after="40"/>
              <w:rPr>
                <w:rFonts w:ascii="Aptos" w:hAnsi="Aptos" w:cs="Times New Roman"/>
                <w:szCs w:val="24"/>
              </w:rPr>
            </w:pPr>
          </w:p>
        </w:tc>
      </w:tr>
      <w:tr w:rsidR="00BF25B1" w14:paraId="47C9E5DF" w14:textId="77777777" w:rsidTr="005F7640">
        <w:tc>
          <w:tcPr>
            <w:tcW w:w="9216" w:type="dxa"/>
            <w:gridSpan w:val="4"/>
            <w:tcBorders>
              <w:top w:val="single" w:sz="4" w:space="0" w:color="auto"/>
              <w:bottom w:val="single" w:sz="4" w:space="0" w:color="auto"/>
            </w:tcBorders>
          </w:tcPr>
          <w:p w14:paraId="26A94BB3" w14:textId="7B60BB68" w:rsidR="00BF25B1" w:rsidRPr="001D7714" w:rsidRDefault="007746DA" w:rsidP="005F7640">
            <w:pPr>
              <w:pStyle w:val="NoSpacing"/>
              <w:ind w:left="0" w:firstLine="0"/>
              <w:rPr>
                <w:rFonts w:ascii="Aptos" w:hAnsi="Aptos" w:cs="Times New Roman"/>
                <w:szCs w:val="20"/>
              </w:rPr>
            </w:pPr>
            <w:r w:rsidRPr="001D7714">
              <w:rPr>
                <w:rFonts w:ascii="Aptos" w:hAnsi="Aptos"/>
                <w:szCs w:val="20"/>
              </w:rPr>
              <w:t xml:space="preserve">Notes: </w:t>
            </w:r>
            <w:r w:rsidR="001741CA" w:rsidRPr="001D7714">
              <w:rPr>
                <w:rFonts w:ascii="Aptos" w:hAnsi="Aptos"/>
                <w:szCs w:val="20"/>
              </w:rPr>
              <w:t>* Calculations carried out at quarter 20 of each simulation.  **</w:t>
            </w:r>
            <w:r w:rsidR="00E773DD" w:rsidRPr="001D7714">
              <w:rPr>
                <w:rFonts w:ascii="Aptos" w:hAnsi="Aptos"/>
                <w:szCs w:val="20"/>
              </w:rPr>
              <w:t xml:space="preserve"> R</w:t>
            </w:r>
            <w:r w:rsidR="00BF25B1" w:rsidRPr="001D7714">
              <w:rPr>
                <w:rFonts w:ascii="Aptos" w:hAnsi="Aptos"/>
                <w:szCs w:val="20"/>
              </w:rPr>
              <w:t>eal interest rate is computed in a model-consistent fashion for each model using period-by-period simulated values of nominal interest rates and inflation.</w:t>
            </w:r>
            <w:r w:rsidR="00FB5695" w:rsidRPr="001D7714">
              <w:rPr>
                <w:rFonts w:ascii="Aptos" w:hAnsi="Aptos"/>
                <w:szCs w:val="20"/>
              </w:rPr>
              <w:t xml:space="preserve">  </w:t>
            </w:r>
            <w:r w:rsidR="00FF72D8">
              <w:rPr>
                <w:rFonts w:ascii="Aptos" w:hAnsi="Aptos"/>
                <w:szCs w:val="20"/>
              </w:rPr>
              <w:t>Source: authors’ calculations</w:t>
            </w:r>
            <w:r w:rsidR="005B19E5">
              <w:rPr>
                <w:rFonts w:ascii="Aptos" w:hAnsi="Aptos"/>
                <w:szCs w:val="20"/>
              </w:rPr>
              <w:t xml:space="preserve"> based on simulations of MMB models.</w:t>
            </w:r>
          </w:p>
        </w:tc>
      </w:tr>
    </w:tbl>
    <w:p w14:paraId="0B63DE1E" w14:textId="77777777" w:rsidR="005F3344" w:rsidRDefault="005F3344" w:rsidP="00DC57EB">
      <w:pPr>
        <w:spacing w:before="100" w:beforeAutospacing="1" w:after="100" w:afterAutospacing="1"/>
        <w:rPr>
          <w:rFonts w:cs="Times New Roman"/>
          <w:i/>
          <w:iCs/>
          <w:szCs w:val="24"/>
        </w:rPr>
      </w:pPr>
    </w:p>
    <w:p w14:paraId="17A86882" w14:textId="77777777" w:rsidR="005F3344" w:rsidRDefault="00DC57EB" w:rsidP="005F3344">
      <w:pPr>
        <w:spacing w:before="100" w:beforeAutospacing="1" w:after="100" w:afterAutospacing="1"/>
        <w:rPr>
          <w:rFonts w:cs="Times New Roman"/>
          <w:i/>
          <w:iCs/>
          <w:szCs w:val="24"/>
        </w:rPr>
      </w:pPr>
      <w:proofErr w:type="gramStart"/>
      <w:r w:rsidRPr="00DC57EB">
        <w:rPr>
          <w:rFonts w:cs="Times New Roman"/>
          <w:i/>
          <w:iCs/>
          <w:szCs w:val="24"/>
        </w:rPr>
        <w:t>3.3.2  Model</w:t>
      </w:r>
      <w:proofErr w:type="gramEnd"/>
      <w:r w:rsidRPr="00DC57EB">
        <w:rPr>
          <w:rFonts w:cs="Times New Roman"/>
          <w:i/>
          <w:iCs/>
          <w:szCs w:val="24"/>
        </w:rPr>
        <w:t xml:space="preserve"> attributes</w:t>
      </w:r>
    </w:p>
    <w:p w14:paraId="3E6251B6" w14:textId="01141716" w:rsidR="00DC57EB" w:rsidRPr="005F3344" w:rsidRDefault="00F81B70" w:rsidP="005F3344">
      <w:pPr>
        <w:spacing w:before="100" w:beforeAutospacing="1" w:after="100" w:afterAutospacing="1"/>
        <w:ind w:firstLine="720"/>
        <w:rPr>
          <w:rFonts w:cs="Times New Roman"/>
          <w:i/>
          <w:iCs/>
          <w:szCs w:val="24"/>
        </w:rPr>
      </w:pPr>
      <w:r>
        <w:rPr>
          <w:rFonts w:cs="Times New Roman"/>
          <w:szCs w:val="24"/>
        </w:rPr>
        <w:t>To explore the sources of the differences in the effects of monetary policy across the models, we construct a set of attribute variables</w:t>
      </w:r>
      <w:r w:rsidR="00BE1D27">
        <w:rPr>
          <w:rFonts w:cs="Times New Roman"/>
          <w:szCs w:val="24"/>
        </w:rPr>
        <w:t>, focusing on those</w:t>
      </w:r>
      <w:r w:rsidR="00DC57EB">
        <w:rPr>
          <w:rFonts w:cs="Times New Roman"/>
          <w:szCs w:val="24"/>
        </w:rPr>
        <w:t xml:space="preserve"> attributes</w:t>
      </w:r>
      <w:r w:rsidR="00BE1D27">
        <w:rPr>
          <w:rFonts w:cs="Times New Roman"/>
          <w:szCs w:val="24"/>
        </w:rPr>
        <w:t xml:space="preserve"> that</w:t>
      </w:r>
      <w:r w:rsidR="00DC57EB">
        <w:rPr>
          <w:rFonts w:cs="Times New Roman"/>
          <w:szCs w:val="24"/>
        </w:rPr>
        <w:t xml:space="preserve"> </w:t>
      </w:r>
      <w:r>
        <w:rPr>
          <w:rFonts w:cs="Times New Roman"/>
          <w:szCs w:val="24"/>
        </w:rPr>
        <w:t>could reasonably</w:t>
      </w:r>
      <w:r w:rsidR="00DC57EB">
        <w:rPr>
          <w:rFonts w:cs="Times New Roman"/>
          <w:szCs w:val="24"/>
        </w:rPr>
        <w:t xml:space="preserve"> be expected to influence the effects of monetary policy on the economy.  </w:t>
      </w:r>
      <w:proofErr w:type="gramStart"/>
      <w:r w:rsidR="00BE1D27">
        <w:rPr>
          <w:rFonts w:cs="Times New Roman"/>
          <w:szCs w:val="24"/>
        </w:rPr>
        <w:t>With r</w:t>
      </w:r>
      <w:r w:rsidR="00DC57EB">
        <w:rPr>
          <w:rFonts w:cs="Times New Roman"/>
          <w:szCs w:val="24"/>
        </w:rPr>
        <w:t>egard</w:t>
      </w:r>
      <w:r w:rsidR="00BE1D27">
        <w:rPr>
          <w:rFonts w:cs="Times New Roman"/>
          <w:szCs w:val="24"/>
        </w:rPr>
        <w:t xml:space="preserve"> to</w:t>
      </w:r>
      <w:proofErr w:type="gramEnd"/>
      <w:r w:rsidR="00DC57EB">
        <w:rPr>
          <w:rFonts w:cs="Times New Roman"/>
          <w:szCs w:val="24"/>
        </w:rPr>
        <w:t xml:space="preserve"> output, many models </w:t>
      </w:r>
      <w:r w:rsidR="00FE0F67">
        <w:rPr>
          <w:rFonts w:cs="Times New Roman"/>
          <w:szCs w:val="24"/>
        </w:rPr>
        <w:t>incorporate</w:t>
      </w:r>
      <w:r w:rsidR="00DC57EB">
        <w:rPr>
          <w:rFonts w:cs="Times New Roman"/>
          <w:szCs w:val="24"/>
        </w:rPr>
        <w:t xml:space="preserve"> interest sensitivity of aggregate demand</w:t>
      </w:r>
      <w:r w:rsidR="00FE0F67">
        <w:rPr>
          <w:rFonts w:cs="Times New Roman"/>
          <w:szCs w:val="24"/>
        </w:rPr>
        <w:t xml:space="preserve"> through </w:t>
      </w:r>
      <w:r w:rsidR="00FE0F67">
        <w:rPr>
          <w:rFonts w:cs="Times New Roman"/>
          <w:szCs w:val="24"/>
        </w:rPr>
        <w:lastRenderedPageBreak/>
        <w:t>intertemporal substitution in consumption</w:t>
      </w:r>
      <w:r w:rsidR="00DC57EB">
        <w:rPr>
          <w:rFonts w:cs="Times New Roman"/>
          <w:szCs w:val="24"/>
        </w:rPr>
        <w:t xml:space="preserve">, but </w:t>
      </w:r>
      <w:r w:rsidR="00BE1D27">
        <w:rPr>
          <w:rFonts w:cs="Times New Roman"/>
          <w:szCs w:val="24"/>
        </w:rPr>
        <w:t>many</w:t>
      </w:r>
      <w:r w:rsidR="00DC57EB">
        <w:rPr>
          <w:rFonts w:cs="Times New Roman"/>
          <w:szCs w:val="24"/>
        </w:rPr>
        <w:t xml:space="preserve"> have other channels for monetary policy.  For example, </w:t>
      </w:r>
      <w:r w:rsidR="00FE0F67">
        <w:rPr>
          <w:rFonts w:cs="Times New Roman"/>
          <w:szCs w:val="24"/>
        </w:rPr>
        <w:t xml:space="preserve">as noted, </w:t>
      </w:r>
      <w:r w:rsidR="00BE1D27">
        <w:rPr>
          <w:rFonts w:cs="Times New Roman"/>
          <w:szCs w:val="24"/>
        </w:rPr>
        <w:t xml:space="preserve">some </w:t>
      </w:r>
      <w:r w:rsidR="00DC57EB">
        <w:rPr>
          <w:rFonts w:cs="Times New Roman"/>
          <w:szCs w:val="24"/>
        </w:rPr>
        <w:t>models are open-economy, and so have an exchange rate channel</w:t>
      </w:r>
      <w:r w:rsidR="00910B30">
        <w:rPr>
          <w:rFonts w:cs="Times New Roman"/>
          <w:szCs w:val="24"/>
        </w:rPr>
        <w:t xml:space="preserve">; </w:t>
      </w:r>
      <w:r w:rsidR="00DC57EB">
        <w:rPr>
          <w:rFonts w:cs="Times New Roman"/>
          <w:szCs w:val="24"/>
        </w:rPr>
        <w:t xml:space="preserve">others have financial channels, including </w:t>
      </w:r>
      <w:r w:rsidR="00FE0F67">
        <w:rPr>
          <w:rFonts w:cs="Times New Roman"/>
          <w:szCs w:val="24"/>
        </w:rPr>
        <w:t>operat</w:t>
      </w:r>
      <w:r w:rsidR="007730D2">
        <w:rPr>
          <w:rFonts w:cs="Times New Roman"/>
          <w:szCs w:val="24"/>
        </w:rPr>
        <w:t>ing</w:t>
      </w:r>
      <w:r w:rsidR="00FE0F67">
        <w:rPr>
          <w:rFonts w:cs="Times New Roman"/>
          <w:szCs w:val="24"/>
        </w:rPr>
        <w:t xml:space="preserve"> through </w:t>
      </w:r>
      <w:r w:rsidR="00DC57EB">
        <w:rPr>
          <w:rFonts w:cs="Times New Roman"/>
          <w:szCs w:val="24"/>
        </w:rPr>
        <w:t xml:space="preserve">bank credit, </w:t>
      </w:r>
      <w:r w:rsidR="00FE0F67">
        <w:rPr>
          <w:rFonts w:cs="Times New Roman"/>
          <w:szCs w:val="24"/>
        </w:rPr>
        <w:t xml:space="preserve">household </w:t>
      </w:r>
      <w:r w:rsidR="00DC57EB">
        <w:rPr>
          <w:rFonts w:cs="Times New Roman"/>
          <w:szCs w:val="24"/>
        </w:rPr>
        <w:t xml:space="preserve">wealth, or </w:t>
      </w:r>
      <w:r w:rsidR="00FE0F67">
        <w:rPr>
          <w:rFonts w:cs="Times New Roman"/>
          <w:szCs w:val="24"/>
        </w:rPr>
        <w:t xml:space="preserve">firm </w:t>
      </w:r>
      <w:r w:rsidR="00DC57EB">
        <w:rPr>
          <w:rFonts w:cs="Times New Roman"/>
          <w:szCs w:val="24"/>
        </w:rPr>
        <w:t xml:space="preserve">net worth.  </w:t>
      </w:r>
      <w:r w:rsidR="00C97200">
        <w:rPr>
          <w:rFonts w:cs="Times New Roman"/>
          <w:szCs w:val="24"/>
        </w:rPr>
        <w:t xml:space="preserve">All else equal, each </w:t>
      </w:r>
      <w:r w:rsidR="00DC57EB">
        <w:rPr>
          <w:rFonts w:cs="Times New Roman"/>
          <w:szCs w:val="24"/>
        </w:rPr>
        <w:t xml:space="preserve">of these </w:t>
      </w:r>
      <w:r w:rsidR="007730D2">
        <w:rPr>
          <w:rFonts w:cs="Times New Roman"/>
          <w:szCs w:val="24"/>
        </w:rPr>
        <w:t xml:space="preserve">attributes </w:t>
      </w:r>
      <w:r w:rsidR="00DC57EB">
        <w:rPr>
          <w:rFonts w:cs="Times New Roman"/>
          <w:szCs w:val="24"/>
        </w:rPr>
        <w:t xml:space="preserve">could lead to larger effects of </w:t>
      </w:r>
      <w:r w:rsidR="00FE0F67">
        <w:rPr>
          <w:rFonts w:cs="Times New Roman"/>
          <w:szCs w:val="24"/>
        </w:rPr>
        <w:t xml:space="preserve">changes in the policy </w:t>
      </w:r>
      <w:r w:rsidR="006B667E">
        <w:rPr>
          <w:rFonts w:cs="Times New Roman"/>
          <w:szCs w:val="24"/>
        </w:rPr>
        <w:t>interest rate</w:t>
      </w:r>
      <w:r w:rsidR="004850B0">
        <w:rPr>
          <w:rFonts w:cs="Times New Roman"/>
          <w:szCs w:val="24"/>
        </w:rPr>
        <w:t xml:space="preserve"> </w:t>
      </w:r>
      <w:r w:rsidR="006B667E">
        <w:rPr>
          <w:rFonts w:cs="Times New Roman"/>
          <w:szCs w:val="24"/>
        </w:rPr>
        <w:t>on out</w:t>
      </w:r>
      <w:r w:rsidR="00DC57EB">
        <w:rPr>
          <w:rFonts w:cs="Times New Roman"/>
          <w:szCs w:val="24"/>
        </w:rPr>
        <w:t xml:space="preserve">put.  Larger effects on output could also mean larger effects on inflation, </w:t>
      </w:r>
      <w:r w:rsidR="00BE1D27">
        <w:rPr>
          <w:rFonts w:cs="Times New Roman"/>
          <w:szCs w:val="24"/>
        </w:rPr>
        <w:t xml:space="preserve">all else equal, </w:t>
      </w:r>
      <w:r w:rsidR="00DC57EB">
        <w:rPr>
          <w:rFonts w:cs="Times New Roman"/>
          <w:szCs w:val="24"/>
        </w:rPr>
        <w:t xml:space="preserve">since inflation in the models is generally affected by the </w:t>
      </w:r>
      <w:r w:rsidR="004850B0">
        <w:rPr>
          <w:rFonts w:cs="Times New Roman"/>
          <w:szCs w:val="24"/>
        </w:rPr>
        <w:t xml:space="preserve">expected </w:t>
      </w:r>
      <w:r w:rsidR="00DC57EB">
        <w:rPr>
          <w:rFonts w:cs="Times New Roman"/>
          <w:szCs w:val="24"/>
        </w:rPr>
        <w:t>level of economic activity.  In addition, the structure of the wage</w:t>
      </w:r>
      <w:r w:rsidR="004850B0">
        <w:rPr>
          <w:rFonts w:cs="Times New Roman"/>
          <w:szCs w:val="24"/>
        </w:rPr>
        <w:t>-</w:t>
      </w:r>
      <w:r w:rsidR="00DC57EB">
        <w:rPr>
          <w:rFonts w:cs="Times New Roman"/>
          <w:szCs w:val="24"/>
        </w:rPr>
        <w:t>price bloc</w:t>
      </w:r>
      <w:ins w:id="116" w:author="English, William" w:date="2025-09-15T22:03:00Z" w16du:dateUtc="2025-09-16T02:03:00Z">
        <w:r w:rsidR="006F0EF2">
          <w:rPr>
            <w:rFonts w:cs="Times New Roman"/>
            <w:szCs w:val="24"/>
          </w:rPr>
          <w:t>k</w:t>
        </w:r>
      </w:ins>
      <w:r w:rsidR="00DC57EB">
        <w:rPr>
          <w:rFonts w:cs="Times New Roman"/>
          <w:szCs w:val="24"/>
        </w:rPr>
        <w:t xml:space="preserve"> of a model </w:t>
      </w:r>
      <w:r w:rsidR="00FE0F67">
        <w:rPr>
          <w:rFonts w:cs="Times New Roman"/>
          <w:szCs w:val="24"/>
        </w:rPr>
        <w:t>will</w:t>
      </w:r>
      <w:r w:rsidR="00DC57EB">
        <w:rPr>
          <w:rFonts w:cs="Times New Roman"/>
          <w:szCs w:val="24"/>
        </w:rPr>
        <w:t xml:space="preserve"> influence the effect of monetary policy on inflation.  For example, </w:t>
      </w:r>
      <w:proofErr w:type="gramStart"/>
      <w:r w:rsidR="00FE0F67">
        <w:rPr>
          <w:rFonts w:cs="Times New Roman"/>
          <w:szCs w:val="24"/>
        </w:rPr>
        <w:t>all of</w:t>
      </w:r>
      <w:proofErr w:type="gramEnd"/>
      <w:r w:rsidR="00DC57EB">
        <w:rPr>
          <w:rFonts w:cs="Times New Roman"/>
          <w:szCs w:val="24"/>
        </w:rPr>
        <w:t xml:space="preserve"> </w:t>
      </w:r>
      <w:r w:rsidR="00F32A89">
        <w:rPr>
          <w:rFonts w:cs="Times New Roman"/>
          <w:szCs w:val="24"/>
        </w:rPr>
        <w:t>the</w:t>
      </w:r>
      <w:r w:rsidR="00DC57EB">
        <w:rPr>
          <w:rFonts w:cs="Times New Roman"/>
          <w:szCs w:val="24"/>
        </w:rPr>
        <w:t xml:space="preserve"> models </w:t>
      </w:r>
      <w:r w:rsidR="00FE0F67">
        <w:rPr>
          <w:rFonts w:cs="Times New Roman"/>
          <w:szCs w:val="24"/>
        </w:rPr>
        <w:t xml:space="preserve">employ </w:t>
      </w:r>
      <w:r w:rsidR="00DC57EB">
        <w:rPr>
          <w:rFonts w:cs="Times New Roman"/>
          <w:szCs w:val="24"/>
        </w:rPr>
        <w:t>sticky prices</w:t>
      </w:r>
      <w:r w:rsidR="00DC7AC6">
        <w:rPr>
          <w:rFonts w:cs="Times New Roman"/>
          <w:szCs w:val="24"/>
        </w:rPr>
        <w:t>,</w:t>
      </w:r>
      <w:r w:rsidR="00FE0F67">
        <w:rPr>
          <w:rFonts w:cs="Times New Roman"/>
          <w:szCs w:val="24"/>
        </w:rPr>
        <w:t xml:space="preserve"> of some sort</w:t>
      </w:r>
      <w:r w:rsidR="00DC7AC6">
        <w:rPr>
          <w:rFonts w:cs="Times New Roman"/>
          <w:szCs w:val="24"/>
        </w:rPr>
        <w:t>, broadly defined</w:t>
      </w:r>
      <w:r w:rsidR="001E79D3">
        <w:rPr>
          <w:rFonts w:cs="Times New Roman"/>
          <w:szCs w:val="24"/>
        </w:rPr>
        <w:t>,</w:t>
      </w:r>
      <w:r w:rsidR="006B4B65">
        <w:rPr>
          <w:rFonts w:cs="Times New Roman"/>
          <w:szCs w:val="24"/>
        </w:rPr>
        <w:t xml:space="preserve"> while</w:t>
      </w:r>
      <w:r w:rsidR="003D663B">
        <w:rPr>
          <w:rFonts w:cs="Times New Roman"/>
          <w:szCs w:val="24"/>
        </w:rPr>
        <w:t xml:space="preserve"> some </w:t>
      </w:r>
      <w:r w:rsidR="00854BE5">
        <w:rPr>
          <w:rFonts w:cs="Times New Roman"/>
          <w:szCs w:val="24"/>
        </w:rPr>
        <w:t xml:space="preserve">also employ </w:t>
      </w:r>
      <w:r w:rsidR="00FE0F67">
        <w:rPr>
          <w:rFonts w:cs="Times New Roman"/>
          <w:szCs w:val="24"/>
        </w:rPr>
        <w:t>sticky wages</w:t>
      </w:r>
      <w:r w:rsidR="001E79D3">
        <w:rPr>
          <w:rFonts w:cs="Times New Roman"/>
          <w:szCs w:val="24"/>
        </w:rPr>
        <w:t xml:space="preserve">; some models also </w:t>
      </w:r>
      <w:r w:rsidR="00854BE5">
        <w:rPr>
          <w:rFonts w:cs="Times New Roman"/>
          <w:szCs w:val="24"/>
        </w:rPr>
        <w:t>includ</w:t>
      </w:r>
      <w:r w:rsidR="008F65C1">
        <w:rPr>
          <w:rFonts w:cs="Times New Roman"/>
          <w:szCs w:val="24"/>
        </w:rPr>
        <w:t>e</w:t>
      </w:r>
      <w:r w:rsidR="00854BE5">
        <w:rPr>
          <w:rFonts w:cs="Times New Roman"/>
          <w:szCs w:val="24"/>
        </w:rPr>
        <w:t xml:space="preserve"> indexation in either price or wage setting.  </w:t>
      </w:r>
      <w:r w:rsidR="00930598">
        <w:rPr>
          <w:rFonts w:cs="Times New Roman"/>
          <w:szCs w:val="24"/>
        </w:rPr>
        <w:t>Additionally</w:t>
      </w:r>
      <w:r w:rsidR="007F59CC">
        <w:rPr>
          <w:rFonts w:cs="Times New Roman"/>
          <w:szCs w:val="24"/>
        </w:rPr>
        <w:t>, a few</w:t>
      </w:r>
      <w:r w:rsidR="008F65C1">
        <w:rPr>
          <w:rFonts w:cs="Times New Roman"/>
          <w:szCs w:val="24"/>
        </w:rPr>
        <w:t xml:space="preserve"> models</w:t>
      </w:r>
      <w:r w:rsidR="007F59CC">
        <w:rPr>
          <w:rFonts w:cs="Times New Roman"/>
          <w:szCs w:val="24"/>
        </w:rPr>
        <w:t xml:space="preserve"> </w:t>
      </w:r>
      <w:r w:rsidR="00930598">
        <w:rPr>
          <w:rFonts w:cs="Times New Roman"/>
          <w:szCs w:val="24"/>
        </w:rPr>
        <w:t xml:space="preserve">feature </w:t>
      </w:r>
      <w:r w:rsidR="007F59CC">
        <w:rPr>
          <w:rFonts w:cs="Times New Roman"/>
          <w:szCs w:val="24"/>
        </w:rPr>
        <w:t>adaptive learning</w:t>
      </w:r>
      <w:r w:rsidR="00930598">
        <w:rPr>
          <w:rFonts w:cs="Times New Roman"/>
          <w:szCs w:val="24"/>
        </w:rPr>
        <w:t>,</w:t>
      </w:r>
      <w:r w:rsidR="007F59CC">
        <w:rPr>
          <w:rFonts w:cs="Times New Roman"/>
          <w:szCs w:val="24"/>
        </w:rPr>
        <w:t xml:space="preserve"> under which agents</w:t>
      </w:r>
      <w:r w:rsidR="000D1B6F">
        <w:rPr>
          <w:rFonts w:cs="Times New Roman"/>
          <w:szCs w:val="24"/>
        </w:rPr>
        <w:t xml:space="preserve"> </w:t>
      </w:r>
      <w:r w:rsidR="007F59CC">
        <w:rPr>
          <w:rFonts w:cs="Times New Roman"/>
          <w:szCs w:val="24"/>
        </w:rPr>
        <w:t>do not have model-consistent expectations but rather learn about the economy and policymakers’ intentions over time.  Models of this sort might be expected to have either larger or more gradual effects of policy</w:t>
      </w:r>
      <w:r w:rsidR="006B4B65">
        <w:rPr>
          <w:rFonts w:cs="Times New Roman"/>
          <w:szCs w:val="24"/>
        </w:rPr>
        <w:t>.</w:t>
      </w:r>
      <w:r w:rsidR="007F59CC">
        <w:rPr>
          <w:rFonts w:cs="Times New Roman"/>
          <w:szCs w:val="24"/>
        </w:rPr>
        <w:t xml:space="preserve"> </w:t>
      </w:r>
    </w:p>
    <w:p w14:paraId="5CE589E2" w14:textId="7EB6F62B" w:rsidR="00DC57EB" w:rsidRDefault="00612EED" w:rsidP="00594D09">
      <w:pPr>
        <w:spacing w:before="100" w:beforeAutospacing="1" w:after="100" w:afterAutospacing="1"/>
        <w:ind w:firstLine="720"/>
        <w:rPr>
          <w:rFonts w:cs="Times New Roman"/>
          <w:szCs w:val="24"/>
        </w:rPr>
      </w:pPr>
      <w:r>
        <w:rPr>
          <w:rFonts w:cs="Times New Roman"/>
          <w:szCs w:val="24"/>
        </w:rPr>
        <w:t>S</w:t>
      </w:r>
      <w:r w:rsidR="00DC57EB">
        <w:rPr>
          <w:rFonts w:cs="Times New Roman"/>
          <w:szCs w:val="24"/>
        </w:rPr>
        <w:t xml:space="preserve">ome </w:t>
      </w:r>
      <w:r w:rsidR="007F59CC">
        <w:rPr>
          <w:rFonts w:cs="Times New Roman"/>
          <w:szCs w:val="24"/>
        </w:rPr>
        <w:t>non-</w:t>
      </w:r>
      <w:r w:rsidR="00DC57EB">
        <w:rPr>
          <w:rFonts w:cs="Times New Roman"/>
          <w:szCs w:val="24"/>
        </w:rPr>
        <w:t xml:space="preserve">model attributes could </w:t>
      </w:r>
      <w:r>
        <w:rPr>
          <w:rFonts w:cs="Times New Roman"/>
          <w:szCs w:val="24"/>
        </w:rPr>
        <w:t xml:space="preserve">also </w:t>
      </w:r>
      <w:r w:rsidR="00DC57EB">
        <w:rPr>
          <w:rFonts w:cs="Times New Roman"/>
          <w:szCs w:val="24"/>
        </w:rPr>
        <w:t xml:space="preserve">be important.  As noted </w:t>
      </w:r>
      <w:r w:rsidR="004953F1">
        <w:rPr>
          <w:rFonts w:cs="Times New Roman"/>
          <w:szCs w:val="24"/>
        </w:rPr>
        <w:t>above</w:t>
      </w:r>
      <w:r w:rsidR="00DC57EB">
        <w:rPr>
          <w:rFonts w:cs="Times New Roman"/>
          <w:szCs w:val="24"/>
        </w:rPr>
        <w:t>, estimated models appear to have more gradual responses to monetary policy shocks</w:t>
      </w:r>
      <w:r w:rsidR="00F718B0">
        <w:rPr>
          <w:rFonts w:cs="Times New Roman"/>
          <w:szCs w:val="24"/>
        </w:rPr>
        <w:t xml:space="preserve"> than calibrated models</w:t>
      </w:r>
      <w:r w:rsidR="00DC57EB">
        <w:rPr>
          <w:rFonts w:cs="Times New Roman"/>
          <w:szCs w:val="24"/>
        </w:rPr>
        <w:t xml:space="preserve">.  </w:t>
      </w:r>
      <w:r w:rsidR="0046162E">
        <w:rPr>
          <w:rFonts w:cs="Times New Roman"/>
          <w:szCs w:val="24"/>
        </w:rPr>
        <w:t xml:space="preserve">More broadly, larger models </w:t>
      </w:r>
      <w:r w:rsidR="00A705ED">
        <w:rPr>
          <w:rFonts w:cs="Times New Roman"/>
          <w:szCs w:val="24"/>
        </w:rPr>
        <w:t>might</w:t>
      </w:r>
      <w:r w:rsidR="0046162E">
        <w:rPr>
          <w:rFonts w:cs="Times New Roman"/>
          <w:szCs w:val="24"/>
        </w:rPr>
        <w:t xml:space="preserve"> capture more economic interactions between the real and nominal sides of the economy, which arguably would better match </w:t>
      </w:r>
      <w:r>
        <w:rPr>
          <w:rFonts w:cs="Times New Roman"/>
          <w:szCs w:val="24"/>
        </w:rPr>
        <w:t>the data</w:t>
      </w:r>
      <w:r w:rsidR="0046162E">
        <w:rPr>
          <w:rFonts w:cs="Times New Roman"/>
          <w:szCs w:val="24"/>
        </w:rPr>
        <w:t>, and possibly result in more gradual effects of monetary policy on activity and inflation</w:t>
      </w:r>
      <w:r w:rsidR="001F07BD">
        <w:rPr>
          <w:rFonts w:cs="Times New Roman"/>
          <w:szCs w:val="24"/>
        </w:rPr>
        <w:t>.</w:t>
      </w:r>
      <w:r w:rsidR="0046162E">
        <w:rPr>
          <w:rFonts w:cs="Times New Roman"/>
          <w:szCs w:val="24"/>
        </w:rPr>
        <w:t xml:space="preserve">  </w:t>
      </w:r>
      <w:r w:rsidR="00DC57EB">
        <w:rPr>
          <w:rFonts w:cs="Times New Roman"/>
          <w:szCs w:val="24"/>
        </w:rPr>
        <w:t>The vintage of the model</w:t>
      </w:r>
      <w:r w:rsidR="006B4B65">
        <w:rPr>
          <w:rFonts w:cs="Times New Roman"/>
          <w:szCs w:val="24"/>
        </w:rPr>
        <w:t>—</w:t>
      </w:r>
      <w:r w:rsidR="00DC57EB">
        <w:rPr>
          <w:rFonts w:cs="Times New Roman"/>
          <w:szCs w:val="24"/>
        </w:rPr>
        <w:t xml:space="preserve">that is, when it was </w:t>
      </w:r>
      <w:r w:rsidR="006B4B65">
        <w:rPr>
          <w:rFonts w:cs="Times New Roman"/>
          <w:szCs w:val="24"/>
        </w:rPr>
        <w:t xml:space="preserve">constructed </w:t>
      </w:r>
      <w:r w:rsidR="00DC57EB">
        <w:rPr>
          <w:rFonts w:cs="Times New Roman"/>
          <w:szCs w:val="24"/>
        </w:rPr>
        <w:t>or published, could also matter for the impulse</w:t>
      </w:r>
      <w:r w:rsidR="006B4B65">
        <w:rPr>
          <w:rFonts w:cs="Times New Roman"/>
          <w:szCs w:val="24"/>
        </w:rPr>
        <w:t xml:space="preserve"> </w:t>
      </w:r>
      <w:r w:rsidR="00DC57EB">
        <w:rPr>
          <w:rFonts w:cs="Times New Roman"/>
          <w:szCs w:val="24"/>
        </w:rPr>
        <w:t xml:space="preserve">response functions.  Over the years prior to the pandemic, inflation became more stable near target, </w:t>
      </w:r>
      <w:r w:rsidR="00930598">
        <w:rPr>
          <w:rFonts w:cs="Times New Roman"/>
          <w:szCs w:val="24"/>
        </w:rPr>
        <w:t xml:space="preserve">implying </w:t>
      </w:r>
      <w:r w:rsidR="00DC57EB">
        <w:rPr>
          <w:rFonts w:cs="Times New Roman"/>
          <w:szCs w:val="24"/>
        </w:rPr>
        <w:t xml:space="preserve">a flatter </w:t>
      </w:r>
      <w:del w:id="117" w:author="English, William" w:date="2025-09-15T22:04:00Z" w16du:dateUtc="2025-09-16T02:04:00Z">
        <w:r w:rsidDel="0079326F">
          <w:rPr>
            <w:rFonts w:cs="Times New Roman"/>
            <w:szCs w:val="24"/>
          </w:rPr>
          <w:delText xml:space="preserve">statistical </w:delText>
        </w:r>
      </w:del>
      <w:ins w:id="118" w:author="English, William" w:date="2025-09-15T22:04:00Z" w16du:dateUtc="2025-09-16T02:04:00Z">
        <w:r w:rsidR="0079326F">
          <w:rPr>
            <w:rFonts w:cs="Times New Roman"/>
            <w:szCs w:val="24"/>
          </w:rPr>
          <w:t xml:space="preserve">empirical </w:t>
        </w:r>
      </w:ins>
      <w:r w:rsidR="00DC57EB">
        <w:rPr>
          <w:rFonts w:cs="Times New Roman"/>
          <w:szCs w:val="24"/>
        </w:rPr>
        <w:t xml:space="preserve">Phillips curve that would </w:t>
      </w:r>
      <w:r w:rsidR="00930598">
        <w:rPr>
          <w:rFonts w:cs="Times New Roman"/>
          <w:szCs w:val="24"/>
        </w:rPr>
        <w:t xml:space="preserve">suggest </w:t>
      </w:r>
      <w:r w:rsidR="00DC57EB">
        <w:rPr>
          <w:rFonts w:cs="Times New Roman"/>
          <w:szCs w:val="24"/>
        </w:rPr>
        <w:t>smaller effects of monetary policy on inflation in more recent models than in models from the 1990s.  Finally, it seems possible that economists at central banks, because their work is particularly policy-</w:t>
      </w:r>
      <w:r w:rsidR="004801E1">
        <w:rPr>
          <w:rFonts w:cs="Times New Roman"/>
          <w:szCs w:val="24"/>
        </w:rPr>
        <w:t>focused</w:t>
      </w:r>
      <w:r w:rsidR="00DC57EB">
        <w:rPr>
          <w:rFonts w:cs="Times New Roman"/>
          <w:szCs w:val="24"/>
        </w:rPr>
        <w:t xml:space="preserve">, would make different modeling </w:t>
      </w:r>
      <w:r w:rsidR="00DC57EB">
        <w:rPr>
          <w:rFonts w:cs="Times New Roman"/>
          <w:szCs w:val="24"/>
        </w:rPr>
        <w:lastRenderedPageBreak/>
        <w:t>decisions (for example, being more inclined tha</w:t>
      </w:r>
      <w:r w:rsidR="002B7DA5">
        <w:rPr>
          <w:rFonts w:cs="Times New Roman"/>
          <w:szCs w:val="24"/>
        </w:rPr>
        <w:t>n</w:t>
      </w:r>
      <w:r w:rsidR="00DC57EB">
        <w:rPr>
          <w:rFonts w:cs="Times New Roman"/>
          <w:szCs w:val="24"/>
        </w:rPr>
        <w:t xml:space="preserve"> others to “let the data speak” and not be unduly constrained by theoretical considerations) that would have implications for the impulse-response functions.  </w:t>
      </w:r>
    </w:p>
    <w:p w14:paraId="0CC8755B" w14:textId="5475200E" w:rsidR="006E711D" w:rsidRPr="004953F1" w:rsidRDefault="00DC57EB" w:rsidP="002C198E">
      <w:pPr>
        <w:spacing w:before="100" w:beforeAutospacing="1" w:after="100" w:afterAutospacing="1"/>
        <w:ind w:firstLine="720"/>
        <w:rPr>
          <w:rFonts w:cs="Times New Roman"/>
          <w:szCs w:val="24"/>
        </w:rPr>
      </w:pPr>
      <w:r>
        <w:rPr>
          <w:rFonts w:cs="Times New Roman"/>
          <w:szCs w:val="24"/>
        </w:rPr>
        <w:t>Based on this reasoning, we c</w:t>
      </w:r>
      <w:r w:rsidR="00F81B70">
        <w:rPr>
          <w:rFonts w:cs="Times New Roman"/>
          <w:szCs w:val="24"/>
        </w:rPr>
        <w:t xml:space="preserve">ollected data on the </w:t>
      </w:r>
      <w:r>
        <w:rPr>
          <w:rFonts w:cs="Times New Roman"/>
          <w:szCs w:val="24"/>
        </w:rPr>
        <w:t xml:space="preserve">model </w:t>
      </w:r>
      <w:r w:rsidR="004901D8">
        <w:rPr>
          <w:rFonts w:cs="Times New Roman"/>
          <w:szCs w:val="24"/>
        </w:rPr>
        <w:t xml:space="preserve">and non-model </w:t>
      </w:r>
      <w:r>
        <w:rPr>
          <w:rFonts w:cs="Times New Roman"/>
          <w:szCs w:val="24"/>
        </w:rPr>
        <w:t xml:space="preserve">attributes </w:t>
      </w:r>
      <w:r w:rsidR="00F81B70">
        <w:rPr>
          <w:rFonts w:cs="Times New Roman"/>
          <w:szCs w:val="24"/>
        </w:rPr>
        <w:t>shown in Table</w:t>
      </w:r>
      <w:r w:rsidR="00B8617A">
        <w:rPr>
          <w:rFonts w:cs="Times New Roman"/>
          <w:szCs w:val="24"/>
        </w:rPr>
        <w:t xml:space="preserve"> </w:t>
      </w:r>
      <w:r w:rsidR="00F84078">
        <w:rPr>
          <w:rFonts w:cs="Times New Roman"/>
          <w:szCs w:val="24"/>
        </w:rPr>
        <w:t>2</w:t>
      </w:r>
      <w:ins w:id="119" w:author="English, William" w:date="2025-09-15T22:05:00Z" w16du:dateUtc="2025-09-16T02:05:00Z">
        <w:r w:rsidR="001768DD">
          <w:rPr>
            <w:rFonts w:cs="Times New Roman"/>
            <w:szCs w:val="24"/>
          </w:rPr>
          <w:t xml:space="preserve"> for each of our models</w:t>
        </w:r>
      </w:ins>
      <w:r w:rsidR="00A705ED">
        <w:rPr>
          <w:rFonts w:cs="Times New Roman"/>
          <w:szCs w:val="24"/>
        </w:rPr>
        <w:t>.</w:t>
      </w:r>
    </w:p>
    <w:tbl>
      <w:tblPr>
        <w:tblStyle w:val="TableGrid"/>
        <w:tblW w:w="0" w:type="auto"/>
        <w:tblBorders>
          <w:left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480"/>
        <w:gridCol w:w="1800"/>
      </w:tblGrid>
      <w:tr w:rsidR="003D791C" w14:paraId="3C7C60A8" w14:textId="77777777" w:rsidTr="001E5CC6">
        <w:tc>
          <w:tcPr>
            <w:tcW w:w="8280" w:type="dxa"/>
            <w:gridSpan w:val="2"/>
            <w:tcBorders>
              <w:bottom w:val="nil"/>
            </w:tcBorders>
          </w:tcPr>
          <w:p w14:paraId="09E9590A" w14:textId="6280104A" w:rsidR="003D791C" w:rsidRPr="001D7714" w:rsidRDefault="003D791C" w:rsidP="00931DE0">
            <w:pPr>
              <w:spacing w:line="240" w:lineRule="auto"/>
              <w:jc w:val="center"/>
              <w:rPr>
                <w:rFonts w:ascii="Aptos" w:hAnsi="Aptos"/>
                <w:bCs/>
                <w:sz w:val="22"/>
              </w:rPr>
            </w:pPr>
            <w:r w:rsidRPr="001D7714">
              <w:rPr>
                <w:rFonts w:ascii="Aptos" w:hAnsi="Aptos"/>
                <w:bCs/>
                <w:sz w:val="22"/>
              </w:rPr>
              <w:t xml:space="preserve">Table </w:t>
            </w:r>
            <w:r w:rsidR="00F84078">
              <w:rPr>
                <w:rFonts w:ascii="Aptos" w:hAnsi="Aptos"/>
                <w:bCs/>
                <w:sz w:val="22"/>
              </w:rPr>
              <w:t>2</w:t>
            </w:r>
          </w:p>
          <w:p w14:paraId="296FAE3F" w14:textId="06577A6C" w:rsidR="003D791C" w:rsidRPr="001D7714" w:rsidRDefault="003D791C" w:rsidP="00931DE0">
            <w:pPr>
              <w:spacing w:before="0" w:line="276" w:lineRule="auto"/>
              <w:jc w:val="center"/>
              <w:rPr>
                <w:rFonts w:ascii="Aptos" w:hAnsi="Aptos"/>
                <w:b/>
                <w:u w:val="single"/>
              </w:rPr>
            </w:pPr>
            <w:r w:rsidRPr="001D7714">
              <w:rPr>
                <w:rFonts w:ascii="Aptos" w:hAnsi="Aptos"/>
                <w:b/>
                <w:sz w:val="22"/>
                <w:u w:val="single"/>
              </w:rPr>
              <w:t xml:space="preserve">Model </w:t>
            </w:r>
            <w:r w:rsidR="00743CC9">
              <w:rPr>
                <w:rFonts w:ascii="Aptos" w:hAnsi="Aptos"/>
                <w:b/>
                <w:sz w:val="22"/>
                <w:u w:val="single"/>
              </w:rPr>
              <w:t xml:space="preserve">and non-model </w:t>
            </w:r>
            <w:r w:rsidRPr="001D7714">
              <w:rPr>
                <w:rFonts w:ascii="Aptos" w:hAnsi="Aptos"/>
                <w:b/>
                <w:sz w:val="22"/>
                <w:u w:val="single"/>
              </w:rPr>
              <w:t>attribute variables</w:t>
            </w:r>
          </w:p>
        </w:tc>
      </w:tr>
      <w:tr w:rsidR="006B4B65" w14:paraId="2D2552C3" w14:textId="77777777" w:rsidTr="00C7003B">
        <w:tc>
          <w:tcPr>
            <w:tcW w:w="6480" w:type="dxa"/>
            <w:tcBorders>
              <w:top w:val="nil"/>
              <w:bottom w:val="single" w:sz="4" w:space="0" w:color="auto"/>
            </w:tcBorders>
            <w:vAlign w:val="center"/>
          </w:tcPr>
          <w:p w14:paraId="7BF097D2" w14:textId="0C3858A1" w:rsidR="006B4B65" w:rsidRPr="001D7714" w:rsidRDefault="006B4B65" w:rsidP="00F6629A">
            <w:pPr>
              <w:spacing w:before="0" w:after="0" w:line="276" w:lineRule="auto"/>
              <w:rPr>
                <w:rFonts w:ascii="Aptos" w:hAnsi="Aptos" w:cs="Times New Roman"/>
                <w:bCs/>
                <w:i/>
                <w:iCs/>
                <w:sz w:val="22"/>
              </w:rPr>
            </w:pPr>
            <w:r w:rsidRPr="001D7714">
              <w:rPr>
                <w:rFonts w:ascii="Aptos" w:hAnsi="Aptos"/>
                <w:bCs/>
                <w:i/>
                <w:iCs/>
                <w:sz w:val="22"/>
              </w:rPr>
              <w:t>Variable</w:t>
            </w:r>
          </w:p>
        </w:tc>
        <w:tc>
          <w:tcPr>
            <w:tcW w:w="1800" w:type="dxa"/>
            <w:tcBorders>
              <w:top w:val="nil"/>
              <w:bottom w:val="single" w:sz="4" w:space="0" w:color="auto"/>
            </w:tcBorders>
            <w:vAlign w:val="center"/>
          </w:tcPr>
          <w:p w14:paraId="57FD57FC" w14:textId="77777777" w:rsidR="006B4B65" w:rsidRPr="001D7714" w:rsidRDefault="006B4B65" w:rsidP="00B80D68">
            <w:pPr>
              <w:spacing w:before="100" w:beforeAutospacing="1" w:after="100" w:afterAutospacing="1" w:line="276" w:lineRule="auto"/>
              <w:rPr>
                <w:rFonts w:ascii="Aptos" w:hAnsi="Aptos"/>
                <w:bCs/>
                <w:i/>
                <w:iCs/>
                <w:sz w:val="22"/>
              </w:rPr>
            </w:pPr>
            <w:r w:rsidRPr="001D7714">
              <w:rPr>
                <w:rFonts w:ascii="Aptos" w:hAnsi="Aptos"/>
                <w:bCs/>
                <w:i/>
                <w:iCs/>
                <w:sz w:val="22"/>
              </w:rPr>
              <w:t>Average value</w:t>
            </w:r>
          </w:p>
        </w:tc>
      </w:tr>
      <w:tr w:rsidR="006B4B65" w14:paraId="7F51A8DE" w14:textId="77777777" w:rsidTr="00E867A8">
        <w:trPr>
          <w:trHeight w:val="20"/>
        </w:trPr>
        <w:tc>
          <w:tcPr>
            <w:tcW w:w="6480" w:type="dxa"/>
            <w:tcBorders>
              <w:top w:val="single" w:sz="4" w:space="0" w:color="auto"/>
              <w:bottom w:val="nil"/>
            </w:tcBorders>
            <w:vAlign w:val="center"/>
          </w:tcPr>
          <w:p w14:paraId="57F3D698" w14:textId="3E158DFD" w:rsidR="006B4B65" w:rsidRPr="001D7714" w:rsidRDefault="00743CC9" w:rsidP="005929AD">
            <w:pPr>
              <w:spacing w:before="40" w:after="20" w:line="240" w:lineRule="auto"/>
              <w:rPr>
                <w:rFonts w:ascii="Aptos" w:hAnsi="Aptos" w:cs="Times New Roman"/>
                <w:b/>
                <w:bCs/>
                <w:sz w:val="22"/>
              </w:rPr>
            </w:pPr>
            <w:r>
              <w:rPr>
                <w:rFonts w:ascii="Aptos" w:hAnsi="Aptos" w:cs="Times New Roman"/>
                <w:b/>
                <w:bCs/>
                <w:sz w:val="22"/>
              </w:rPr>
              <w:t xml:space="preserve">Model attributes: </w:t>
            </w:r>
            <w:r w:rsidR="00E867A8">
              <w:rPr>
                <w:rFonts w:ascii="Aptos" w:hAnsi="Aptos" w:cs="Times New Roman"/>
                <w:b/>
                <w:bCs/>
                <w:sz w:val="22"/>
              </w:rPr>
              <w:t>Nominal</w:t>
            </w:r>
            <w:r w:rsidR="00DF7F98" w:rsidRPr="001D7714">
              <w:rPr>
                <w:rFonts w:ascii="Aptos" w:hAnsi="Aptos" w:cs="Times New Roman"/>
                <w:b/>
                <w:bCs/>
                <w:sz w:val="22"/>
              </w:rPr>
              <w:t xml:space="preserve"> rigidities</w:t>
            </w:r>
          </w:p>
        </w:tc>
        <w:tc>
          <w:tcPr>
            <w:tcW w:w="1800" w:type="dxa"/>
            <w:tcBorders>
              <w:top w:val="single" w:sz="4" w:space="0" w:color="auto"/>
              <w:bottom w:val="nil"/>
            </w:tcBorders>
            <w:vAlign w:val="center"/>
          </w:tcPr>
          <w:p w14:paraId="407C6594" w14:textId="5D2932C5" w:rsidR="006B4B65" w:rsidRPr="001D7714" w:rsidRDefault="006B4B65" w:rsidP="005929AD">
            <w:pPr>
              <w:spacing w:before="20" w:after="20" w:line="240" w:lineRule="auto"/>
              <w:jc w:val="center"/>
              <w:rPr>
                <w:rFonts w:ascii="Aptos" w:hAnsi="Aptos" w:cs="Times New Roman"/>
                <w:sz w:val="22"/>
              </w:rPr>
            </w:pPr>
          </w:p>
        </w:tc>
      </w:tr>
      <w:tr w:rsidR="00E867A8" w14:paraId="662F6B21" w14:textId="77777777" w:rsidTr="00E867A8">
        <w:trPr>
          <w:trHeight w:val="20"/>
        </w:trPr>
        <w:tc>
          <w:tcPr>
            <w:tcW w:w="6480" w:type="dxa"/>
            <w:tcBorders>
              <w:top w:val="nil"/>
              <w:bottom w:val="nil"/>
            </w:tcBorders>
            <w:vAlign w:val="center"/>
          </w:tcPr>
          <w:p w14:paraId="21A91081" w14:textId="20112740" w:rsidR="00E867A8" w:rsidRPr="00E867A8" w:rsidRDefault="00E867A8" w:rsidP="00E867A8">
            <w:pPr>
              <w:spacing w:before="40" w:after="20" w:line="240" w:lineRule="auto"/>
              <w:rPr>
                <w:rFonts w:ascii="Aptos" w:hAnsi="Aptos" w:cs="Times New Roman"/>
                <w:b/>
                <w:bCs/>
                <w:sz w:val="22"/>
              </w:rPr>
            </w:pPr>
            <w:r>
              <w:rPr>
                <w:rFonts w:ascii="Aptos" w:hAnsi="Aptos" w:cs="Times New Roman"/>
                <w:sz w:val="22"/>
              </w:rPr>
              <w:t xml:space="preserve">1. </w:t>
            </w:r>
            <w:r w:rsidRPr="00E867A8">
              <w:rPr>
                <w:rFonts w:ascii="Aptos" w:hAnsi="Aptos" w:cs="Times New Roman"/>
                <w:sz w:val="22"/>
              </w:rPr>
              <w:t>Price stickiness (any source)</w:t>
            </w:r>
          </w:p>
        </w:tc>
        <w:tc>
          <w:tcPr>
            <w:tcW w:w="1800" w:type="dxa"/>
            <w:tcBorders>
              <w:top w:val="nil"/>
              <w:bottom w:val="nil"/>
            </w:tcBorders>
            <w:vAlign w:val="center"/>
          </w:tcPr>
          <w:p w14:paraId="6DEADD0F" w14:textId="5DA9DD53" w:rsidR="00E867A8" w:rsidRPr="001D7714" w:rsidRDefault="00E867A8" w:rsidP="00E867A8">
            <w:pPr>
              <w:spacing w:before="20" w:after="20" w:line="240" w:lineRule="auto"/>
              <w:jc w:val="center"/>
              <w:rPr>
                <w:rFonts w:ascii="Aptos" w:hAnsi="Aptos" w:cs="Times New Roman"/>
                <w:sz w:val="22"/>
              </w:rPr>
            </w:pPr>
            <w:r w:rsidRPr="001D7714">
              <w:rPr>
                <w:rFonts w:ascii="Aptos" w:hAnsi="Aptos" w:cs="Times New Roman"/>
                <w:sz w:val="22"/>
              </w:rPr>
              <w:t>1.00</w:t>
            </w:r>
          </w:p>
        </w:tc>
      </w:tr>
      <w:tr w:rsidR="00E867A8" w14:paraId="4177F9D7" w14:textId="77777777" w:rsidTr="00E867A8">
        <w:trPr>
          <w:trHeight w:val="20"/>
        </w:trPr>
        <w:tc>
          <w:tcPr>
            <w:tcW w:w="6480" w:type="dxa"/>
            <w:tcBorders>
              <w:top w:val="nil"/>
              <w:bottom w:val="nil"/>
            </w:tcBorders>
            <w:vAlign w:val="center"/>
          </w:tcPr>
          <w:p w14:paraId="485558DD" w14:textId="28EE14EE" w:rsidR="00E867A8" w:rsidRDefault="00E867A8" w:rsidP="00E867A8">
            <w:pPr>
              <w:spacing w:before="40" w:after="20" w:line="240" w:lineRule="auto"/>
              <w:rPr>
                <w:rFonts w:ascii="Aptos" w:hAnsi="Aptos" w:cs="Times New Roman"/>
                <w:b/>
                <w:bCs/>
                <w:sz w:val="22"/>
              </w:rPr>
            </w:pPr>
            <w:r>
              <w:rPr>
                <w:rFonts w:ascii="Aptos" w:hAnsi="Aptos" w:cs="Times New Roman"/>
                <w:sz w:val="22"/>
              </w:rPr>
              <w:t xml:space="preserve">2. </w:t>
            </w:r>
            <w:r w:rsidRPr="001D7714">
              <w:rPr>
                <w:rFonts w:ascii="Aptos" w:hAnsi="Aptos" w:cs="Times New Roman"/>
                <w:sz w:val="22"/>
              </w:rPr>
              <w:t>Sticky wages</w:t>
            </w:r>
          </w:p>
        </w:tc>
        <w:tc>
          <w:tcPr>
            <w:tcW w:w="1800" w:type="dxa"/>
            <w:tcBorders>
              <w:top w:val="nil"/>
              <w:bottom w:val="nil"/>
            </w:tcBorders>
            <w:vAlign w:val="center"/>
          </w:tcPr>
          <w:p w14:paraId="0D3EE8DC" w14:textId="0C972B3B" w:rsidR="00E867A8" w:rsidRPr="001D7714" w:rsidRDefault="00E867A8" w:rsidP="00E867A8">
            <w:pPr>
              <w:spacing w:before="20" w:after="20" w:line="240" w:lineRule="auto"/>
              <w:jc w:val="center"/>
              <w:rPr>
                <w:rFonts w:ascii="Aptos" w:hAnsi="Aptos" w:cs="Times New Roman"/>
                <w:sz w:val="22"/>
              </w:rPr>
            </w:pPr>
            <w:r w:rsidRPr="001D7714">
              <w:rPr>
                <w:rFonts w:ascii="Aptos" w:hAnsi="Aptos" w:cs="Times New Roman"/>
                <w:sz w:val="22"/>
              </w:rPr>
              <w:t>0.59</w:t>
            </w:r>
          </w:p>
        </w:tc>
      </w:tr>
      <w:tr w:rsidR="00E867A8" w14:paraId="37DB6C21" w14:textId="77777777" w:rsidTr="00E867A8">
        <w:trPr>
          <w:trHeight w:val="20"/>
        </w:trPr>
        <w:tc>
          <w:tcPr>
            <w:tcW w:w="6480" w:type="dxa"/>
            <w:tcBorders>
              <w:top w:val="nil"/>
              <w:bottom w:val="nil"/>
            </w:tcBorders>
            <w:vAlign w:val="center"/>
          </w:tcPr>
          <w:p w14:paraId="54619E08" w14:textId="2ABEBE21" w:rsidR="00E867A8" w:rsidRDefault="00E867A8" w:rsidP="00E867A8">
            <w:pPr>
              <w:spacing w:before="40" w:after="20" w:line="240" w:lineRule="auto"/>
              <w:rPr>
                <w:rFonts w:ascii="Aptos" w:hAnsi="Aptos" w:cs="Times New Roman"/>
                <w:b/>
                <w:bCs/>
                <w:sz w:val="22"/>
              </w:rPr>
            </w:pPr>
            <w:r>
              <w:rPr>
                <w:rFonts w:ascii="Aptos" w:hAnsi="Aptos" w:cs="Times New Roman"/>
                <w:sz w:val="22"/>
              </w:rPr>
              <w:t xml:space="preserve">3. </w:t>
            </w:r>
            <w:r w:rsidRPr="001D7714">
              <w:rPr>
                <w:rFonts w:ascii="Aptos" w:hAnsi="Aptos" w:cs="Times New Roman"/>
                <w:sz w:val="22"/>
              </w:rPr>
              <w:t>Price indexation</w:t>
            </w:r>
            <w:r w:rsidRPr="001D7714">
              <w:rPr>
                <w:rFonts w:ascii="Aptos" w:hAnsi="Aptos" w:cs="Times New Roman"/>
                <w:sz w:val="22"/>
                <w:vertAlign w:val="superscript"/>
              </w:rPr>
              <w:t>*</w:t>
            </w:r>
          </w:p>
        </w:tc>
        <w:tc>
          <w:tcPr>
            <w:tcW w:w="1800" w:type="dxa"/>
            <w:tcBorders>
              <w:top w:val="nil"/>
              <w:bottom w:val="nil"/>
            </w:tcBorders>
            <w:vAlign w:val="center"/>
          </w:tcPr>
          <w:p w14:paraId="3FF868DB" w14:textId="35D7CDDD" w:rsidR="00E867A8" w:rsidRPr="001D7714" w:rsidRDefault="00E867A8" w:rsidP="00E867A8">
            <w:pPr>
              <w:spacing w:before="20" w:after="20" w:line="240" w:lineRule="auto"/>
              <w:jc w:val="center"/>
              <w:rPr>
                <w:rFonts w:ascii="Aptos" w:hAnsi="Aptos" w:cs="Times New Roman"/>
                <w:sz w:val="22"/>
              </w:rPr>
            </w:pPr>
            <w:r w:rsidRPr="001D7714">
              <w:rPr>
                <w:rFonts w:ascii="Aptos" w:hAnsi="Aptos" w:cs="Times New Roman"/>
                <w:sz w:val="22"/>
              </w:rPr>
              <w:t>0.5</w:t>
            </w:r>
            <w:r>
              <w:rPr>
                <w:rFonts w:ascii="Aptos" w:hAnsi="Aptos" w:cs="Times New Roman"/>
                <w:sz w:val="22"/>
              </w:rPr>
              <w:t>0</w:t>
            </w:r>
          </w:p>
        </w:tc>
      </w:tr>
      <w:tr w:rsidR="00E867A8" w14:paraId="04C5C8EE" w14:textId="77777777" w:rsidTr="00E867A8">
        <w:trPr>
          <w:trHeight w:val="20"/>
        </w:trPr>
        <w:tc>
          <w:tcPr>
            <w:tcW w:w="6480" w:type="dxa"/>
            <w:tcBorders>
              <w:top w:val="nil"/>
              <w:bottom w:val="nil"/>
            </w:tcBorders>
            <w:vAlign w:val="center"/>
          </w:tcPr>
          <w:p w14:paraId="77D00E45" w14:textId="7D8B8E9E" w:rsidR="00E867A8" w:rsidRDefault="00E867A8" w:rsidP="00E867A8">
            <w:pPr>
              <w:spacing w:before="40" w:after="20" w:line="240" w:lineRule="auto"/>
              <w:rPr>
                <w:rFonts w:ascii="Aptos" w:hAnsi="Aptos" w:cs="Times New Roman"/>
                <w:b/>
                <w:bCs/>
                <w:sz w:val="22"/>
              </w:rPr>
            </w:pPr>
            <w:r>
              <w:rPr>
                <w:rFonts w:ascii="Aptos" w:hAnsi="Aptos" w:cs="Times New Roman"/>
                <w:sz w:val="22"/>
              </w:rPr>
              <w:t xml:space="preserve">4. </w:t>
            </w:r>
            <w:r w:rsidRPr="001D7714">
              <w:rPr>
                <w:rFonts w:ascii="Aptos" w:hAnsi="Aptos" w:cs="Times New Roman"/>
                <w:sz w:val="22"/>
              </w:rPr>
              <w:t>Wage indexation</w:t>
            </w:r>
            <w:r w:rsidRPr="001D7714">
              <w:rPr>
                <w:rFonts w:ascii="Aptos" w:hAnsi="Aptos" w:cs="Times New Roman"/>
                <w:sz w:val="22"/>
                <w:vertAlign w:val="superscript"/>
              </w:rPr>
              <w:t>*</w:t>
            </w:r>
            <w:r w:rsidRPr="001D7714">
              <w:rPr>
                <w:rFonts w:ascii="Aptos" w:hAnsi="Aptos" w:cs="Times New Roman"/>
                <w:sz w:val="22"/>
              </w:rPr>
              <w:t xml:space="preserve"> </w:t>
            </w:r>
          </w:p>
        </w:tc>
        <w:tc>
          <w:tcPr>
            <w:tcW w:w="1800" w:type="dxa"/>
            <w:tcBorders>
              <w:top w:val="nil"/>
              <w:bottom w:val="nil"/>
            </w:tcBorders>
            <w:vAlign w:val="center"/>
          </w:tcPr>
          <w:p w14:paraId="03C05692" w14:textId="55F6B17B" w:rsidR="00E867A8" w:rsidRPr="001D7714" w:rsidRDefault="00E867A8" w:rsidP="00E867A8">
            <w:pPr>
              <w:spacing w:before="20" w:after="20" w:line="240" w:lineRule="auto"/>
              <w:jc w:val="center"/>
              <w:rPr>
                <w:rFonts w:ascii="Aptos" w:hAnsi="Aptos" w:cs="Times New Roman"/>
                <w:sz w:val="22"/>
              </w:rPr>
            </w:pPr>
            <w:r w:rsidRPr="001D7714">
              <w:rPr>
                <w:rFonts w:ascii="Aptos" w:hAnsi="Aptos" w:cs="Times New Roman"/>
                <w:sz w:val="22"/>
              </w:rPr>
              <w:t>0.35</w:t>
            </w:r>
          </w:p>
        </w:tc>
      </w:tr>
      <w:tr w:rsidR="00E867A8" w14:paraId="45B52E40" w14:textId="77777777" w:rsidTr="00E867A8">
        <w:trPr>
          <w:trHeight w:val="20"/>
        </w:trPr>
        <w:tc>
          <w:tcPr>
            <w:tcW w:w="6480" w:type="dxa"/>
            <w:tcBorders>
              <w:top w:val="nil"/>
            </w:tcBorders>
            <w:vAlign w:val="center"/>
          </w:tcPr>
          <w:p w14:paraId="200572E9" w14:textId="3A83C7F2" w:rsidR="00E867A8" w:rsidRPr="001D7714" w:rsidRDefault="00743CC9" w:rsidP="00E867A8">
            <w:pPr>
              <w:spacing w:before="40" w:after="20" w:line="240" w:lineRule="auto"/>
              <w:rPr>
                <w:rFonts w:ascii="Aptos" w:hAnsi="Aptos" w:cs="Times New Roman"/>
                <w:b/>
                <w:bCs/>
                <w:sz w:val="22"/>
              </w:rPr>
            </w:pPr>
            <w:r>
              <w:rPr>
                <w:rFonts w:ascii="Aptos" w:hAnsi="Aptos" w:cs="Times New Roman"/>
                <w:b/>
                <w:bCs/>
                <w:sz w:val="22"/>
              </w:rPr>
              <w:t xml:space="preserve">Model attributes: </w:t>
            </w:r>
            <w:r w:rsidR="00E867A8">
              <w:rPr>
                <w:rFonts w:ascii="Aptos" w:hAnsi="Aptos" w:cs="Times New Roman"/>
                <w:b/>
                <w:bCs/>
                <w:sz w:val="22"/>
              </w:rPr>
              <w:t xml:space="preserve">Real rigidities </w:t>
            </w:r>
          </w:p>
        </w:tc>
        <w:tc>
          <w:tcPr>
            <w:tcW w:w="1800" w:type="dxa"/>
            <w:tcBorders>
              <w:top w:val="nil"/>
            </w:tcBorders>
            <w:vAlign w:val="center"/>
          </w:tcPr>
          <w:p w14:paraId="0C1611CA" w14:textId="77777777" w:rsidR="00E867A8" w:rsidRPr="001D7714" w:rsidRDefault="00E867A8" w:rsidP="00E867A8">
            <w:pPr>
              <w:spacing w:before="20" w:after="20" w:line="240" w:lineRule="auto"/>
              <w:jc w:val="center"/>
              <w:rPr>
                <w:rFonts w:ascii="Aptos" w:hAnsi="Aptos" w:cs="Times New Roman"/>
                <w:sz w:val="22"/>
              </w:rPr>
            </w:pPr>
          </w:p>
        </w:tc>
      </w:tr>
      <w:tr w:rsidR="00E867A8" w14:paraId="545CA462" w14:textId="77777777" w:rsidTr="00C7003B">
        <w:trPr>
          <w:trHeight w:val="20"/>
        </w:trPr>
        <w:tc>
          <w:tcPr>
            <w:tcW w:w="6480" w:type="dxa"/>
            <w:vAlign w:val="center"/>
          </w:tcPr>
          <w:p w14:paraId="7C248688" w14:textId="4B413F2F" w:rsidR="00E867A8" w:rsidRPr="00E867A8" w:rsidRDefault="00E867A8" w:rsidP="00E867A8">
            <w:pPr>
              <w:spacing w:before="20" w:after="20" w:line="240" w:lineRule="auto"/>
              <w:rPr>
                <w:rFonts w:ascii="Aptos" w:hAnsi="Aptos" w:cs="Times New Roman"/>
                <w:sz w:val="22"/>
              </w:rPr>
            </w:pPr>
            <w:r>
              <w:rPr>
                <w:rFonts w:ascii="Aptos" w:hAnsi="Aptos" w:cs="Times New Roman"/>
                <w:sz w:val="22"/>
              </w:rPr>
              <w:t xml:space="preserve">5. </w:t>
            </w:r>
            <w:r w:rsidRPr="00E867A8">
              <w:rPr>
                <w:rFonts w:ascii="Aptos" w:hAnsi="Aptos" w:cs="Times New Roman"/>
                <w:sz w:val="22"/>
              </w:rPr>
              <w:t>Channels (any source)</w:t>
            </w:r>
          </w:p>
        </w:tc>
        <w:tc>
          <w:tcPr>
            <w:tcW w:w="1800" w:type="dxa"/>
            <w:vAlign w:val="center"/>
          </w:tcPr>
          <w:p w14:paraId="204A1036" w14:textId="5EBE7A70" w:rsidR="00E867A8" w:rsidRPr="001D7714" w:rsidRDefault="00E867A8" w:rsidP="00E867A8">
            <w:pPr>
              <w:spacing w:before="20" w:after="20" w:line="240" w:lineRule="auto"/>
              <w:jc w:val="center"/>
              <w:rPr>
                <w:rFonts w:ascii="Aptos" w:hAnsi="Aptos" w:cs="Times New Roman"/>
                <w:sz w:val="22"/>
              </w:rPr>
            </w:pPr>
            <w:r>
              <w:rPr>
                <w:rFonts w:ascii="Aptos" w:hAnsi="Aptos" w:cs="Times New Roman"/>
                <w:sz w:val="22"/>
              </w:rPr>
              <w:t>0.63</w:t>
            </w:r>
          </w:p>
        </w:tc>
      </w:tr>
      <w:tr w:rsidR="00E867A8" w14:paraId="716DCD8C" w14:textId="77777777" w:rsidTr="00C7003B">
        <w:trPr>
          <w:trHeight w:val="20"/>
        </w:trPr>
        <w:tc>
          <w:tcPr>
            <w:tcW w:w="6480" w:type="dxa"/>
            <w:vAlign w:val="center"/>
          </w:tcPr>
          <w:p w14:paraId="64DA44F6" w14:textId="6E37B0C0" w:rsidR="00E867A8" w:rsidRPr="001D7714" w:rsidRDefault="00E867A8" w:rsidP="00E867A8">
            <w:pPr>
              <w:pStyle w:val="ListParagraph"/>
              <w:numPr>
                <w:ilvl w:val="0"/>
                <w:numId w:val="22"/>
              </w:numPr>
              <w:spacing w:before="20" w:after="20" w:line="240" w:lineRule="auto"/>
              <w:rPr>
                <w:rFonts w:ascii="Aptos" w:hAnsi="Aptos" w:cs="Times New Roman"/>
                <w:sz w:val="22"/>
              </w:rPr>
            </w:pPr>
            <w:r w:rsidRPr="001D7714">
              <w:rPr>
                <w:rFonts w:ascii="Aptos" w:hAnsi="Aptos" w:cs="Times New Roman"/>
                <w:sz w:val="22"/>
              </w:rPr>
              <w:t>Net worth</w:t>
            </w:r>
          </w:p>
        </w:tc>
        <w:tc>
          <w:tcPr>
            <w:tcW w:w="1800" w:type="dxa"/>
            <w:vAlign w:val="center"/>
          </w:tcPr>
          <w:p w14:paraId="2494898E" w14:textId="09CB62E7" w:rsidR="00E867A8" w:rsidRPr="001D7714" w:rsidRDefault="00E867A8" w:rsidP="00E867A8">
            <w:pPr>
              <w:spacing w:before="20" w:after="20" w:line="240" w:lineRule="auto"/>
              <w:jc w:val="center"/>
              <w:rPr>
                <w:rFonts w:ascii="Aptos" w:hAnsi="Aptos" w:cs="Times New Roman"/>
                <w:sz w:val="22"/>
              </w:rPr>
            </w:pPr>
            <w:r w:rsidRPr="001D7714">
              <w:rPr>
                <w:rFonts w:ascii="Aptos" w:hAnsi="Aptos" w:cs="Times New Roman"/>
                <w:sz w:val="22"/>
              </w:rPr>
              <w:t>0.27</w:t>
            </w:r>
          </w:p>
        </w:tc>
      </w:tr>
      <w:tr w:rsidR="00E867A8" w14:paraId="23E76CF6" w14:textId="77777777" w:rsidTr="00C7003B">
        <w:trPr>
          <w:trHeight w:val="20"/>
        </w:trPr>
        <w:tc>
          <w:tcPr>
            <w:tcW w:w="6480" w:type="dxa"/>
            <w:vAlign w:val="center"/>
          </w:tcPr>
          <w:p w14:paraId="02BD1B13" w14:textId="4E4C9E64" w:rsidR="00E867A8" w:rsidRPr="001D7714" w:rsidRDefault="00E867A8" w:rsidP="00E867A8">
            <w:pPr>
              <w:pStyle w:val="ListParagraph"/>
              <w:numPr>
                <w:ilvl w:val="0"/>
                <w:numId w:val="22"/>
              </w:numPr>
              <w:spacing w:before="20" w:after="20" w:line="240" w:lineRule="auto"/>
              <w:rPr>
                <w:rFonts w:ascii="Aptos" w:hAnsi="Aptos" w:cs="Times New Roman"/>
                <w:sz w:val="22"/>
              </w:rPr>
            </w:pPr>
            <w:r w:rsidRPr="001D7714">
              <w:rPr>
                <w:rFonts w:ascii="Aptos" w:hAnsi="Aptos" w:cs="Times New Roman"/>
                <w:sz w:val="22"/>
              </w:rPr>
              <w:t>Wealth</w:t>
            </w:r>
          </w:p>
        </w:tc>
        <w:tc>
          <w:tcPr>
            <w:tcW w:w="1800" w:type="dxa"/>
            <w:vAlign w:val="center"/>
          </w:tcPr>
          <w:p w14:paraId="2BC44713" w14:textId="1FA34580" w:rsidR="00E867A8" w:rsidRPr="001D7714" w:rsidRDefault="00E867A8" w:rsidP="00E867A8">
            <w:pPr>
              <w:spacing w:before="20" w:after="20" w:line="240" w:lineRule="auto"/>
              <w:jc w:val="center"/>
              <w:rPr>
                <w:rFonts w:ascii="Aptos" w:hAnsi="Aptos" w:cs="Times New Roman"/>
                <w:sz w:val="22"/>
              </w:rPr>
            </w:pPr>
            <w:r w:rsidRPr="001D7714">
              <w:rPr>
                <w:rFonts w:ascii="Aptos" w:hAnsi="Aptos" w:cs="Times New Roman"/>
                <w:sz w:val="22"/>
              </w:rPr>
              <w:t>0.2</w:t>
            </w:r>
            <w:r>
              <w:rPr>
                <w:rFonts w:ascii="Aptos" w:hAnsi="Aptos" w:cs="Times New Roman"/>
                <w:sz w:val="22"/>
              </w:rPr>
              <w:t>9</w:t>
            </w:r>
          </w:p>
        </w:tc>
      </w:tr>
      <w:tr w:rsidR="00E867A8" w14:paraId="0ADD6B59" w14:textId="77777777" w:rsidTr="00C7003B">
        <w:trPr>
          <w:trHeight w:val="20"/>
        </w:trPr>
        <w:tc>
          <w:tcPr>
            <w:tcW w:w="6480" w:type="dxa"/>
            <w:vAlign w:val="center"/>
          </w:tcPr>
          <w:p w14:paraId="4F697C57" w14:textId="73E0CC7E" w:rsidR="00E867A8" w:rsidRPr="001D7714" w:rsidRDefault="00E867A8" w:rsidP="00E867A8">
            <w:pPr>
              <w:pStyle w:val="ListParagraph"/>
              <w:numPr>
                <w:ilvl w:val="0"/>
                <w:numId w:val="22"/>
              </w:numPr>
              <w:spacing w:before="20" w:after="20" w:line="240" w:lineRule="auto"/>
              <w:rPr>
                <w:rFonts w:ascii="Aptos" w:hAnsi="Aptos" w:cs="Times New Roman"/>
                <w:sz w:val="22"/>
              </w:rPr>
            </w:pPr>
            <w:r w:rsidRPr="001D7714">
              <w:rPr>
                <w:rFonts w:ascii="Aptos" w:hAnsi="Aptos" w:cs="Times New Roman"/>
                <w:sz w:val="22"/>
              </w:rPr>
              <w:t>Bank credit</w:t>
            </w:r>
          </w:p>
        </w:tc>
        <w:tc>
          <w:tcPr>
            <w:tcW w:w="1800" w:type="dxa"/>
            <w:vAlign w:val="center"/>
          </w:tcPr>
          <w:p w14:paraId="1CD3F7FD" w14:textId="6AB89A82" w:rsidR="00E867A8" w:rsidRPr="001D7714" w:rsidRDefault="00E867A8" w:rsidP="00E867A8">
            <w:pPr>
              <w:spacing w:before="20" w:after="20" w:line="240" w:lineRule="auto"/>
              <w:jc w:val="center"/>
              <w:rPr>
                <w:rFonts w:ascii="Aptos" w:hAnsi="Aptos" w:cs="Times New Roman"/>
                <w:sz w:val="22"/>
              </w:rPr>
            </w:pPr>
            <w:r w:rsidRPr="001D7714">
              <w:rPr>
                <w:rFonts w:ascii="Aptos" w:hAnsi="Aptos" w:cs="Times New Roman"/>
                <w:sz w:val="22"/>
              </w:rPr>
              <w:t>0.44</w:t>
            </w:r>
          </w:p>
        </w:tc>
      </w:tr>
      <w:tr w:rsidR="00E867A8" w14:paraId="114CA26A" w14:textId="77777777" w:rsidTr="00C7003B">
        <w:trPr>
          <w:trHeight w:val="20"/>
        </w:trPr>
        <w:tc>
          <w:tcPr>
            <w:tcW w:w="6480" w:type="dxa"/>
            <w:vAlign w:val="center"/>
          </w:tcPr>
          <w:p w14:paraId="135ADB03" w14:textId="54D673F4" w:rsidR="00E867A8" w:rsidRPr="00E867A8" w:rsidRDefault="00E867A8" w:rsidP="00E867A8">
            <w:pPr>
              <w:pStyle w:val="ListParagraph"/>
              <w:numPr>
                <w:ilvl w:val="0"/>
                <w:numId w:val="39"/>
              </w:numPr>
              <w:spacing w:before="20" w:after="20" w:line="240" w:lineRule="auto"/>
              <w:rPr>
                <w:rFonts w:ascii="Aptos" w:hAnsi="Aptos" w:cs="Times New Roman"/>
                <w:sz w:val="22"/>
              </w:rPr>
            </w:pPr>
            <w:r w:rsidRPr="00E867A8">
              <w:rPr>
                <w:rFonts w:ascii="Aptos" w:hAnsi="Aptos" w:cs="Times New Roman"/>
                <w:sz w:val="22"/>
              </w:rPr>
              <w:t xml:space="preserve">Open Economy </w:t>
            </w:r>
          </w:p>
        </w:tc>
        <w:tc>
          <w:tcPr>
            <w:tcW w:w="1800" w:type="dxa"/>
            <w:vAlign w:val="center"/>
          </w:tcPr>
          <w:p w14:paraId="1F90CE72" w14:textId="3051431E" w:rsidR="00E867A8" w:rsidRPr="001D7714" w:rsidRDefault="00E867A8" w:rsidP="00E867A8">
            <w:pPr>
              <w:spacing w:before="20" w:after="20" w:line="240" w:lineRule="auto"/>
              <w:jc w:val="center"/>
              <w:rPr>
                <w:rFonts w:ascii="Aptos" w:hAnsi="Aptos" w:cs="Times New Roman"/>
                <w:sz w:val="22"/>
              </w:rPr>
            </w:pPr>
            <w:r w:rsidRPr="001D7714">
              <w:rPr>
                <w:rFonts w:ascii="Aptos" w:hAnsi="Aptos" w:cs="Times New Roman"/>
                <w:sz w:val="22"/>
              </w:rPr>
              <w:t>0.11</w:t>
            </w:r>
          </w:p>
        </w:tc>
      </w:tr>
      <w:tr w:rsidR="00743CC9" w14:paraId="0B25E4B2" w14:textId="77777777" w:rsidTr="00743CC9">
        <w:trPr>
          <w:trHeight w:val="20"/>
        </w:trPr>
        <w:tc>
          <w:tcPr>
            <w:tcW w:w="6480" w:type="dxa"/>
            <w:tcBorders>
              <w:bottom w:val="nil"/>
            </w:tcBorders>
            <w:vAlign w:val="center"/>
          </w:tcPr>
          <w:p w14:paraId="4F2F8CB1" w14:textId="2F77DB8A" w:rsidR="00743CC9" w:rsidRPr="00E867A8" w:rsidRDefault="00743CC9" w:rsidP="00E867A8">
            <w:pPr>
              <w:pStyle w:val="ListParagraph"/>
              <w:numPr>
                <w:ilvl w:val="0"/>
                <w:numId w:val="39"/>
              </w:numPr>
              <w:spacing w:before="20" w:after="20" w:line="240" w:lineRule="auto"/>
              <w:rPr>
                <w:rFonts w:ascii="Aptos" w:hAnsi="Aptos" w:cs="Times New Roman"/>
                <w:sz w:val="22"/>
              </w:rPr>
            </w:pPr>
            <w:r>
              <w:rPr>
                <w:rFonts w:ascii="Aptos" w:hAnsi="Aptos" w:cs="Times New Roman"/>
                <w:sz w:val="22"/>
              </w:rPr>
              <w:t xml:space="preserve">Adaptive learning </w:t>
            </w:r>
          </w:p>
        </w:tc>
        <w:tc>
          <w:tcPr>
            <w:tcW w:w="1800" w:type="dxa"/>
            <w:tcBorders>
              <w:bottom w:val="nil"/>
            </w:tcBorders>
            <w:vAlign w:val="center"/>
          </w:tcPr>
          <w:p w14:paraId="6E353B03" w14:textId="6E2D4035" w:rsidR="00743CC9" w:rsidRPr="001D7714" w:rsidRDefault="00743CC9" w:rsidP="00E867A8">
            <w:pPr>
              <w:spacing w:before="20" w:after="20" w:line="240" w:lineRule="auto"/>
              <w:jc w:val="center"/>
              <w:rPr>
                <w:rFonts w:ascii="Aptos" w:hAnsi="Aptos" w:cs="Times New Roman"/>
                <w:sz w:val="22"/>
              </w:rPr>
            </w:pPr>
            <w:r>
              <w:rPr>
                <w:rFonts w:ascii="Aptos" w:hAnsi="Aptos" w:cs="Times New Roman"/>
                <w:sz w:val="22"/>
              </w:rPr>
              <w:t>0.02</w:t>
            </w:r>
          </w:p>
        </w:tc>
      </w:tr>
      <w:tr w:rsidR="00743CC9" w14:paraId="223BB617" w14:textId="77777777" w:rsidTr="00743CC9">
        <w:trPr>
          <w:trHeight w:val="20"/>
        </w:trPr>
        <w:tc>
          <w:tcPr>
            <w:tcW w:w="6480" w:type="dxa"/>
            <w:tcBorders>
              <w:top w:val="nil"/>
              <w:bottom w:val="nil"/>
            </w:tcBorders>
            <w:vAlign w:val="center"/>
          </w:tcPr>
          <w:p w14:paraId="50E5D256" w14:textId="7EF39AEF" w:rsidR="00743CC9" w:rsidRPr="00743CC9" w:rsidRDefault="00743CC9" w:rsidP="00743CC9">
            <w:pPr>
              <w:spacing w:before="20" w:after="20" w:line="240" w:lineRule="auto"/>
              <w:rPr>
                <w:rFonts w:ascii="Aptos" w:hAnsi="Aptos" w:cs="Times New Roman"/>
                <w:b/>
                <w:bCs/>
                <w:sz w:val="22"/>
              </w:rPr>
            </w:pPr>
            <w:r w:rsidRPr="00743CC9">
              <w:rPr>
                <w:rFonts w:ascii="Aptos" w:hAnsi="Aptos" w:cs="Times New Roman"/>
                <w:b/>
                <w:bCs/>
                <w:sz w:val="22"/>
              </w:rPr>
              <w:t>Non-model attributes</w:t>
            </w:r>
          </w:p>
        </w:tc>
        <w:tc>
          <w:tcPr>
            <w:tcW w:w="1800" w:type="dxa"/>
            <w:tcBorders>
              <w:top w:val="nil"/>
              <w:bottom w:val="nil"/>
            </w:tcBorders>
            <w:vAlign w:val="center"/>
          </w:tcPr>
          <w:p w14:paraId="1BC2FB9F" w14:textId="77777777" w:rsidR="00743CC9" w:rsidRPr="001D7714" w:rsidRDefault="00743CC9" w:rsidP="00E867A8">
            <w:pPr>
              <w:spacing w:before="20" w:after="20" w:line="240" w:lineRule="auto"/>
              <w:jc w:val="center"/>
              <w:rPr>
                <w:rFonts w:ascii="Aptos" w:hAnsi="Aptos" w:cs="Times New Roman"/>
                <w:sz w:val="22"/>
              </w:rPr>
            </w:pPr>
          </w:p>
        </w:tc>
      </w:tr>
      <w:tr w:rsidR="00743CC9" w14:paraId="692BB77A" w14:textId="77777777" w:rsidTr="00743CC9">
        <w:trPr>
          <w:trHeight w:val="20"/>
        </w:trPr>
        <w:tc>
          <w:tcPr>
            <w:tcW w:w="6480" w:type="dxa"/>
            <w:tcBorders>
              <w:top w:val="nil"/>
            </w:tcBorders>
            <w:vAlign w:val="center"/>
          </w:tcPr>
          <w:p w14:paraId="482A8A2E" w14:textId="4A5F7734" w:rsidR="00743CC9" w:rsidRPr="00E867A8" w:rsidRDefault="00743CC9" w:rsidP="00743CC9">
            <w:pPr>
              <w:pStyle w:val="ListParagraph"/>
              <w:numPr>
                <w:ilvl w:val="0"/>
                <w:numId w:val="39"/>
              </w:numPr>
              <w:spacing w:before="20" w:after="20" w:line="240" w:lineRule="auto"/>
              <w:rPr>
                <w:rFonts w:ascii="Aptos" w:hAnsi="Aptos" w:cs="Times New Roman"/>
                <w:sz w:val="22"/>
              </w:rPr>
            </w:pPr>
            <w:r w:rsidRPr="001D7714">
              <w:rPr>
                <w:rFonts w:ascii="Aptos" w:hAnsi="Aptos" w:cs="Times New Roman"/>
                <w:sz w:val="22"/>
              </w:rPr>
              <w:t>At least one central bank author</w:t>
            </w:r>
          </w:p>
        </w:tc>
        <w:tc>
          <w:tcPr>
            <w:tcW w:w="1800" w:type="dxa"/>
            <w:tcBorders>
              <w:top w:val="nil"/>
            </w:tcBorders>
            <w:vAlign w:val="center"/>
          </w:tcPr>
          <w:p w14:paraId="2303F070" w14:textId="4B6CE0EE" w:rsidR="00743CC9" w:rsidRPr="001D7714" w:rsidRDefault="00743CC9" w:rsidP="00743CC9">
            <w:pPr>
              <w:spacing w:before="20" w:after="20" w:line="240" w:lineRule="auto"/>
              <w:jc w:val="center"/>
              <w:rPr>
                <w:rFonts w:ascii="Aptos" w:hAnsi="Aptos" w:cs="Times New Roman"/>
                <w:sz w:val="22"/>
              </w:rPr>
            </w:pPr>
            <w:r w:rsidRPr="001D7714">
              <w:rPr>
                <w:rFonts w:ascii="Aptos" w:hAnsi="Aptos" w:cs="Times New Roman"/>
                <w:sz w:val="22"/>
              </w:rPr>
              <w:t>0.7</w:t>
            </w:r>
            <w:r>
              <w:rPr>
                <w:rFonts w:ascii="Aptos" w:hAnsi="Aptos" w:cs="Times New Roman"/>
                <w:sz w:val="22"/>
              </w:rPr>
              <w:t>1</w:t>
            </w:r>
          </w:p>
        </w:tc>
      </w:tr>
      <w:tr w:rsidR="00743CC9" w14:paraId="5329B70A" w14:textId="77777777" w:rsidTr="00C7003B">
        <w:trPr>
          <w:trHeight w:val="20"/>
        </w:trPr>
        <w:tc>
          <w:tcPr>
            <w:tcW w:w="6480" w:type="dxa"/>
            <w:vAlign w:val="center"/>
          </w:tcPr>
          <w:p w14:paraId="4D2AA567" w14:textId="37B5ED1E" w:rsidR="00743CC9" w:rsidRPr="00E867A8" w:rsidRDefault="00743CC9" w:rsidP="00743CC9">
            <w:pPr>
              <w:pStyle w:val="ListParagraph"/>
              <w:numPr>
                <w:ilvl w:val="0"/>
                <w:numId w:val="39"/>
              </w:numPr>
              <w:spacing w:before="20" w:after="20" w:line="240" w:lineRule="auto"/>
              <w:rPr>
                <w:rFonts w:ascii="Aptos" w:hAnsi="Aptos" w:cs="Times New Roman"/>
                <w:sz w:val="22"/>
              </w:rPr>
            </w:pPr>
            <w:r w:rsidRPr="001D7714">
              <w:rPr>
                <w:rFonts w:ascii="Aptos" w:hAnsi="Aptos" w:cs="Times New Roman"/>
                <w:sz w:val="22"/>
              </w:rPr>
              <w:t>Estimated model</w:t>
            </w:r>
          </w:p>
        </w:tc>
        <w:tc>
          <w:tcPr>
            <w:tcW w:w="1800" w:type="dxa"/>
            <w:vAlign w:val="center"/>
          </w:tcPr>
          <w:p w14:paraId="78183156" w14:textId="6768E3F2" w:rsidR="00743CC9" w:rsidRPr="001D7714" w:rsidRDefault="00743CC9" w:rsidP="00743CC9">
            <w:pPr>
              <w:spacing w:before="20" w:after="20" w:line="240" w:lineRule="auto"/>
              <w:jc w:val="center"/>
              <w:rPr>
                <w:rFonts w:ascii="Aptos" w:hAnsi="Aptos" w:cs="Times New Roman"/>
                <w:sz w:val="22"/>
              </w:rPr>
            </w:pPr>
            <w:r w:rsidRPr="001D7714">
              <w:rPr>
                <w:rFonts w:ascii="Aptos" w:hAnsi="Aptos" w:cs="Times New Roman"/>
                <w:sz w:val="22"/>
              </w:rPr>
              <w:t>0.5</w:t>
            </w:r>
            <w:r>
              <w:rPr>
                <w:rFonts w:ascii="Aptos" w:hAnsi="Aptos" w:cs="Times New Roman"/>
                <w:sz w:val="22"/>
              </w:rPr>
              <w:t>8</w:t>
            </w:r>
          </w:p>
        </w:tc>
      </w:tr>
      <w:tr w:rsidR="00743CC9" w14:paraId="3951C299" w14:textId="77777777" w:rsidTr="00C7003B">
        <w:trPr>
          <w:trHeight w:val="20"/>
        </w:trPr>
        <w:tc>
          <w:tcPr>
            <w:tcW w:w="6480" w:type="dxa"/>
            <w:vAlign w:val="center"/>
          </w:tcPr>
          <w:p w14:paraId="54C67FB3" w14:textId="3DFDB57F" w:rsidR="00743CC9" w:rsidRPr="00E867A8" w:rsidRDefault="00743CC9" w:rsidP="00743CC9">
            <w:pPr>
              <w:pStyle w:val="ListParagraph"/>
              <w:numPr>
                <w:ilvl w:val="0"/>
                <w:numId w:val="39"/>
              </w:numPr>
              <w:spacing w:before="20" w:after="20" w:line="240" w:lineRule="auto"/>
              <w:rPr>
                <w:rFonts w:ascii="Aptos" w:hAnsi="Aptos" w:cs="Times New Roman"/>
                <w:sz w:val="22"/>
              </w:rPr>
            </w:pPr>
            <w:r w:rsidRPr="001D7714">
              <w:rPr>
                <w:rFonts w:ascii="Aptos" w:hAnsi="Aptos" w:cs="Times New Roman"/>
                <w:sz w:val="22"/>
              </w:rPr>
              <w:t>Number of structural equations</w:t>
            </w:r>
          </w:p>
        </w:tc>
        <w:tc>
          <w:tcPr>
            <w:tcW w:w="1800" w:type="dxa"/>
            <w:vAlign w:val="center"/>
          </w:tcPr>
          <w:p w14:paraId="5E1DD3C3" w14:textId="4928A945" w:rsidR="00743CC9" w:rsidRPr="001D7714" w:rsidRDefault="00743CC9" w:rsidP="00743CC9">
            <w:pPr>
              <w:spacing w:before="20" w:after="20" w:line="240" w:lineRule="auto"/>
              <w:jc w:val="center"/>
              <w:rPr>
                <w:rFonts w:ascii="Aptos" w:hAnsi="Aptos" w:cs="Times New Roman"/>
                <w:sz w:val="22"/>
              </w:rPr>
            </w:pPr>
            <w:r w:rsidRPr="001D7714">
              <w:rPr>
                <w:rFonts w:ascii="Aptos" w:hAnsi="Aptos" w:cs="Times New Roman"/>
                <w:sz w:val="22"/>
              </w:rPr>
              <w:t>22.</w:t>
            </w:r>
            <w:r>
              <w:rPr>
                <w:rFonts w:ascii="Aptos" w:hAnsi="Aptos" w:cs="Times New Roman"/>
                <w:sz w:val="22"/>
              </w:rPr>
              <w:t>4</w:t>
            </w:r>
          </w:p>
        </w:tc>
      </w:tr>
      <w:tr w:rsidR="00743CC9" w14:paraId="08B91422" w14:textId="77777777" w:rsidTr="00C7003B">
        <w:trPr>
          <w:trHeight w:val="20"/>
        </w:trPr>
        <w:tc>
          <w:tcPr>
            <w:tcW w:w="6480" w:type="dxa"/>
            <w:vAlign w:val="center"/>
          </w:tcPr>
          <w:p w14:paraId="10A32A7F" w14:textId="37F297A1" w:rsidR="00743CC9" w:rsidRPr="00E867A8" w:rsidRDefault="00743CC9" w:rsidP="00743CC9">
            <w:pPr>
              <w:pStyle w:val="ListParagraph"/>
              <w:numPr>
                <w:ilvl w:val="0"/>
                <w:numId w:val="39"/>
              </w:numPr>
              <w:spacing w:before="20" w:after="20" w:line="240" w:lineRule="auto"/>
              <w:rPr>
                <w:rFonts w:ascii="Aptos" w:hAnsi="Aptos" w:cs="Times New Roman"/>
                <w:sz w:val="22"/>
              </w:rPr>
            </w:pPr>
            <w:r w:rsidRPr="001D7714">
              <w:rPr>
                <w:rFonts w:ascii="Aptos" w:hAnsi="Aptos" w:cs="Times New Roman"/>
                <w:sz w:val="22"/>
              </w:rPr>
              <w:t>Early vintage publication (&lt; 2000)</w:t>
            </w:r>
          </w:p>
        </w:tc>
        <w:tc>
          <w:tcPr>
            <w:tcW w:w="1800" w:type="dxa"/>
            <w:vAlign w:val="center"/>
          </w:tcPr>
          <w:p w14:paraId="5EA2057A" w14:textId="70AFD3FA" w:rsidR="00743CC9" w:rsidRPr="001D7714" w:rsidRDefault="00743CC9" w:rsidP="00743CC9">
            <w:pPr>
              <w:spacing w:before="20" w:after="20" w:line="240" w:lineRule="auto"/>
              <w:jc w:val="center"/>
              <w:rPr>
                <w:rFonts w:ascii="Aptos" w:hAnsi="Aptos" w:cs="Times New Roman"/>
                <w:sz w:val="22"/>
              </w:rPr>
            </w:pPr>
            <w:r w:rsidRPr="001D7714">
              <w:rPr>
                <w:rFonts w:ascii="Aptos" w:hAnsi="Aptos" w:cs="Times New Roman"/>
                <w:sz w:val="22"/>
              </w:rPr>
              <w:t>0.08</w:t>
            </w:r>
          </w:p>
        </w:tc>
      </w:tr>
      <w:tr w:rsidR="00743CC9" w14:paraId="01B6DC9F" w14:textId="77777777" w:rsidTr="00C7003B">
        <w:trPr>
          <w:trHeight w:val="20"/>
        </w:trPr>
        <w:tc>
          <w:tcPr>
            <w:tcW w:w="6480" w:type="dxa"/>
            <w:vAlign w:val="center"/>
          </w:tcPr>
          <w:p w14:paraId="3F4604AA" w14:textId="24640B84" w:rsidR="00743CC9" w:rsidRPr="00E867A8" w:rsidRDefault="00743CC9" w:rsidP="00743CC9">
            <w:pPr>
              <w:pStyle w:val="ListParagraph"/>
              <w:numPr>
                <w:ilvl w:val="0"/>
                <w:numId w:val="39"/>
              </w:numPr>
              <w:spacing w:before="20" w:after="20" w:line="240" w:lineRule="auto"/>
              <w:rPr>
                <w:rFonts w:ascii="Aptos" w:hAnsi="Aptos" w:cs="Times New Roman"/>
                <w:sz w:val="22"/>
              </w:rPr>
            </w:pPr>
            <w:r w:rsidRPr="001D7714">
              <w:rPr>
                <w:rFonts w:ascii="Aptos" w:hAnsi="Aptos" w:cs="Times New Roman"/>
                <w:sz w:val="22"/>
              </w:rPr>
              <w:t>Middle vintage publication (2000 – 2007)</w:t>
            </w:r>
          </w:p>
        </w:tc>
        <w:tc>
          <w:tcPr>
            <w:tcW w:w="1800" w:type="dxa"/>
            <w:vAlign w:val="center"/>
          </w:tcPr>
          <w:p w14:paraId="7C2DBCF4" w14:textId="2D1A9DCC" w:rsidR="00743CC9" w:rsidRPr="001D7714" w:rsidRDefault="00743CC9" w:rsidP="00743CC9">
            <w:pPr>
              <w:spacing w:before="20" w:after="20" w:line="240" w:lineRule="auto"/>
              <w:jc w:val="center"/>
              <w:rPr>
                <w:rFonts w:ascii="Aptos" w:hAnsi="Aptos" w:cs="Times New Roman"/>
                <w:sz w:val="22"/>
              </w:rPr>
            </w:pPr>
            <w:r w:rsidRPr="001D7714">
              <w:rPr>
                <w:rFonts w:ascii="Aptos" w:hAnsi="Aptos" w:cs="Times New Roman"/>
                <w:sz w:val="22"/>
              </w:rPr>
              <w:t>0.</w:t>
            </w:r>
            <w:r>
              <w:rPr>
                <w:rFonts w:ascii="Aptos" w:hAnsi="Aptos" w:cs="Times New Roman"/>
                <w:sz w:val="22"/>
              </w:rPr>
              <w:t>19</w:t>
            </w:r>
          </w:p>
        </w:tc>
      </w:tr>
      <w:tr w:rsidR="00743CC9" w14:paraId="576B7236" w14:textId="77777777" w:rsidTr="00C7003B">
        <w:trPr>
          <w:trHeight w:val="20"/>
        </w:trPr>
        <w:tc>
          <w:tcPr>
            <w:tcW w:w="6480" w:type="dxa"/>
            <w:vAlign w:val="center"/>
          </w:tcPr>
          <w:p w14:paraId="5F3A7C87" w14:textId="10014B74" w:rsidR="00743CC9" w:rsidRPr="00E867A8" w:rsidRDefault="00743CC9" w:rsidP="00743CC9">
            <w:pPr>
              <w:pStyle w:val="ListParagraph"/>
              <w:numPr>
                <w:ilvl w:val="0"/>
                <w:numId w:val="39"/>
              </w:numPr>
              <w:spacing w:before="20" w:after="20" w:line="240" w:lineRule="auto"/>
              <w:rPr>
                <w:rFonts w:ascii="Aptos" w:hAnsi="Aptos" w:cs="Times New Roman"/>
                <w:sz w:val="22"/>
              </w:rPr>
            </w:pPr>
            <w:r w:rsidRPr="001D7714">
              <w:rPr>
                <w:rFonts w:ascii="Aptos" w:hAnsi="Aptos" w:cs="Times New Roman"/>
                <w:sz w:val="22"/>
              </w:rPr>
              <w:t>Late vintage publication (&gt; 2007)</w:t>
            </w:r>
          </w:p>
        </w:tc>
        <w:tc>
          <w:tcPr>
            <w:tcW w:w="1800" w:type="dxa"/>
            <w:vAlign w:val="center"/>
          </w:tcPr>
          <w:p w14:paraId="61C82CCC" w14:textId="1CB85BE3" w:rsidR="00743CC9" w:rsidRPr="001D7714" w:rsidRDefault="00743CC9" w:rsidP="00743CC9">
            <w:pPr>
              <w:spacing w:before="20" w:after="20" w:line="240" w:lineRule="auto"/>
              <w:jc w:val="center"/>
              <w:rPr>
                <w:rFonts w:ascii="Aptos" w:hAnsi="Aptos" w:cs="Times New Roman"/>
                <w:sz w:val="22"/>
              </w:rPr>
            </w:pPr>
            <w:r w:rsidRPr="001D7714">
              <w:rPr>
                <w:rFonts w:ascii="Aptos" w:hAnsi="Aptos" w:cs="Times New Roman"/>
                <w:sz w:val="22"/>
              </w:rPr>
              <w:t>0.72</w:t>
            </w:r>
          </w:p>
        </w:tc>
      </w:tr>
      <w:tr w:rsidR="00743CC9" w14:paraId="6A8D356C" w14:textId="77777777" w:rsidTr="00C7003B">
        <w:trPr>
          <w:trHeight w:val="20"/>
        </w:trPr>
        <w:tc>
          <w:tcPr>
            <w:tcW w:w="6480" w:type="dxa"/>
            <w:vAlign w:val="center"/>
          </w:tcPr>
          <w:p w14:paraId="6AB484E0" w14:textId="6A2EE99A" w:rsidR="00743CC9" w:rsidRPr="00E867A8" w:rsidRDefault="00743CC9" w:rsidP="00743CC9">
            <w:pPr>
              <w:pStyle w:val="ListParagraph"/>
              <w:numPr>
                <w:ilvl w:val="0"/>
                <w:numId w:val="39"/>
              </w:numPr>
              <w:spacing w:before="20" w:after="20" w:line="240" w:lineRule="auto"/>
              <w:rPr>
                <w:rFonts w:ascii="Aptos" w:hAnsi="Aptos" w:cs="Times New Roman"/>
                <w:sz w:val="22"/>
              </w:rPr>
            </w:pPr>
            <w:r w:rsidRPr="001D7714">
              <w:rPr>
                <w:rFonts w:ascii="Aptos" w:hAnsi="Aptos" w:cs="Times New Roman"/>
                <w:sz w:val="22"/>
              </w:rPr>
              <w:t xml:space="preserve">Early sample estimation data (&lt; </w:t>
            </w:r>
            <w:proofErr w:type="gramStart"/>
            <w:r w:rsidRPr="001D7714">
              <w:rPr>
                <w:rFonts w:ascii="Aptos" w:hAnsi="Aptos" w:cs="Times New Roman"/>
                <w:sz w:val="22"/>
              </w:rPr>
              <w:t>1980)</w:t>
            </w:r>
            <w:r w:rsidRPr="001D7714">
              <w:rPr>
                <w:rFonts w:ascii="Aptos" w:hAnsi="Aptos" w:cs="Times New Roman"/>
                <w:sz w:val="22"/>
                <w:vertAlign w:val="superscript"/>
              </w:rPr>
              <w:t>*</w:t>
            </w:r>
            <w:proofErr w:type="gramEnd"/>
            <w:r>
              <w:rPr>
                <w:rFonts w:ascii="Aptos" w:hAnsi="Aptos" w:cs="Times New Roman"/>
                <w:sz w:val="22"/>
                <w:vertAlign w:val="superscript"/>
              </w:rPr>
              <w:t>*</w:t>
            </w:r>
          </w:p>
        </w:tc>
        <w:tc>
          <w:tcPr>
            <w:tcW w:w="1800" w:type="dxa"/>
            <w:vAlign w:val="center"/>
          </w:tcPr>
          <w:p w14:paraId="2A5A7026" w14:textId="7997C252" w:rsidR="00743CC9" w:rsidRPr="001D7714" w:rsidRDefault="00743CC9" w:rsidP="00743CC9">
            <w:pPr>
              <w:spacing w:before="20" w:after="20" w:line="240" w:lineRule="auto"/>
              <w:jc w:val="center"/>
              <w:rPr>
                <w:rFonts w:ascii="Aptos" w:hAnsi="Aptos" w:cs="Times New Roman"/>
                <w:sz w:val="22"/>
              </w:rPr>
            </w:pPr>
            <w:r w:rsidRPr="001D7714">
              <w:rPr>
                <w:rFonts w:ascii="Aptos" w:hAnsi="Aptos" w:cs="Times New Roman"/>
                <w:sz w:val="22"/>
              </w:rPr>
              <w:t>0.</w:t>
            </w:r>
            <w:r>
              <w:rPr>
                <w:rFonts w:ascii="Aptos" w:hAnsi="Aptos" w:cs="Times New Roman"/>
                <w:sz w:val="22"/>
              </w:rPr>
              <w:t>67</w:t>
            </w:r>
          </w:p>
        </w:tc>
      </w:tr>
      <w:tr w:rsidR="00743CC9" w14:paraId="2FACF6F8" w14:textId="77777777" w:rsidTr="00C22DDF">
        <w:trPr>
          <w:trHeight w:val="20"/>
        </w:trPr>
        <w:tc>
          <w:tcPr>
            <w:tcW w:w="6480" w:type="dxa"/>
            <w:tcBorders>
              <w:bottom w:val="single" w:sz="4" w:space="0" w:color="auto"/>
            </w:tcBorders>
            <w:vAlign w:val="center"/>
          </w:tcPr>
          <w:p w14:paraId="1879FAF8" w14:textId="748E0656" w:rsidR="00743CC9" w:rsidRPr="00E867A8" w:rsidRDefault="00743CC9" w:rsidP="00743CC9">
            <w:pPr>
              <w:pStyle w:val="ListParagraph"/>
              <w:numPr>
                <w:ilvl w:val="0"/>
                <w:numId w:val="39"/>
              </w:numPr>
              <w:spacing w:before="20" w:after="20" w:line="240" w:lineRule="auto"/>
              <w:rPr>
                <w:rFonts w:ascii="Aptos" w:hAnsi="Aptos" w:cs="Times New Roman"/>
                <w:sz w:val="22"/>
              </w:rPr>
            </w:pPr>
            <w:r w:rsidRPr="001D7714">
              <w:rPr>
                <w:rFonts w:ascii="Aptos" w:hAnsi="Aptos" w:cs="Times New Roman"/>
                <w:sz w:val="22"/>
              </w:rPr>
              <w:t>Late sample estimation data (1980</w:t>
            </w:r>
            <w:proofErr w:type="gramStart"/>
            <w:r w:rsidRPr="001D7714">
              <w:rPr>
                <w:rFonts w:ascii="Aptos" w:hAnsi="Aptos" w:cs="Times New Roman"/>
                <w:sz w:val="22"/>
              </w:rPr>
              <w:t>+)</w:t>
            </w:r>
            <w:r w:rsidRPr="001D7714">
              <w:rPr>
                <w:rFonts w:ascii="Aptos" w:hAnsi="Aptos" w:cs="Times New Roman"/>
                <w:sz w:val="22"/>
                <w:vertAlign w:val="superscript"/>
              </w:rPr>
              <w:t>*</w:t>
            </w:r>
            <w:proofErr w:type="gramEnd"/>
            <w:r>
              <w:rPr>
                <w:rFonts w:ascii="Aptos" w:hAnsi="Aptos" w:cs="Times New Roman"/>
                <w:sz w:val="22"/>
                <w:vertAlign w:val="superscript"/>
              </w:rPr>
              <w:t>*</w:t>
            </w:r>
          </w:p>
        </w:tc>
        <w:tc>
          <w:tcPr>
            <w:tcW w:w="1800" w:type="dxa"/>
            <w:tcBorders>
              <w:bottom w:val="single" w:sz="4" w:space="0" w:color="auto"/>
            </w:tcBorders>
            <w:vAlign w:val="center"/>
          </w:tcPr>
          <w:p w14:paraId="1A9DB81D" w14:textId="728E908E" w:rsidR="00743CC9" w:rsidRPr="001D7714" w:rsidRDefault="00743CC9" w:rsidP="00743CC9">
            <w:pPr>
              <w:spacing w:before="20" w:after="20" w:line="240" w:lineRule="auto"/>
              <w:jc w:val="center"/>
              <w:rPr>
                <w:rFonts w:ascii="Aptos" w:hAnsi="Aptos" w:cs="Times New Roman"/>
                <w:sz w:val="22"/>
              </w:rPr>
            </w:pPr>
            <w:r>
              <w:rPr>
                <w:rFonts w:ascii="Aptos" w:hAnsi="Aptos" w:cs="Times New Roman"/>
                <w:sz w:val="22"/>
              </w:rPr>
              <w:t>0.33</w:t>
            </w:r>
          </w:p>
        </w:tc>
      </w:tr>
      <w:tr w:rsidR="00E867A8" w14:paraId="7CE648D0" w14:textId="77777777" w:rsidTr="001E5CC6">
        <w:trPr>
          <w:trHeight w:val="20"/>
        </w:trPr>
        <w:tc>
          <w:tcPr>
            <w:tcW w:w="8280" w:type="dxa"/>
            <w:gridSpan w:val="2"/>
            <w:tcBorders>
              <w:top w:val="single" w:sz="4" w:space="0" w:color="auto"/>
              <w:bottom w:val="single" w:sz="4" w:space="0" w:color="auto"/>
            </w:tcBorders>
            <w:vAlign w:val="center"/>
          </w:tcPr>
          <w:p w14:paraId="2895262D" w14:textId="2E1E9ACB" w:rsidR="00E867A8" w:rsidRPr="001D7714" w:rsidRDefault="00E867A8" w:rsidP="00E867A8">
            <w:pPr>
              <w:spacing w:before="40" w:after="40" w:line="240" w:lineRule="auto"/>
              <w:rPr>
                <w:rFonts w:ascii="Aptos" w:hAnsi="Aptos" w:cs="Times New Roman"/>
                <w:sz w:val="20"/>
                <w:szCs w:val="20"/>
              </w:rPr>
            </w:pPr>
            <w:r w:rsidRPr="001D7714">
              <w:rPr>
                <w:rFonts w:ascii="Aptos" w:hAnsi="Aptos" w:cs="Times New Roman"/>
                <w:sz w:val="20"/>
                <w:szCs w:val="20"/>
              </w:rPr>
              <w:t>Notes: * Price (or wage) indexation implies sticky prices (or wages); the converse is not always true. n = 2</w:t>
            </w:r>
            <w:r>
              <w:rPr>
                <w:rFonts w:ascii="Aptos" w:hAnsi="Aptos" w:cs="Times New Roman"/>
                <w:sz w:val="20"/>
                <w:szCs w:val="20"/>
              </w:rPr>
              <w:t>17</w:t>
            </w:r>
            <w:r w:rsidRPr="001D7714">
              <w:rPr>
                <w:rFonts w:ascii="Aptos" w:hAnsi="Aptos" w:cs="Times New Roman"/>
                <w:sz w:val="20"/>
                <w:szCs w:val="20"/>
              </w:rPr>
              <w:t xml:space="preserve">.  </w:t>
            </w:r>
            <w:r w:rsidR="00743CC9" w:rsidRPr="00743CC9">
              <w:rPr>
                <w:rFonts w:ascii="Aptos" w:hAnsi="Aptos" w:cs="Times New Roman"/>
                <w:sz w:val="20"/>
                <w:szCs w:val="20"/>
              </w:rPr>
              <w:t xml:space="preserve"> </w:t>
            </w:r>
            <w:r w:rsidR="00743CC9" w:rsidRPr="00743CC9">
              <w:rPr>
                <w:rFonts w:ascii="Aptos" w:hAnsi="Aptos" w:cs="Times New Roman"/>
                <w:sz w:val="20"/>
                <w:szCs w:val="20"/>
                <w:vertAlign w:val="superscript"/>
              </w:rPr>
              <w:t>*</w:t>
            </w:r>
            <w:r w:rsidR="00743CC9">
              <w:rPr>
                <w:rFonts w:ascii="Aptos" w:hAnsi="Aptos" w:cs="Times New Roman"/>
                <w:sz w:val="20"/>
                <w:szCs w:val="20"/>
                <w:vertAlign w:val="superscript"/>
              </w:rPr>
              <w:t>*</w:t>
            </w:r>
            <w:r w:rsidR="00743CC9" w:rsidRPr="00743CC9">
              <w:rPr>
                <w:rFonts w:ascii="Aptos" w:hAnsi="Aptos" w:cs="Times New Roman"/>
                <w:sz w:val="20"/>
                <w:szCs w:val="20"/>
              </w:rPr>
              <w:t>Estimated models, for which n=131; otherwise, n = 217. Source: authors’ calculations.</w:t>
            </w:r>
            <w:r w:rsidR="00743CC9">
              <w:rPr>
                <w:rFonts w:ascii="Aptos" w:hAnsi="Aptos" w:cs="Times New Roman"/>
                <w:sz w:val="20"/>
                <w:szCs w:val="20"/>
              </w:rPr>
              <w:t xml:space="preserve"> </w:t>
            </w:r>
          </w:p>
        </w:tc>
      </w:tr>
    </w:tbl>
    <w:p w14:paraId="59B2B6AE" w14:textId="77777777" w:rsidR="002E529D" w:rsidRDefault="002E529D" w:rsidP="00484EE4">
      <w:pPr>
        <w:spacing w:before="0" w:after="80" w:line="276" w:lineRule="auto"/>
        <w:rPr>
          <w:b/>
        </w:rPr>
      </w:pPr>
    </w:p>
    <w:p w14:paraId="309D0489" w14:textId="77777777" w:rsidR="004953F1" w:rsidRDefault="004953F1" w:rsidP="00484EE4">
      <w:pPr>
        <w:spacing w:before="0" w:after="80" w:line="276" w:lineRule="auto"/>
        <w:rPr>
          <w:b/>
        </w:rPr>
      </w:pPr>
    </w:p>
    <w:p w14:paraId="7C9C0DB7" w14:textId="77777777" w:rsidR="004953F1" w:rsidRDefault="004953F1" w:rsidP="00484EE4">
      <w:pPr>
        <w:spacing w:before="0" w:after="80" w:line="276" w:lineRule="auto"/>
        <w:rPr>
          <w:b/>
        </w:rPr>
      </w:pPr>
    </w:p>
    <w:p w14:paraId="0B96C666" w14:textId="77777777" w:rsidR="00181D63" w:rsidRDefault="00181D63" w:rsidP="00181D63">
      <w:pPr>
        <w:spacing w:before="100" w:beforeAutospacing="1" w:after="100" w:afterAutospacing="1"/>
        <w:rPr>
          <w:rFonts w:cs="Times New Roman"/>
          <w:szCs w:val="24"/>
        </w:rPr>
      </w:pPr>
    </w:p>
    <w:p w14:paraId="5B391E97" w14:textId="1456AE4A" w:rsidR="00CC4D6A" w:rsidRPr="003A06BC" w:rsidRDefault="00CC4D6A" w:rsidP="005F7B8C">
      <w:pPr>
        <w:pStyle w:val="Heading1"/>
      </w:pPr>
      <w:r w:rsidRPr="003A06BC">
        <w:t>Results</w:t>
      </w:r>
    </w:p>
    <w:p w14:paraId="5FD60966" w14:textId="373807BD" w:rsidR="00710600" w:rsidRPr="00A606CE" w:rsidRDefault="00710600" w:rsidP="00741D61">
      <w:pPr>
        <w:pStyle w:val="Heading2"/>
      </w:pPr>
      <w:r w:rsidRPr="00A606CE">
        <w:t>4.1 Aggregate results</w:t>
      </w:r>
    </w:p>
    <w:p w14:paraId="1E94F7A1" w14:textId="5C111C52" w:rsidR="00216010" w:rsidRDefault="008658D0" w:rsidP="00216010">
      <w:pPr>
        <w:rPr>
          <w:rFonts w:cs="Times New Roman"/>
          <w:szCs w:val="24"/>
        </w:rPr>
      </w:pPr>
      <w:r>
        <w:rPr>
          <w:rFonts w:cs="Times New Roman"/>
          <w:szCs w:val="24"/>
        </w:rPr>
        <w:t xml:space="preserve">Figure </w:t>
      </w:r>
      <w:r w:rsidR="001C5FBF">
        <w:rPr>
          <w:rFonts w:cs="Times New Roman"/>
          <w:szCs w:val="24"/>
        </w:rPr>
        <w:t>1</w:t>
      </w:r>
      <w:r w:rsidR="00345800">
        <w:rPr>
          <w:rFonts w:cs="Times New Roman"/>
          <w:szCs w:val="24"/>
        </w:rPr>
        <w:t xml:space="preserve"> </w:t>
      </w:r>
      <w:r>
        <w:rPr>
          <w:rFonts w:cs="Times New Roman"/>
          <w:szCs w:val="24"/>
        </w:rPr>
        <w:t xml:space="preserve">shows the impulse response functions for output, inflation, and the nominal federal funds rate </w:t>
      </w:r>
      <w:r w:rsidR="00B65C92">
        <w:rPr>
          <w:rFonts w:cs="Times New Roman"/>
          <w:szCs w:val="24"/>
        </w:rPr>
        <w:t>in response to a 100</w:t>
      </w:r>
      <w:r w:rsidR="00A82862">
        <w:rPr>
          <w:rFonts w:cs="Times New Roman"/>
          <w:szCs w:val="24"/>
        </w:rPr>
        <w:t>-</w:t>
      </w:r>
      <w:r w:rsidR="00B65C92">
        <w:rPr>
          <w:rFonts w:cs="Times New Roman"/>
          <w:szCs w:val="24"/>
        </w:rPr>
        <w:t>basis</w:t>
      </w:r>
      <w:r w:rsidR="00A82862">
        <w:rPr>
          <w:rFonts w:cs="Times New Roman"/>
          <w:szCs w:val="24"/>
        </w:rPr>
        <w:t>-</w:t>
      </w:r>
      <w:r w:rsidR="00B65C92">
        <w:rPr>
          <w:rFonts w:cs="Times New Roman"/>
          <w:szCs w:val="24"/>
        </w:rPr>
        <w:t xml:space="preserve">point </w:t>
      </w:r>
      <w:r w:rsidR="003F46E5">
        <w:rPr>
          <w:rFonts w:cs="Times New Roman"/>
          <w:szCs w:val="24"/>
        </w:rPr>
        <w:t xml:space="preserve">(negative) </w:t>
      </w:r>
      <w:r w:rsidR="00B65C92">
        <w:rPr>
          <w:rFonts w:cs="Times New Roman"/>
          <w:szCs w:val="24"/>
        </w:rPr>
        <w:t xml:space="preserve">shock to the federal funds rate </w:t>
      </w:r>
      <w:r>
        <w:rPr>
          <w:rFonts w:cs="Times New Roman"/>
          <w:szCs w:val="24"/>
        </w:rPr>
        <w:t xml:space="preserve">for </w:t>
      </w:r>
      <w:r w:rsidR="00A82862">
        <w:rPr>
          <w:rFonts w:cs="Times New Roman"/>
          <w:szCs w:val="24"/>
        </w:rPr>
        <w:t xml:space="preserve">our complete set of </w:t>
      </w:r>
      <w:r>
        <w:rPr>
          <w:rFonts w:cs="Times New Roman"/>
          <w:szCs w:val="24"/>
        </w:rPr>
        <w:t>models and all three policy reaction functions.</w:t>
      </w:r>
      <w:r w:rsidR="006B2A82">
        <w:rPr>
          <w:rFonts w:cs="Times New Roman"/>
          <w:szCs w:val="24"/>
        </w:rPr>
        <w:t xml:space="preserve">  </w:t>
      </w:r>
      <w:r w:rsidR="009E212A">
        <w:rPr>
          <w:rFonts w:cs="Times New Roman"/>
          <w:szCs w:val="24"/>
        </w:rPr>
        <w:t xml:space="preserve">Looking across </w:t>
      </w:r>
      <w:r w:rsidR="009E640D">
        <w:rPr>
          <w:rFonts w:cs="Times New Roman"/>
          <w:szCs w:val="24"/>
        </w:rPr>
        <w:t xml:space="preserve">the </w:t>
      </w:r>
      <w:r w:rsidR="00E051B6">
        <w:rPr>
          <w:rFonts w:cs="Times New Roman"/>
          <w:szCs w:val="24"/>
        </w:rPr>
        <w:t>impulse-response functions,</w:t>
      </w:r>
      <w:r w:rsidR="009E212A">
        <w:rPr>
          <w:rFonts w:cs="Times New Roman"/>
          <w:szCs w:val="24"/>
        </w:rPr>
        <w:t xml:space="preserve"> the median effects on output and inflation</w:t>
      </w:r>
      <w:r w:rsidR="006B2A82">
        <w:rPr>
          <w:rFonts w:cs="Times New Roman"/>
          <w:szCs w:val="24"/>
        </w:rPr>
        <w:t>, shown by the red dashed lines,</w:t>
      </w:r>
      <w:r w:rsidR="009E212A">
        <w:rPr>
          <w:rFonts w:cs="Times New Roman"/>
          <w:szCs w:val="24"/>
        </w:rPr>
        <w:t xml:space="preserve"> are </w:t>
      </w:r>
      <w:r w:rsidR="00B54D0C">
        <w:rPr>
          <w:rFonts w:cs="Times New Roman"/>
          <w:szCs w:val="24"/>
        </w:rPr>
        <w:t xml:space="preserve">of reasonable size, with maximum effects on output of </w:t>
      </w:r>
      <w:r w:rsidR="001F64E8">
        <w:rPr>
          <w:rFonts w:cs="Times New Roman"/>
          <w:szCs w:val="24"/>
        </w:rPr>
        <w:t xml:space="preserve">about </w:t>
      </w:r>
      <w:r w:rsidR="00CB76C0">
        <w:rPr>
          <w:rFonts w:cs="Times New Roman"/>
          <w:szCs w:val="24"/>
        </w:rPr>
        <w:t xml:space="preserve">0.2 percent and cumulative effects on output across 20 quarters of </w:t>
      </w:r>
      <w:r w:rsidR="009B6969">
        <w:rPr>
          <w:rFonts w:cs="Times New Roman"/>
          <w:szCs w:val="24"/>
        </w:rPr>
        <w:t>roughly</w:t>
      </w:r>
      <w:r w:rsidR="00A8639C">
        <w:rPr>
          <w:rFonts w:cs="Times New Roman"/>
          <w:szCs w:val="24"/>
        </w:rPr>
        <w:t xml:space="preserve"> 1</w:t>
      </w:r>
      <w:r w:rsidR="00CB76C0">
        <w:rPr>
          <w:rFonts w:cs="Times New Roman"/>
          <w:szCs w:val="24"/>
        </w:rPr>
        <w:t xml:space="preserve"> percent</w:t>
      </w:r>
      <w:r w:rsidR="00AC192A">
        <w:rPr>
          <w:rFonts w:cs="Times New Roman"/>
          <w:szCs w:val="24"/>
        </w:rPr>
        <w:t xml:space="preserve">, while the </w:t>
      </w:r>
      <w:r w:rsidR="008C6149">
        <w:rPr>
          <w:rFonts w:cs="Times New Roman"/>
          <w:szCs w:val="24"/>
        </w:rPr>
        <w:t xml:space="preserve">median </w:t>
      </w:r>
      <w:r w:rsidR="00B54D0C">
        <w:rPr>
          <w:rFonts w:cs="Times New Roman"/>
          <w:szCs w:val="24"/>
        </w:rPr>
        <w:t xml:space="preserve">maximum effect on inflation </w:t>
      </w:r>
      <w:r w:rsidR="008C6149">
        <w:rPr>
          <w:rFonts w:cs="Times New Roman"/>
          <w:szCs w:val="24"/>
        </w:rPr>
        <w:t xml:space="preserve">is a bit less than 0.1 </w:t>
      </w:r>
      <w:r w:rsidR="00BF702D">
        <w:rPr>
          <w:rFonts w:cs="Times New Roman"/>
          <w:szCs w:val="24"/>
        </w:rPr>
        <w:t>percentage point</w:t>
      </w:r>
      <w:r w:rsidR="001E0426">
        <w:rPr>
          <w:rFonts w:cs="Times New Roman"/>
          <w:szCs w:val="24"/>
        </w:rPr>
        <w:t xml:space="preserve">, with the </w:t>
      </w:r>
      <w:r w:rsidR="002B3F94">
        <w:rPr>
          <w:rFonts w:cs="Times New Roman"/>
          <w:szCs w:val="24"/>
        </w:rPr>
        <w:t xml:space="preserve">median </w:t>
      </w:r>
      <w:r w:rsidR="001E0426">
        <w:rPr>
          <w:rFonts w:cs="Times New Roman"/>
          <w:szCs w:val="24"/>
        </w:rPr>
        <w:t xml:space="preserve">cumulative effect over 20 quarters </w:t>
      </w:r>
      <w:r w:rsidR="002B3F94">
        <w:rPr>
          <w:rFonts w:cs="Times New Roman"/>
          <w:szCs w:val="24"/>
        </w:rPr>
        <w:t xml:space="preserve">running </w:t>
      </w:r>
      <w:r w:rsidR="008B48D9">
        <w:rPr>
          <w:rFonts w:cs="Times New Roman"/>
          <w:szCs w:val="24"/>
        </w:rPr>
        <w:t>well under</w:t>
      </w:r>
      <w:r w:rsidR="0048331A">
        <w:rPr>
          <w:rFonts w:cs="Times New Roman"/>
          <w:szCs w:val="24"/>
        </w:rPr>
        <w:t xml:space="preserve"> 1</w:t>
      </w:r>
      <w:r w:rsidR="002B3F94">
        <w:rPr>
          <w:rFonts w:cs="Times New Roman"/>
          <w:szCs w:val="24"/>
        </w:rPr>
        <w:t xml:space="preserve"> percentage point.  Somewhat surprisingly, </w:t>
      </w:r>
      <w:r w:rsidR="005C730E">
        <w:rPr>
          <w:rFonts w:cs="Times New Roman"/>
          <w:szCs w:val="24"/>
        </w:rPr>
        <w:t xml:space="preserve">given the conventional view that monetary policy works with significant lags, </w:t>
      </w:r>
      <w:r w:rsidR="002B3F94">
        <w:rPr>
          <w:rFonts w:cs="Times New Roman"/>
          <w:szCs w:val="24"/>
        </w:rPr>
        <w:t>th</w:t>
      </w:r>
      <w:r w:rsidR="00FE7E2C">
        <w:rPr>
          <w:rFonts w:cs="Times New Roman"/>
          <w:szCs w:val="24"/>
        </w:rPr>
        <w:t xml:space="preserve">e maximum effects are typically reached </w:t>
      </w:r>
      <w:r w:rsidR="0061752D">
        <w:rPr>
          <w:rFonts w:cs="Times New Roman"/>
          <w:szCs w:val="24"/>
        </w:rPr>
        <w:t>within just a couple of quarters</w:t>
      </w:r>
      <w:r w:rsidR="00D90158">
        <w:rPr>
          <w:rFonts w:cs="Times New Roman"/>
          <w:szCs w:val="24"/>
        </w:rPr>
        <w:t xml:space="preserve">.  </w:t>
      </w:r>
      <w:r w:rsidR="00BF702D">
        <w:rPr>
          <w:rFonts w:cs="Times New Roman"/>
          <w:szCs w:val="24"/>
        </w:rPr>
        <w:t xml:space="preserve">These median results are </w:t>
      </w:r>
      <w:r w:rsidR="00F03729">
        <w:rPr>
          <w:rFonts w:cs="Times New Roman"/>
          <w:szCs w:val="24"/>
        </w:rPr>
        <w:t xml:space="preserve">broadly </w:t>
      </w:r>
      <w:proofErr w:type="gramStart"/>
      <w:r w:rsidR="00BF702D">
        <w:rPr>
          <w:rFonts w:cs="Times New Roman"/>
          <w:szCs w:val="24"/>
        </w:rPr>
        <w:t>similar to</w:t>
      </w:r>
      <w:proofErr w:type="gramEnd"/>
      <w:r w:rsidR="00BF702D">
        <w:rPr>
          <w:rFonts w:cs="Times New Roman"/>
          <w:szCs w:val="24"/>
        </w:rPr>
        <w:t xml:space="preserve"> those </w:t>
      </w:r>
      <w:r w:rsidR="00BF702D" w:rsidRPr="00BF702D">
        <w:rPr>
          <w:rFonts w:cs="Times New Roman"/>
          <w:szCs w:val="24"/>
        </w:rPr>
        <w:t xml:space="preserve">seen in well-known </w:t>
      </w:r>
      <w:r w:rsidR="004027BE">
        <w:rPr>
          <w:rFonts w:cs="Times New Roman"/>
          <w:szCs w:val="24"/>
        </w:rPr>
        <w:t xml:space="preserve">medium-scale estimated </w:t>
      </w:r>
      <w:r w:rsidR="00BF702D" w:rsidRPr="00BF702D">
        <w:rPr>
          <w:rFonts w:cs="Times New Roman"/>
          <w:szCs w:val="24"/>
        </w:rPr>
        <w:t>models, such as S</w:t>
      </w:r>
      <w:r w:rsidR="00E20EDC">
        <w:rPr>
          <w:rFonts w:cs="Times New Roman"/>
          <w:szCs w:val="24"/>
        </w:rPr>
        <w:t>m</w:t>
      </w:r>
      <w:r w:rsidR="00BF702D" w:rsidRPr="00BF702D">
        <w:rPr>
          <w:rFonts w:cs="Times New Roman"/>
          <w:szCs w:val="24"/>
        </w:rPr>
        <w:t>ets and Wouters (200</w:t>
      </w:r>
      <w:r w:rsidR="006C195F">
        <w:rPr>
          <w:rFonts w:cs="Times New Roman"/>
          <w:szCs w:val="24"/>
        </w:rPr>
        <w:t>7</w:t>
      </w:r>
      <w:r w:rsidR="00BF702D" w:rsidRPr="00BF702D">
        <w:rPr>
          <w:rFonts w:cs="Times New Roman"/>
          <w:szCs w:val="24"/>
        </w:rPr>
        <w:t>)</w:t>
      </w:r>
      <w:r w:rsidR="006B2A82">
        <w:rPr>
          <w:rFonts w:cs="Times New Roman"/>
          <w:szCs w:val="24"/>
        </w:rPr>
        <w:t>—shown by the blue dashed line</w:t>
      </w:r>
      <w:r w:rsidR="00CF4857">
        <w:rPr>
          <w:rFonts w:cs="Times New Roman"/>
          <w:szCs w:val="24"/>
        </w:rPr>
        <w:t>s</w:t>
      </w:r>
      <w:r w:rsidR="00BF702D" w:rsidRPr="00BF702D">
        <w:rPr>
          <w:rFonts w:cs="Times New Roman"/>
          <w:szCs w:val="24"/>
        </w:rPr>
        <w:t xml:space="preserve">.  </w:t>
      </w:r>
      <w:r w:rsidR="00CF4857">
        <w:rPr>
          <w:rFonts w:cs="Times New Roman"/>
          <w:szCs w:val="24"/>
        </w:rPr>
        <w:t xml:space="preserve">They are also </w:t>
      </w:r>
      <w:r w:rsidR="00B90539">
        <w:rPr>
          <w:rFonts w:cs="Times New Roman"/>
          <w:szCs w:val="24"/>
        </w:rPr>
        <w:t xml:space="preserve">broadly </w:t>
      </w:r>
      <w:r w:rsidR="004027BE">
        <w:rPr>
          <w:rFonts w:cs="Times New Roman"/>
          <w:szCs w:val="24"/>
        </w:rPr>
        <w:t xml:space="preserve">comparable </w:t>
      </w:r>
      <w:r w:rsidR="00CF4857">
        <w:rPr>
          <w:rFonts w:cs="Times New Roman"/>
          <w:szCs w:val="24"/>
        </w:rPr>
        <w:t>to the results of a simple VAR—shown by the black dashed lines</w:t>
      </w:r>
      <w:r w:rsidR="009B6969">
        <w:rPr>
          <w:rFonts w:cs="Times New Roman"/>
          <w:szCs w:val="24"/>
        </w:rPr>
        <w:t xml:space="preserve">—although </w:t>
      </w:r>
      <w:r w:rsidR="00B90539">
        <w:rPr>
          <w:rFonts w:cs="Times New Roman"/>
          <w:szCs w:val="24"/>
        </w:rPr>
        <w:t>the VAR effects are larger and come with larger lags</w:t>
      </w:r>
      <w:r w:rsidR="00CF4857">
        <w:rPr>
          <w:rFonts w:cs="Times New Roman"/>
          <w:szCs w:val="24"/>
        </w:rPr>
        <w:t>.</w:t>
      </w:r>
      <w:r w:rsidR="00824A04" w:rsidRPr="00824A04">
        <w:rPr>
          <w:rStyle w:val="FootnoteReference"/>
          <w:rFonts w:cs="Times New Roman"/>
          <w:szCs w:val="24"/>
        </w:rPr>
        <w:t xml:space="preserve"> </w:t>
      </w:r>
      <w:commentRangeStart w:id="120"/>
      <w:commentRangeStart w:id="121"/>
      <w:commentRangeStart w:id="122"/>
      <w:commentRangeEnd w:id="120"/>
      <w:r w:rsidR="00730EF6">
        <w:rPr>
          <w:rStyle w:val="CommentReference"/>
        </w:rPr>
        <w:commentReference w:id="120"/>
      </w:r>
      <w:commentRangeEnd w:id="121"/>
      <w:r w:rsidR="00484EE4">
        <w:rPr>
          <w:rStyle w:val="CommentReference"/>
        </w:rPr>
        <w:commentReference w:id="121"/>
      </w:r>
      <w:commentRangeEnd w:id="122"/>
      <w:r w:rsidR="0059559F">
        <w:rPr>
          <w:rStyle w:val="CommentReference"/>
        </w:rPr>
        <w:commentReference w:id="122"/>
      </w:r>
      <w:r w:rsidR="00CF4857">
        <w:rPr>
          <w:rFonts w:cs="Times New Roman"/>
          <w:szCs w:val="24"/>
        </w:rPr>
        <w:t xml:space="preserve"> That said</w:t>
      </w:r>
      <w:r w:rsidR="006D4F79">
        <w:rPr>
          <w:rFonts w:cs="Times New Roman"/>
          <w:szCs w:val="24"/>
        </w:rPr>
        <w:t xml:space="preserve">, </w:t>
      </w:r>
      <w:r w:rsidR="00D76C8B">
        <w:rPr>
          <w:rFonts w:cs="Times New Roman"/>
          <w:szCs w:val="24"/>
        </w:rPr>
        <w:t>there is a</w:t>
      </w:r>
      <w:r w:rsidR="00EE5B82">
        <w:rPr>
          <w:rFonts w:cs="Times New Roman"/>
          <w:szCs w:val="24"/>
        </w:rPr>
        <w:t xml:space="preserve"> </w:t>
      </w:r>
      <w:r w:rsidR="006D4F79">
        <w:rPr>
          <w:rFonts w:cs="Times New Roman"/>
          <w:szCs w:val="24"/>
        </w:rPr>
        <w:t>striking</w:t>
      </w:r>
      <w:r w:rsidR="004F6E02">
        <w:rPr>
          <w:rFonts w:cs="Times New Roman"/>
          <w:szCs w:val="24"/>
        </w:rPr>
        <w:t>ly wide</w:t>
      </w:r>
      <w:r w:rsidR="00EE5B82">
        <w:rPr>
          <w:rFonts w:cs="Times New Roman"/>
          <w:szCs w:val="24"/>
        </w:rPr>
        <w:t xml:space="preserve"> range of results across models</w:t>
      </w:r>
      <w:r w:rsidR="006D4F79">
        <w:rPr>
          <w:rFonts w:cs="Times New Roman"/>
          <w:szCs w:val="24"/>
        </w:rPr>
        <w:t xml:space="preserve">, </w:t>
      </w:r>
      <w:r w:rsidR="0047165B">
        <w:rPr>
          <w:rFonts w:cs="Times New Roman"/>
          <w:szCs w:val="24"/>
        </w:rPr>
        <w:t xml:space="preserve">with </w:t>
      </w:r>
      <w:r w:rsidR="007E699C">
        <w:rPr>
          <w:rFonts w:cs="Times New Roman"/>
          <w:szCs w:val="24"/>
        </w:rPr>
        <w:t>peak</w:t>
      </w:r>
      <w:r w:rsidR="00627A73">
        <w:rPr>
          <w:rFonts w:cs="Times New Roman"/>
          <w:szCs w:val="24"/>
        </w:rPr>
        <w:t xml:space="preserve"> effects </w:t>
      </w:r>
      <w:r w:rsidR="004F6E02">
        <w:rPr>
          <w:rFonts w:cs="Times New Roman"/>
          <w:szCs w:val="24"/>
        </w:rPr>
        <w:t>vary</w:t>
      </w:r>
      <w:r w:rsidR="00627A73">
        <w:rPr>
          <w:rFonts w:cs="Times New Roman"/>
          <w:szCs w:val="24"/>
        </w:rPr>
        <w:t>ing from essentially no effect</w:t>
      </w:r>
      <w:r w:rsidR="004F6E02">
        <w:rPr>
          <w:rFonts w:cs="Times New Roman"/>
          <w:szCs w:val="24"/>
        </w:rPr>
        <w:t xml:space="preserve"> at all</w:t>
      </w:r>
      <w:r w:rsidR="00627A73">
        <w:rPr>
          <w:rFonts w:cs="Times New Roman"/>
          <w:szCs w:val="24"/>
        </w:rPr>
        <w:t xml:space="preserve"> to </w:t>
      </w:r>
      <w:r w:rsidR="00351E7B">
        <w:rPr>
          <w:rFonts w:cs="Times New Roman"/>
          <w:szCs w:val="24"/>
        </w:rPr>
        <w:t xml:space="preserve">effects well over </w:t>
      </w:r>
      <w:r w:rsidR="00103747">
        <w:rPr>
          <w:rFonts w:cs="Times New Roman"/>
          <w:szCs w:val="24"/>
        </w:rPr>
        <w:t>2</w:t>
      </w:r>
      <w:r w:rsidR="00351E7B">
        <w:rPr>
          <w:rFonts w:cs="Times New Roman"/>
          <w:szCs w:val="24"/>
        </w:rPr>
        <w:t xml:space="preserve"> </w:t>
      </w:r>
      <w:r w:rsidR="00627A73">
        <w:rPr>
          <w:rFonts w:cs="Times New Roman"/>
          <w:szCs w:val="24"/>
        </w:rPr>
        <w:t xml:space="preserve">percent on output and </w:t>
      </w:r>
      <w:r w:rsidR="000067BE">
        <w:rPr>
          <w:rFonts w:cs="Times New Roman"/>
          <w:szCs w:val="24"/>
        </w:rPr>
        <w:t xml:space="preserve">over </w:t>
      </w:r>
      <w:r w:rsidR="00103747">
        <w:rPr>
          <w:rFonts w:cs="Times New Roman"/>
          <w:szCs w:val="24"/>
        </w:rPr>
        <w:t>1</w:t>
      </w:r>
      <w:r w:rsidR="000067BE">
        <w:rPr>
          <w:rFonts w:cs="Times New Roman"/>
          <w:szCs w:val="24"/>
        </w:rPr>
        <w:t xml:space="preserve"> </w:t>
      </w:r>
      <w:r w:rsidR="00627A73">
        <w:rPr>
          <w:rFonts w:cs="Times New Roman"/>
          <w:szCs w:val="24"/>
        </w:rPr>
        <w:t>percent</w:t>
      </w:r>
      <w:r w:rsidR="000067BE">
        <w:rPr>
          <w:rFonts w:cs="Times New Roman"/>
          <w:szCs w:val="24"/>
        </w:rPr>
        <w:t>age point</w:t>
      </w:r>
      <w:r w:rsidR="00627A73">
        <w:rPr>
          <w:rFonts w:cs="Times New Roman"/>
          <w:szCs w:val="24"/>
        </w:rPr>
        <w:t xml:space="preserve"> on inflation</w:t>
      </w:r>
      <w:r w:rsidR="00191165">
        <w:rPr>
          <w:rFonts w:cs="Times New Roman"/>
          <w:szCs w:val="24"/>
        </w:rPr>
        <w:t xml:space="preserve">.  Moreover, </w:t>
      </w:r>
      <w:r w:rsidR="004F6E02">
        <w:rPr>
          <w:rFonts w:cs="Times New Roman"/>
          <w:szCs w:val="24"/>
        </w:rPr>
        <w:t xml:space="preserve">in many cases </w:t>
      </w:r>
      <w:r w:rsidR="00191165">
        <w:rPr>
          <w:rFonts w:cs="Times New Roman"/>
          <w:szCs w:val="24"/>
        </w:rPr>
        <w:t xml:space="preserve">the </w:t>
      </w:r>
      <w:r w:rsidR="00ED27AB">
        <w:rPr>
          <w:rFonts w:cs="Times New Roman"/>
          <w:szCs w:val="24"/>
        </w:rPr>
        <w:t xml:space="preserve">peak effects </w:t>
      </w:r>
      <w:r w:rsidR="002A4457">
        <w:rPr>
          <w:rFonts w:cs="Times New Roman"/>
          <w:szCs w:val="24"/>
        </w:rPr>
        <w:t>occur</w:t>
      </w:r>
      <w:r w:rsidR="00ED27AB">
        <w:rPr>
          <w:rFonts w:cs="Times New Roman"/>
          <w:szCs w:val="24"/>
        </w:rPr>
        <w:t xml:space="preserve"> immediately, </w:t>
      </w:r>
      <w:r w:rsidR="004F6E02">
        <w:rPr>
          <w:rFonts w:cs="Times New Roman"/>
          <w:szCs w:val="24"/>
        </w:rPr>
        <w:t>whereas they are realized</w:t>
      </w:r>
      <w:r w:rsidR="00ED27AB">
        <w:rPr>
          <w:rFonts w:cs="Times New Roman"/>
          <w:szCs w:val="24"/>
        </w:rPr>
        <w:t xml:space="preserve"> only after</w:t>
      </w:r>
      <w:r w:rsidR="00643807">
        <w:rPr>
          <w:rFonts w:cs="Times New Roman"/>
          <w:szCs w:val="24"/>
        </w:rPr>
        <w:t xml:space="preserve"> four quarters or mor</w:t>
      </w:r>
      <w:r w:rsidR="00B65C92">
        <w:rPr>
          <w:rFonts w:cs="Times New Roman"/>
          <w:szCs w:val="24"/>
        </w:rPr>
        <w:t>e</w:t>
      </w:r>
      <w:r w:rsidR="00ED27AB">
        <w:rPr>
          <w:rFonts w:cs="Times New Roman"/>
          <w:szCs w:val="24"/>
        </w:rPr>
        <w:t xml:space="preserve"> in others. </w:t>
      </w:r>
    </w:p>
    <w:p w14:paraId="44C40FF6" w14:textId="69A495F7" w:rsidR="00DC57EB" w:rsidRDefault="0046194F" w:rsidP="00B63DCC">
      <w:pPr>
        <w:ind w:firstLine="720"/>
        <w:rPr>
          <w:rFonts w:cs="Times New Roman"/>
          <w:szCs w:val="24"/>
        </w:rPr>
      </w:pPr>
      <w:r>
        <w:lastRenderedPageBreak/>
        <w:t>As we will discuss below, t</w:t>
      </w:r>
      <w:r w:rsidR="00216010">
        <w:t xml:space="preserve">he breadth of results reflects </w:t>
      </w:r>
      <w:r w:rsidR="004027BE">
        <w:t>both the different policy</w:t>
      </w:r>
      <w:r w:rsidR="003B40AC">
        <w:t xml:space="preserve"> rules</w:t>
      </w:r>
      <w:r w:rsidR="004027BE">
        <w:t xml:space="preserve"> </w:t>
      </w:r>
      <w:proofErr w:type="gramStart"/>
      <w:r w:rsidR="004027BE">
        <w:t>used</w:t>
      </w:r>
      <w:proofErr w:type="gramEnd"/>
      <w:r w:rsidR="004027BE">
        <w:t xml:space="preserve"> and</w:t>
      </w:r>
      <w:r>
        <w:t xml:space="preserve"> the </w:t>
      </w:r>
      <w:r w:rsidR="00614A71">
        <w:t xml:space="preserve">model and non-model </w:t>
      </w:r>
      <w:r w:rsidR="00B90539">
        <w:t>attributes</w:t>
      </w:r>
      <w:r>
        <w:t xml:space="preserve"> outlined in the previous section.  </w:t>
      </w:r>
      <w:del w:id="123" w:author="English, William" w:date="2025-09-15T22:06:00Z" w16du:dateUtc="2025-09-16T02:06:00Z">
        <w:r w:rsidR="004027BE" w:rsidDel="00143F8E">
          <w:delText>With regard t</w:delText>
        </w:r>
      </w:del>
      <w:ins w:id="124" w:author="English, William" w:date="2025-09-15T22:06:00Z" w16du:dateUtc="2025-09-16T02:06:00Z">
        <w:r w:rsidR="00143F8E">
          <w:t xml:space="preserve">Regarding </w:t>
        </w:r>
      </w:ins>
      <w:del w:id="125" w:author="English, William" w:date="2025-09-15T22:06:00Z" w16du:dateUtc="2025-09-16T02:06:00Z">
        <w:r w:rsidR="004027BE" w:rsidDel="00143F8E">
          <w:delText xml:space="preserve">o </w:delText>
        </w:r>
      </w:del>
      <w:r w:rsidR="003B40AC">
        <w:t>the latter, f</w:t>
      </w:r>
      <w:r w:rsidR="00216010">
        <w:t xml:space="preserve">or present purposes, </w:t>
      </w:r>
      <w:r w:rsidR="00075C31">
        <w:rPr>
          <w:rFonts w:cs="Times New Roman"/>
        </w:rPr>
        <w:t xml:space="preserve">we note </w:t>
      </w:r>
      <w:r w:rsidR="00A3304D">
        <w:rPr>
          <w:rFonts w:cs="Times New Roman"/>
        </w:rPr>
        <w:t>significant differences between the results of estimated and calibrated models</w:t>
      </w:r>
      <w:r w:rsidR="00B13068">
        <w:rPr>
          <w:rFonts w:cs="Times New Roman"/>
        </w:rPr>
        <w:t>.  The figure</w:t>
      </w:r>
      <w:r w:rsidR="004A476E">
        <w:rPr>
          <w:rFonts w:cs="Times New Roman"/>
        </w:rPr>
        <w:t xml:space="preserve">s show </w:t>
      </w:r>
      <w:r w:rsidR="00075C31">
        <w:rPr>
          <w:rFonts w:cs="Times New Roman"/>
        </w:rPr>
        <w:t>results for</w:t>
      </w:r>
      <w:r w:rsidR="00B13068">
        <w:rPr>
          <w:rFonts w:cs="Times New Roman"/>
        </w:rPr>
        <w:t xml:space="preserve"> calibrated models</w:t>
      </w:r>
      <w:r w:rsidR="00075C31">
        <w:rPr>
          <w:rFonts w:cs="Times New Roman"/>
        </w:rPr>
        <w:t xml:space="preserve"> </w:t>
      </w:r>
      <w:r w:rsidR="004A476E">
        <w:rPr>
          <w:rFonts w:cs="Times New Roman"/>
        </w:rPr>
        <w:t>in orange and t</w:t>
      </w:r>
      <w:r w:rsidR="00075C31">
        <w:rPr>
          <w:rFonts w:cs="Times New Roman"/>
        </w:rPr>
        <w:t xml:space="preserve">hose for estimated models in green.  </w:t>
      </w:r>
      <w:proofErr w:type="gramStart"/>
      <w:r w:rsidR="00075C31">
        <w:rPr>
          <w:rFonts w:cs="Times New Roman"/>
        </w:rPr>
        <w:t>It is clear that calibrated</w:t>
      </w:r>
      <w:proofErr w:type="gramEnd"/>
      <w:r w:rsidR="00075C31">
        <w:rPr>
          <w:rFonts w:cs="Times New Roman"/>
        </w:rPr>
        <w:t xml:space="preserve"> models</w:t>
      </w:r>
      <w:r w:rsidR="00B13068">
        <w:rPr>
          <w:rFonts w:cs="Times New Roman"/>
        </w:rPr>
        <w:t xml:space="preserve"> tend to produce large, short-lived responses, relative to their estimated counterparts.  To some extent this reflects the fact that at least some calibrated models are intended less to capture the timing of monetary phenomena and more to illustrate the channels and mechanisms through which policy works</w:t>
      </w:r>
      <w:r w:rsidR="004F7ECA">
        <w:rPr>
          <w:rFonts w:cs="Times New Roman"/>
        </w:rPr>
        <w:t>.  Estimated models tend to exhibit</w:t>
      </w:r>
      <w:r w:rsidR="004F7ECA">
        <w:t xml:space="preserve"> </w:t>
      </w:r>
      <w:r w:rsidR="004027BE">
        <w:t xml:space="preserve">more </w:t>
      </w:r>
      <w:r w:rsidR="004F7ECA">
        <w:t>gradual adjustments to monetary policy shock</w:t>
      </w:r>
      <w:r w:rsidR="005B535C">
        <w:t>s</w:t>
      </w:r>
      <w:r w:rsidR="004F7ECA">
        <w:t>, consistent with the empirical lags found using the narrative approach (Romer and Romer, 2023) or market measures of policy surprises (Bauer and Swanson, 2022</w:t>
      </w:r>
      <w:r w:rsidR="00065B3C">
        <w:t>; Swanson, 2024</w:t>
      </w:r>
      <w:r w:rsidR="004F7ECA">
        <w:t xml:space="preserve">).  </w:t>
      </w:r>
      <w:r w:rsidR="00DC57EB">
        <w:rPr>
          <w:rFonts w:cs="Times New Roman"/>
          <w:szCs w:val="24"/>
        </w:rPr>
        <w:br w:type="page"/>
      </w:r>
    </w:p>
    <w:p w14:paraId="6919DBD4" w14:textId="7324D7A0" w:rsidR="00610CEA" w:rsidRPr="00484EE4" w:rsidRDefault="00636376" w:rsidP="00713667">
      <w:pPr>
        <w:spacing w:before="0" w:line="240" w:lineRule="auto"/>
        <w:jc w:val="center"/>
        <w:rPr>
          <w:rFonts w:cs="Times New Roman"/>
          <w:sz w:val="22"/>
        </w:rPr>
      </w:pPr>
      <w:r w:rsidRPr="00484EE4">
        <w:rPr>
          <w:rFonts w:cs="Times New Roman"/>
          <w:sz w:val="22"/>
        </w:rPr>
        <w:lastRenderedPageBreak/>
        <w:t xml:space="preserve">Figure </w:t>
      </w:r>
      <w:r w:rsidR="00730EF6" w:rsidRPr="00484EE4">
        <w:rPr>
          <w:rFonts w:cs="Times New Roman"/>
          <w:sz w:val="22"/>
        </w:rPr>
        <w:t>1</w:t>
      </w:r>
    </w:p>
    <w:p w14:paraId="1DEFC973" w14:textId="66CACB79" w:rsidR="00636376" w:rsidRPr="00484EE4" w:rsidRDefault="00636376" w:rsidP="00484EE4">
      <w:pPr>
        <w:spacing w:before="0" w:after="40" w:line="240" w:lineRule="auto"/>
        <w:jc w:val="center"/>
        <w:rPr>
          <w:rFonts w:cs="Times New Roman"/>
          <w:b/>
          <w:bCs/>
          <w:sz w:val="22"/>
          <w:u w:val="single"/>
        </w:rPr>
      </w:pPr>
      <w:r w:rsidRPr="00484EE4">
        <w:rPr>
          <w:rFonts w:cs="Times New Roman"/>
          <w:b/>
          <w:bCs/>
          <w:sz w:val="22"/>
          <w:u w:val="single"/>
        </w:rPr>
        <w:t xml:space="preserve">Impulse </w:t>
      </w:r>
      <w:r w:rsidR="00F81B70" w:rsidRPr="00484EE4">
        <w:rPr>
          <w:rFonts w:cs="Times New Roman"/>
          <w:b/>
          <w:bCs/>
          <w:sz w:val="22"/>
          <w:u w:val="single"/>
        </w:rPr>
        <w:t>R</w:t>
      </w:r>
      <w:r w:rsidRPr="00484EE4">
        <w:rPr>
          <w:rFonts w:cs="Times New Roman"/>
          <w:b/>
          <w:bCs/>
          <w:sz w:val="22"/>
          <w:u w:val="single"/>
        </w:rPr>
        <w:t>espons</w:t>
      </w:r>
      <w:r w:rsidR="00610CEA" w:rsidRPr="00484EE4">
        <w:rPr>
          <w:rFonts w:cs="Times New Roman"/>
          <w:b/>
          <w:bCs/>
          <w:sz w:val="22"/>
          <w:u w:val="single"/>
        </w:rPr>
        <w:t>e</w:t>
      </w:r>
      <w:r w:rsidRPr="00484EE4">
        <w:rPr>
          <w:rFonts w:cs="Times New Roman"/>
          <w:b/>
          <w:bCs/>
          <w:sz w:val="22"/>
          <w:u w:val="single"/>
        </w:rPr>
        <w:t>s</w:t>
      </w:r>
    </w:p>
    <w:p w14:paraId="22E5DA4D" w14:textId="62EE39C8" w:rsidR="00610CEA" w:rsidRPr="00610CEA" w:rsidRDefault="00610CEA" w:rsidP="00BE0108">
      <w:pPr>
        <w:spacing w:before="0" w:line="240" w:lineRule="auto"/>
        <w:jc w:val="center"/>
        <w:rPr>
          <w:rFonts w:cs="Times New Roman"/>
          <w:b/>
          <w:bCs/>
          <w:szCs w:val="24"/>
          <w:u w:val="single"/>
        </w:rPr>
      </w:pPr>
      <w:commentRangeStart w:id="126"/>
      <w:commentRangeStart w:id="127"/>
      <w:commentRangeStart w:id="128"/>
      <w:commentRangeStart w:id="129"/>
      <w:r w:rsidRPr="00484EE4">
        <w:rPr>
          <w:rFonts w:cs="Times New Roman"/>
          <w:sz w:val="20"/>
          <w:szCs w:val="20"/>
        </w:rPr>
        <w:t>(</w:t>
      </w:r>
      <w:r w:rsidR="00713667" w:rsidRPr="00484EE4">
        <w:rPr>
          <w:rFonts w:cs="Times New Roman"/>
          <w:sz w:val="20"/>
          <w:szCs w:val="20"/>
        </w:rPr>
        <w:t>full sample of</w:t>
      </w:r>
      <w:r w:rsidRPr="00484EE4">
        <w:rPr>
          <w:rFonts w:cs="Times New Roman"/>
          <w:sz w:val="20"/>
          <w:szCs w:val="20"/>
        </w:rPr>
        <w:t xml:space="preserve"> models; all policy rules)</w:t>
      </w:r>
      <w:commentRangeEnd w:id="126"/>
      <w:r w:rsidR="00DE5D31">
        <w:rPr>
          <w:rStyle w:val="CommentReference"/>
        </w:rPr>
        <w:commentReference w:id="126"/>
      </w:r>
      <w:commentRangeEnd w:id="127"/>
      <w:r w:rsidR="00BE0108">
        <w:rPr>
          <w:rStyle w:val="CommentReference"/>
        </w:rPr>
        <w:commentReference w:id="127"/>
      </w:r>
      <w:commentRangeEnd w:id="128"/>
      <w:r w:rsidR="007F6C77">
        <w:rPr>
          <w:rStyle w:val="CommentReference"/>
        </w:rPr>
        <w:commentReference w:id="128"/>
      </w:r>
      <w:commentRangeEnd w:id="129"/>
      <w:r w:rsidR="00B86027">
        <w:rPr>
          <w:rStyle w:val="CommentReference"/>
        </w:rPr>
        <w:commentReference w:id="129"/>
      </w:r>
    </w:p>
    <w:p w14:paraId="130FF5D4" w14:textId="59201CCC" w:rsidR="00636376" w:rsidRDefault="001D3F69" w:rsidP="00B63DCC">
      <w:pPr>
        <w:spacing w:before="100" w:beforeAutospacing="1" w:after="100" w:afterAutospacing="1" w:line="360" w:lineRule="auto"/>
        <w:jc w:val="center"/>
        <w:rPr>
          <w:rFonts w:cs="Times New Roman"/>
          <w:szCs w:val="24"/>
        </w:rPr>
      </w:pPr>
      <w:r w:rsidRPr="001D3F69">
        <w:rPr>
          <w:noProof/>
        </w:rPr>
        <w:drawing>
          <wp:inline distT="0" distB="0" distL="0" distR="0" wp14:anchorId="587F03B9" wp14:editId="1DC521D4">
            <wp:extent cx="3276600" cy="21542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7139" cy="2233547"/>
                    </a:xfrm>
                    <a:prstGeom prst="rect">
                      <a:avLst/>
                    </a:prstGeom>
                  </pic:spPr>
                </pic:pic>
              </a:graphicData>
            </a:graphic>
          </wp:inline>
        </w:drawing>
      </w:r>
    </w:p>
    <w:p w14:paraId="66569091" w14:textId="1B7C21C3" w:rsidR="00636376" w:rsidRDefault="00557CC0" w:rsidP="00B63DCC">
      <w:pPr>
        <w:spacing w:before="100" w:beforeAutospacing="1" w:after="100" w:afterAutospacing="1" w:line="360" w:lineRule="auto"/>
        <w:jc w:val="center"/>
        <w:rPr>
          <w:rFonts w:cs="Times New Roman"/>
          <w:szCs w:val="24"/>
        </w:rPr>
      </w:pPr>
      <w:r w:rsidRPr="00557CC0">
        <w:rPr>
          <w:noProof/>
        </w:rPr>
        <w:drawing>
          <wp:inline distT="0" distB="0" distL="0" distR="0" wp14:anchorId="47075AB1" wp14:editId="55ED761D">
            <wp:extent cx="3206750" cy="211453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75103" cy="2159607"/>
                    </a:xfrm>
                    <a:prstGeom prst="rect">
                      <a:avLst/>
                    </a:prstGeom>
                  </pic:spPr>
                </pic:pic>
              </a:graphicData>
            </a:graphic>
          </wp:inline>
        </w:drawing>
      </w:r>
    </w:p>
    <w:p w14:paraId="21F5009D" w14:textId="48F37BE2" w:rsidR="00636376" w:rsidRDefault="001679ED" w:rsidP="00B63DCC">
      <w:pPr>
        <w:spacing w:before="100" w:beforeAutospacing="1" w:after="100" w:afterAutospacing="1" w:line="360" w:lineRule="auto"/>
        <w:jc w:val="center"/>
        <w:rPr>
          <w:rFonts w:cs="Times New Roman"/>
          <w:szCs w:val="24"/>
        </w:rPr>
      </w:pPr>
      <w:r w:rsidRPr="001679ED">
        <w:rPr>
          <w:noProof/>
        </w:rPr>
        <w:drawing>
          <wp:inline distT="0" distB="0" distL="0" distR="0" wp14:anchorId="4071FF5E" wp14:editId="1F0FCBF9">
            <wp:extent cx="3207049" cy="2120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6196" cy="2140175"/>
                    </a:xfrm>
                    <a:prstGeom prst="rect">
                      <a:avLst/>
                    </a:prstGeom>
                  </pic:spPr>
                </pic:pic>
              </a:graphicData>
            </a:graphic>
          </wp:inline>
        </w:drawing>
      </w:r>
    </w:p>
    <w:p w14:paraId="0D1ACCF6" w14:textId="53C3A567" w:rsidR="008415A3" w:rsidRPr="00484EE4" w:rsidRDefault="008E39B5" w:rsidP="00BE0108">
      <w:pPr>
        <w:spacing w:line="240" w:lineRule="auto"/>
        <w:rPr>
          <w:rFonts w:cs="Times New Roman"/>
          <w:sz w:val="20"/>
          <w:szCs w:val="20"/>
        </w:rPr>
      </w:pPr>
      <w:r w:rsidRPr="00484EE4">
        <w:rPr>
          <w:rFonts w:cs="Times New Roman"/>
          <w:sz w:val="20"/>
          <w:szCs w:val="20"/>
        </w:rPr>
        <w:t>Note: Green lines are for estimated models</w:t>
      </w:r>
      <w:r w:rsidR="00BC2956" w:rsidRPr="00484EE4">
        <w:rPr>
          <w:rFonts w:cs="Times New Roman"/>
          <w:sz w:val="20"/>
          <w:szCs w:val="20"/>
        </w:rPr>
        <w:t>;</w:t>
      </w:r>
      <w:r w:rsidRPr="00484EE4">
        <w:rPr>
          <w:rFonts w:cs="Times New Roman"/>
          <w:sz w:val="20"/>
          <w:szCs w:val="20"/>
        </w:rPr>
        <w:t xml:space="preserve"> orange lines are for calibrated models</w:t>
      </w:r>
      <w:r w:rsidR="00713667">
        <w:rPr>
          <w:rFonts w:cs="Times New Roman"/>
          <w:sz w:val="20"/>
          <w:szCs w:val="20"/>
        </w:rPr>
        <w:t>.</w:t>
      </w:r>
      <w:r w:rsidR="00610CEA" w:rsidRPr="00484EE4">
        <w:rPr>
          <w:rFonts w:cs="Times New Roman"/>
          <w:sz w:val="20"/>
          <w:szCs w:val="20"/>
        </w:rPr>
        <w:t xml:space="preserve"> </w:t>
      </w:r>
      <w:r w:rsidRPr="00484EE4">
        <w:rPr>
          <w:rFonts w:cs="Times New Roman"/>
          <w:sz w:val="20"/>
          <w:szCs w:val="20"/>
        </w:rPr>
        <w:t>Source: Authors’ calculatio</w:t>
      </w:r>
      <w:r w:rsidR="00713667" w:rsidRPr="00484EE4">
        <w:rPr>
          <w:rFonts w:cs="Times New Roman"/>
          <w:sz w:val="20"/>
          <w:szCs w:val="20"/>
        </w:rPr>
        <w:t>ns</w:t>
      </w:r>
      <w:r w:rsidR="008415A3" w:rsidRPr="00484EE4">
        <w:rPr>
          <w:rFonts w:cs="Times New Roman"/>
          <w:sz w:val="20"/>
          <w:szCs w:val="20"/>
        </w:rPr>
        <w:t>.</w:t>
      </w:r>
    </w:p>
    <w:p w14:paraId="69FDB5A0" w14:textId="77777777" w:rsidR="008415A3" w:rsidRDefault="008415A3" w:rsidP="00B13068">
      <w:pPr>
        <w:spacing w:line="240" w:lineRule="auto"/>
        <w:rPr>
          <w:rFonts w:cs="Times New Roman"/>
          <w:szCs w:val="24"/>
        </w:rPr>
      </w:pPr>
    </w:p>
    <w:p w14:paraId="250A90D1" w14:textId="02F3A9DB" w:rsidR="0010534B" w:rsidRPr="00F00E94" w:rsidRDefault="00710600" w:rsidP="00741D61">
      <w:pPr>
        <w:pStyle w:val="Heading2"/>
      </w:pPr>
      <w:proofErr w:type="gramStart"/>
      <w:r w:rsidRPr="00F00E94">
        <w:t>4.2  The</w:t>
      </w:r>
      <w:proofErr w:type="gramEnd"/>
      <w:r w:rsidRPr="00F00E94">
        <w:t xml:space="preserve"> </w:t>
      </w:r>
      <w:r w:rsidR="008415A3" w:rsidRPr="00F00E94">
        <w:t>influence</w:t>
      </w:r>
      <w:r w:rsidR="00B65C92" w:rsidRPr="00F00E94">
        <w:t xml:space="preserve"> of policy </w:t>
      </w:r>
      <w:r w:rsidR="008415A3" w:rsidRPr="00F00E94">
        <w:t>design</w:t>
      </w:r>
    </w:p>
    <w:p w14:paraId="5B2B6D25" w14:textId="09703ED0" w:rsidR="005A0FCB" w:rsidRDefault="00075C31" w:rsidP="009A46D2">
      <w:pPr>
        <w:spacing w:before="100" w:beforeAutospacing="1" w:after="100" w:afterAutospacing="1"/>
        <w:ind w:firstLine="720"/>
        <w:rPr>
          <w:rFonts w:cs="Times New Roman"/>
          <w:szCs w:val="24"/>
        </w:rPr>
      </w:pPr>
      <w:r>
        <w:rPr>
          <w:rFonts w:cs="Times New Roman"/>
          <w:szCs w:val="24"/>
        </w:rPr>
        <w:t xml:space="preserve">Figure </w:t>
      </w:r>
      <w:r w:rsidR="00730EF6">
        <w:rPr>
          <w:rFonts w:cs="Times New Roman"/>
          <w:szCs w:val="24"/>
        </w:rPr>
        <w:t>1</w:t>
      </w:r>
      <w:r>
        <w:rPr>
          <w:rFonts w:cs="Times New Roman"/>
          <w:szCs w:val="24"/>
        </w:rPr>
        <w:t xml:space="preserve"> show</w:t>
      </w:r>
      <w:r w:rsidR="00E63019">
        <w:rPr>
          <w:rFonts w:cs="Times New Roman"/>
          <w:szCs w:val="24"/>
        </w:rPr>
        <w:t>s</w:t>
      </w:r>
      <w:r>
        <w:rPr>
          <w:rFonts w:cs="Times New Roman"/>
          <w:szCs w:val="24"/>
        </w:rPr>
        <w:t xml:space="preserve"> impulse responses for </w:t>
      </w:r>
      <w:r w:rsidR="00FF46F6">
        <w:rPr>
          <w:rFonts w:cs="Times New Roman"/>
          <w:szCs w:val="24"/>
        </w:rPr>
        <w:t>the full sample of</w:t>
      </w:r>
      <w:r>
        <w:rPr>
          <w:rFonts w:cs="Times New Roman"/>
          <w:szCs w:val="24"/>
        </w:rPr>
        <w:t xml:space="preserve"> models under the governance of </w:t>
      </w:r>
      <w:r w:rsidR="00FF46F6">
        <w:rPr>
          <w:rFonts w:cs="Times New Roman"/>
          <w:szCs w:val="24"/>
        </w:rPr>
        <w:t>each of our</w:t>
      </w:r>
      <w:r>
        <w:rPr>
          <w:rFonts w:cs="Times New Roman"/>
          <w:szCs w:val="24"/>
        </w:rPr>
        <w:t xml:space="preserve"> three monetary policy reaction functions.  </w:t>
      </w:r>
      <w:r w:rsidR="00B65C92">
        <w:rPr>
          <w:rFonts w:cs="Times New Roman"/>
          <w:szCs w:val="24"/>
        </w:rPr>
        <w:t xml:space="preserve">Figures </w:t>
      </w:r>
      <w:r w:rsidR="00730EF6">
        <w:rPr>
          <w:rFonts w:cs="Times New Roman"/>
          <w:szCs w:val="24"/>
        </w:rPr>
        <w:t>2</w:t>
      </w:r>
      <w:r w:rsidR="00B65C92">
        <w:rPr>
          <w:rFonts w:cs="Times New Roman"/>
          <w:szCs w:val="24"/>
        </w:rPr>
        <w:t>-</w:t>
      </w:r>
      <w:r w:rsidR="00730EF6">
        <w:rPr>
          <w:rFonts w:cs="Times New Roman"/>
          <w:szCs w:val="24"/>
        </w:rPr>
        <w:t>4</w:t>
      </w:r>
      <w:r w:rsidR="00B65C92">
        <w:rPr>
          <w:rFonts w:cs="Times New Roman"/>
          <w:szCs w:val="24"/>
        </w:rPr>
        <w:t xml:space="preserve"> show t</w:t>
      </w:r>
      <w:r w:rsidR="00B95320" w:rsidRPr="00B95320">
        <w:rPr>
          <w:rFonts w:cs="Times New Roman"/>
          <w:szCs w:val="24"/>
        </w:rPr>
        <w:t xml:space="preserve">he </w:t>
      </w:r>
      <w:r>
        <w:rPr>
          <w:rFonts w:cs="Times New Roman"/>
          <w:szCs w:val="24"/>
        </w:rPr>
        <w:t xml:space="preserve">same </w:t>
      </w:r>
      <w:r w:rsidR="008415A3">
        <w:rPr>
          <w:rFonts w:cs="Times New Roman"/>
          <w:szCs w:val="24"/>
        </w:rPr>
        <w:t>IRFs</w:t>
      </w:r>
      <w:r>
        <w:rPr>
          <w:rFonts w:cs="Times New Roman"/>
          <w:szCs w:val="24"/>
        </w:rPr>
        <w:t>,</w:t>
      </w:r>
      <w:r w:rsidR="00B95320">
        <w:rPr>
          <w:rFonts w:cs="Times New Roman"/>
          <w:szCs w:val="24"/>
        </w:rPr>
        <w:t xml:space="preserve"> </w:t>
      </w:r>
      <w:r>
        <w:rPr>
          <w:rFonts w:cs="Times New Roman"/>
          <w:szCs w:val="24"/>
        </w:rPr>
        <w:t xml:space="preserve">but </w:t>
      </w:r>
      <w:r w:rsidR="00B65C92">
        <w:rPr>
          <w:rFonts w:cs="Times New Roman"/>
          <w:szCs w:val="24"/>
        </w:rPr>
        <w:t>separately for each</w:t>
      </w:r>
      <w:r>
        <w:rPr>
          <w:rFonts w:cs="Times New Roman"/>
          <w:szCs w:val="24"/>
        </w:rPr>
        <w:t xml:space="preserve"> policy rule</w:t>
      </w:r>
      <w:r w:rsidR="001F6A3D">
        <w:rPr>
          <w:rFonts w:cs="Times New Roman"/>
          <w:szCs w:val="24"/>
        </w:rPr>
        <w:t>.</w:t>
      </w:r>
      <w:r w:rsidR="00EC2AE8">
        <w:rPr>
          <w:rFonts w:cs="Times New Roman"/>
          <w:szCs w:val="24"/>
        </w:rPr>
        <w:t xml:space="preserve">  </w:t>
      </w:r>
      <w:r w:rsidR="0067646C">
        <w:rPr>
          <w:rFonts w:cs="Times New Roman"/>
          <w:szCs w:val="24"/>
        </w:rPr>
        <w:t>The</w:t>
      </w:r>
      <w:r w:rsidR="00105BF3">
        <w:rPr>
          <w:rFonts w:cs="Times New Roman"/>
          <w:szCs w:val="24"/>
        </w:rPr>
        <w:t xml:space="preserve"> effects </w:t>
      </w:r>
      <w:r w:rsidR="00143947">
        <w:rPr>
          <w:rFonts w:cs="Times New Roman"/>
          <w:szCs w:val="24"/>
        </w:rPr>
        <w:t>on output and inflation</w:t>
      </w:r>
      <w:r w:rsidR="00105BF3">
        <w:rPr>
          <w:rFonts w:cs="Times New Roman"/>
          <w:szCs w:val="24"/>
        </w:rPr>
        <w:t xml:space="preserve"> are smallest for the T</w:t>
      </w:r>
      <w:r w:rsidR="008C278F">
        <w:rPr>
          <w:rFonts w:cs="Times New Roman"/>
          <w:szCs w:val="24"/>
        </w:rPr>
        <w:t>R</w:t>
      </w:r>
      <w:r w:rsidR="00DE5D31">
        <w:rPr>
          <w:rFonts w:cs="Times New Roman"/>
          <w:szCs w:val="24"/>
        </w:rPr>
        <w:t xml:space="preserve">, shown in </w:t>
      </w:r>
      <w:r w:rsidR="00A13E70">
        <w:rPr>
          <w:rFonts w:cs="Times New Roman"/>
          <w:szCs w:val="24"/>
        </w:rPr>
        <w:t>Figure 2</w:t>
      </w:r>
      <w:r w:rsidR="00DE5D31">
        <w:rPr>
          <w:rFonts w:cs="Times New Roman"/>
          <w:szCs w:val="24"/>
        </w:rPr>
        <w:t xml:space="preserve">, </w:t>
      </w:r>
      <w:r>
        <w:rPr>
          <w:rFonts w:cs="Times New Roman"/>
          <w:szCs w:val="24"/>
        </w:rPr>
        <w:t xml:space="preserve">largely </w:t>
      </w:r>
      <w:r w:rsidR="008A02E1">
        <w:rPr>
          <w:rFonts w:cs="Times New Roman"/>
          <w:szCs w:val="24"/>
        </w:rPr>
        <w:t xml:space="preserve">reflecting the </w:t>
      </w:r>
      <w:r w:rsidR="005A0FCB">
        <w:rPr>
          <w:rFonts w:cs="Times New Roman"/>
          <w:szCs w:val="24"/>
        </w:rPr>
        <w:t>absence of propagation</w:t>
      </w:r>
      <w:r w:rsidR="00012810">
        <w:rPr>
          <w:rFonts w:cs="Times New Roman"/>
          <w:szCs w:val="24"/>
        </w:rPr>
        <w:t xml:space="preserve"> </w:t>
      </w:r>
      <w:r w:rsidR="003B40AC">
        <w:rPr>
          <w:rFonts w:cs="Times New Roman"/>
          <w:szCs w:val="24"/>
        </w:rPr>
        <w:t xml:space="preserve">originating </w:t>
      </w:r>
      <w:r w:rsidR="005A0FCB">
        <w:rPr>
          <w:rFonts w:cs="Times New Roman"/>
          <w:szCs w:val="24"/>
        </w:rPr>
        <w:t>from the rule itself</w:t>
      </w:r>
      <w:r w:rsidR="00490C5A">
        <w:rPr>
          <w:rFonts w:cs="Times New Roman"/>
          <w:szCs w:val="24"/>
        </w:rPr>
        <w:t xml:space="preserve"> (</w:t>
      </w:r>
      <w:r w:rsidR="005C7438">
        <w:rPr>
          <w:rFonts w:cs="Times New Roman"/>
          <w:szCs w:val="24"/>
        </w:rPr>
        <w:t xml:space="preserve">shown in </w:t>
      </w:r>
      <w:r w:rsidR="00490C5A">
        <w:rPr>
          <w:rFonts w:cs="Times New Roman"/>
          <w:szCs w:val="24"/>
        </w:rPr>
        <w:t xml:space="preserve">the </w:t>
      </w:r>
      <w:r w:rsidR="00FA0A4F">
        <w:rPr>
          <w:rFonts w:cs="Times New Roman"/>
          <w:szCs w:val="24"/>
        </w:rPr>
        <w:t>lower</w:t>
      </w:r>
      <w:r>
        <w:rPr>
          <w:rFonts w:cs="Times New Roman"/>
          <w:szCs w:val="24"/>
        </w:rPr>
        <w:t xml:space="preserve"> panel)</w:t>
      </w:r>
      <w:r w:rsidR="009A1F94">
        <w:rPr>
          <w:rFonts w:cs="Times New Roman"/>
          <w:szCs w:val="24"/>
        </w:rPr>
        <w:t xml:space="preserve">.  </w:t>
      </w:r>
      <w:r w:rsidR="005A0FCB">
        <w:rPr>
          <w:rFonts w:cs="Times New Roman"/>
          <w:szCs w:val="24"/>
        </w:rPr>
        <w:t xml:space="preserve">The </w:t>
      </w:r>
      <w:r w:rsidR="00022EA4">
        <w:rPr>
          <w:rFonts w:cs="Times New Roman"/>
          <w:szCs w:val="24"/>
        </w:rPr>
        <w:t xml:space="preserve">muted </w:t>
      </w:r>
      <w:r w:rsidR="005A0FCB">
        <w:rPr>
          <w:rFonts w:cs="Times New Roman"/>
          <w:szCs w:val="24"/>
        </w:rPr>
        <w:t>dynamic response of output and inflation to the shock under the TR implies that,</w:t>
      </w:r>
      <w:r w:rsidR="005A0FCB" w:rsidRPr="005A0FCB">
        <w:rPr>
          <w:rFonts w:cs="Times New Roman"/>
          <w:szCs w:val="24"/>
        </w:rPr>
        <w:t xml:space="preserve"> </w:t>
      </w:r>
      <w:r w:rsidR="005A0FCB">
        <w:rPr>
          <w:rFonts w:cs="Times New Roman"/>
          <w:szCs w:val="24"/>
        </w:rPr>
        <w:t xml:space="preserve">in a great many models, </w:t>
      </w:r>
      <w:r w:rsidR="006A3A2D">
        <w:rPr>
          <w:rFonts w:cs="Times New Roman"/>
          <w:szCs w:val="24"/>
        </w:rPr>
        <w:t xml:space="preserve">particularly the calibrated models, </w:t>
      </w:r>
      <w:r w:rsidR="005A0FCB">
        <w:rPr>
          <w:rFonts w:cs="Times New Roman"/>
          <w:szCs w:val="24"/>
        </w:rPr>
        <w:t xml:space="preserve">the internal propagation mechanism—that is, the propagation that comes from sources </w:t>
      </w:r>
      <w:r w:rsidR="005A0FCB" w:rsidRPr="005A0FCB">
        <w:rPr>
          <w:rFonts w:cs="Times New Roman"/>
          <w:i/>
          <w:iCs/>
          <w:szCs w:val="24"/>
        </w:rPr>
        <w:t>other than the policy rule</w:t>
      </w:r>
      <w:r w:rsidR="005A0FCB">
        <w:rPr>
          <w:rFonts w:cs="Times New Roman"/>
          <w:szCs w:val="24"/>
        </w:rPr>
        <w:t xml:space="preserve">—is weak.   </w:t>
      </w:r>
    </w:p>
    <w:p w14:paraId="7B2F9423" w14:textId="794FB37D" w:rsidR="00490C5A" w:rsidRDefault="004F7ECA" w:rsidP="008F3869">
      <w:pPr>
        <w:ind w:firstLine="720"/>
        <w:rPr>
          <w:rFonts w:cs="Times New Roman"/>
          <w:szCs w:val="24"/>
        </w:rPr>
      </w:pPr>
      <w:r>
        <w:t xml:space="preserve">As </w:t>
      </w:r>
      <w:r w:rsidR="002C01D9">
        <w:t>F</w:t>
      </w:r>
      <w:r>
        <w:t xml:space="preserve">igures </w:t>
      </w:r>
      <w:r w:rsidR="004E031F">
        <w:t>3</w:t>
      </w:r>
      <w:r>
        <w:t xml:space="preserve"> and </w:t>
      </w:r>
      <w:r w:rsidR="004E031F">
        <w:t>4</w:t>
      </w:r>
      <w:r>
        <w:t xml:space="preserve"> show, t</w:t>
      </w:r>
      <w:r w:rsidR="009A1F94">
        <w:t xml:space="preserve">he effects are generally larger </w:t>
      </w:r>
      <w:r w:rsidR="002C01D9">
        <w:t xml:space="preserve">and longer-lived </w:t>
      </w:r>
      <w:r w:rsidR="009A1F94">
        <w:t xml:space="preserve">for the </w:t>
      </w:r>
      <w:r w:rsidR="00075C31">
        <w:t>ITR</w:t>
      </w:r>
      <w:r w:rsidR="00BB7F6E">
        <w:t xml:space="preserve"> and the </w:t>
      </w:r>
      <w:r w:rsidR="00075C31">
        <w:t>GR</w:t>
      </w:r>
      <w:r w:rsidR="00BB7F6E">
        <w:t xml:space="preserve">, consistent with the </w:t>
      </w:r>
      <w:r>
        <w:t>partial adjustment embodied in those rules</w:t>
      </w:r>
      <w:r w:rsidR="0013335A">
        <w:t>.</w:t>
      </w:r>
      <w:r w:rsidR="006854FF">
        <w:rPr>
          <w:rStyle w:val="FootnoteReference"/>
        </w:rPr>
        <w:footnoteReference w:id="20"/>
      </w:r>
      <w:r w:rsidR="0013335A">
        <w:t xml:space="preserve">  </w:t>
      </w:r>
      <w:r w:rsidR="00075C31">
        <w:t xml:space="preserve">That said, it is still the case that </w:t>
      </w:r>
      <w:r w:rsidR="0013335A">
        <w:t>for a</w:t>
      </w:r>
      <w:r w:rsidR="00075C31">
        <w:t>ny</w:t>
      </w:r>
      <w:r w:rsidR="0013335A">
        <w:t xml:space="preserve"> given rule,</w:t>
      </w:r>
      <w:r w:rsidR="00726943">
        <w:t xml:space="preserve"> the impulse</w:t>
      </w:r>
      <w:r w:rsidR="00075C31">
        <w:t xml:space="preserve"> </w:t>
      </w:r>
      <w:r w:rsidR="00726943">
        <w:t>response functions span a wide range</w:t>
      </w:r>
      <w:r w:rsidR="00CA1E5D">
        <w:t xml:space="preserve">. </w:t>
      </w:r>
      <w:r w:rsidR="0076501E">
        <w:t xml:space="preserve"> Most of the remainder of this paper explores some of the reasons for this dispersion of results. </w:t>
      </w:r>
      <w:r w:rsidR="00C7003B">
        <w:rPr>
          <w:rFonts w:cs="Times New Roman"/>
          <w:szCs w:val="24"/>
        </w:rPr>
        <w:t xml:space="preserve"> </w:t>
      </w:r>
    </w:p>
    <w:p w14:paraId="2F91C0A3" w14:textId="1E160EDB" w:rsidR="00713667" w:rsidRDefault="00713667">
      <w:pPr>
        <w:spacing w:before="0" w:after="160" w:line="259" w:lineRule="auto"/>
        <w:rPr>
          <w:rFonts w:cs="Times New Roman"/>
          <w:szCs w:val="24"/>
        </w:rPr>
      </w:pPr>
      <w:r>
        <w:rPr>
          <w:rFonts w:cs="Times New Roman"/>
          <w:szCs w:val="24"/>
        </w:rPr>
        <w:br w:type="page"/>
      </w:r>
    </w:p>
    <w:p w14:paraId="60E2ABF1" w14:textId="5776F736" w:rsidR="008415A3" w:rsidRPr="00484EE4" w:rsidRDefault="00490C5A" w:rsidP="001D3AE8">
      <w:pPr>
        <w:spacing w:before="0" w:line="240" w:lineRule="auto"/>
        <w:jc w:val="center"/>
        <w:rPr>
          <w:rFonts w:cs="Times New Roman"/>
          <w:sz w:val="22"/>
        </w:rPr>
      </w:pPr>
      <w:r w:rsidRPr="00484EE4">
        <w:rPr>
          <w:rFonts w:cs="Times New Roman"/>
          <w:sz w:val="22"/>
        </w:rPr>
        <w:lastRenderedPageBreak/>
        <w:t xml:space="preserve">Figure </w:t>
      </w:r>
      <w:r w:rsidR="004E031F" w:rsidRPr="00484EE4">
        <w:rPr>
          <w:rFonts w:cs="Times New Roman"/>
          <w:sz w:val="22"/>
        </w:rPr>
        <w:t>2</w:t>
      </w:r>
    </w:p>
    <w:p w14:paraId="0CF9BA51" w14:textId="4CFB00B4" w:rsidR="00490C5A" w:rsidRPr="00484EE4" w:rsidRDefault="00490C5A" w:rsidP="00484EE4">
      <w:pPr>
        <w:spacing w:before="0" w:after="40" w:line="240" w:lineRule="auto"/>
        <w:jc w:val="center"/>
        <w:rPr>
          <w:rFonts w:cs="Times New Roman"/>
          <w:b/>
          <w:bCs/>
          <w:sz w:val="22"/>
          <w:u w:val="single"/>
        </w:rPr>
      </w:pPr>
      <w:r w:rsidRPr="00484EE4">
        <w:rPr>
          <w:rFonts w:cs="Times New Roman"/>
          <w:b/>
          <w:bCs/>
          <w:sz w:val="22"/>
          <w:u w:val="single"/>
        </w:rPr>
        <w:t>Impulse Response</w:t>
      </w:r>
      <w:r w:rsidR="008415A3" w:rsidRPr="00484EE4">
        <w:rPr>
          <w:rFonts w:cs="Times New Roman"/>
          <w:b/>
          <w:bCs/>
          <w:sz w:val="22"/>
          <w:u w:val="single"/>
        </w:rPr>
        <w:t>s</w:t>
      </w:r>
    </w:p>
    <w:p w14:paraId="532AD86C" w14:textId="4F60845D" w:rsidR="008415A3" w:rsidRPr="008415A3" w:rsidRDefault="008415A3" w:rsidP="00713667">
      <w:pPr>
        <w:spacing w:before="0" w:line="240" w:lineRule="auto"/>
        <w:jc w:val="center"/>
        <w:rPr>
          <w:rFonts w:cs="Times New Roman"/>
          <w:b/>
          <w:bCs/>
          <w:szCs w:val="24"/>
          <w:u w:val="single"/>
        </w:rPr>
      </w:pPr>
      <w:r w:rsidRPr="00484EE4">
        <w:rPr>
          <w:rFonts w:cs="Times New Roman"/>
          <w:sz w:val="20"/>
          <w:szCs w:val="20"/>
        </w:rPr>
        <w:t>(</w:t>
      </w:r>
      <w:r w:rsidR="00713667" w:rsidRPr="00484EE4">
        <w:rPr>
          <w:rFonts w:cs="Times New Roman"/>
          <w:sz w:val="20"/>
          <w:szCs w:val="20"/>
        </w:rPr>
        <w:t>full sample of</w:t>
      </w:r>
      <w:r w:rsidRPr="00484EE4">
        <w:rPr>
          <w:rFonts w:cs="Times New Roman"/>
          <w:sz w:val="20"/>
          <w:szCs w:val="20"/>
        </w:rPr>
        <w:t xml:space="preserve"> models; Taylor rule)</w:t>
      </w:r>
    </w:p>
    <w:p w14:paraId="636D6B39" w14:textId="241D9BA7" w:rsidR="00490C5A" w:rsidRDefault="00384999" w:rsidP="00B63DCC">
      <w:pPr>
        <w:spacing w:line="360" w:lineRule="auto"/>
        <w:jc w:val="center"/>
        <w:rPr>
          <w:noProof/>
        </w:rPr>
      </w:pPr>
      <w:r w:rsidRPr="00384999">
        <w:rPr>
          <w:noProof/>
        </w:rPr>
        <w:drawing>
          <wp:inline distT="0" distB="0" distL="0" distR="0" wp14:anchorId="7FFCE2FC" wp14:editId="75331F4E">
            <wp:extent cx="3267075" cy="2259377"/>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6230" cy="2279539"/>
                    </a:xfrm>
                    <a:prstGeom prst="rect">
                      <a:avLst/>
                    </a:prstGeom>
                  </pic:spPr>
                </pic:pic>
              </a:graphicData>
            </a:graphic>
          </wp:inline>
        </w:drawing>
      </w:r>
    </w:p>
    <w:p w14:paraId="77B75394" w14:textId="3F84D5CD" w:rsidR="00490C5A" w:rsidRDefault="00733139" w:rsidP="00B63DCC">
      <w:pPr>
        <w:spacing w:line="360" w:lineRule="auto"/>
        <w:jc w:val="center"/>
        <w:rPr>
          <w:noProof/>
        </w:rPr>
      </w:pPr>
      <w:r w:rsidRPr="00733139">
        <w:rPr>
          <w:noProof/>
        </w:rPr>
        <w:drawing>
          <wp:inline distT="0" distB="0" distL="0" distR="0" wp14:anchorId="685AAF17" wp14:editId="4D6E8448">
            <wp:extent cx="3287165" cy="2266950"/>
            <wp:effectExtent l="0" t="0" r="8890" b="0"/>
            <wp:docPr id="5" name="Picture 5" descr="A graph with lines and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08534" cy="2281687"/>
                    </a:xfrm>
                    <a:prstGeom prst="rect">
                      <a:avLst/>
                    </a:prstGeom>
                  </pic:spPr>
                </pic:pic>
              </a:graphicData>
            </a:graphic>
          </wp:inline>
        </w:drawing>
      </w:r>
    </w:p>
    <w:p w14:paraId="4F0E47DB" w14:textId="1383115A" w:rsidR="00490C5A" w:rsidRDefault="00195B6C" w:rsidP="00B63DCC">
      <w:pPr>
        <w:spacing w:line="360" w:lineRule="auto"/>
        <w:jc w:val="center"/>
        <w:rPr>
          <w:noProof/>
        </w:rPr>
      </w:pPr>
      <w:r w:rsidRPr="00195B6C">
        <w:rPr>
          <w:noProof/>
        </w:rPr>
        <w:drawing>
          <wp:inline distT="0" distB="0" distL="0" distR="0" wp14:anchorId="0DE44C19" wp14:editId="67A94972">
            <wp:extent cx="3209269" cy="2209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22990" cy="2219248"/>
                    </a:xfrm>
                    <a:prstGeom prst="rect">
                      <a:avLst/>
                    </a:prstGeom>
                  </pic:spPr>
                </pic:pic>
              </a:graphicData>
            </a:graphic>
          </wp:inline>
        </w:drawing>
      </w:r>
    </w:p>
    <w:p w14:paraId="71E77665" w14:textId="4F109EC5" w:rsidR="00490C5A" w:rsidRDefault="00490C5A" w:rsidP="004B4F7B">
      <w:pPr>
        <w:spacing w:before="0" w:line="240" w:lineRule="auto"/>
        <w:rPr>
          <w:rFonts w:cs="Times New Roman"/>
          <w:szCs w:val="24"/>
        </w:rPr>
      </w:pPr>
      <w:r w:rsidRPr="00484EE4">
        <w:rPr>
          <w:rFonts w:cs="Times New Roman"/>
          <w:sz w:val="20"/>
          <w:szCs w:val="20"/>
        </w:rPr>
        <w:t>Note: Green lines are for estimated models, orange lines are for calibrated models</w:t>
      </w:r>
      <w:r w:rsidR="00713667">
        <w:rPr>
          <w:rFonts w:cs="Times New Roman"/>
          <w:sz w:val="20"/>
          <w:szCs w:val="20"/>
        </w:rPr>
        <w:t>. Source: authors’ calculations.</w:t>
      </w:r>
    </w:p>
    <w:p w14:paraId="0793E835" w14:textId="6ED5C8E0" w:rsidR="004B4F7B" w:rsidRPr="00484EE4" w:rsidRDefault="00490C5A" w:rsidP="00713667">
      <w:pPr>
        <w:spacing w:before="0" w:line="240" w:lineRule="auto"/>
        <w:jc w:val="center"/>
        <w:rPr>
          <w:rFonts w:cs="Times New Roman"/>
          <w:sz w:val="22"/>
        </w:rPr>
      </w:pPr>
      <w:r w:rsidRPr="00484EE4">
        <w:rPr>
          <w:rFonts w:cs="Times New Roman"/>
          <w:sz w:val="22"/>
        </w:rPr>
        <w:lastRenderedPageBreak/>
        <w:t xml:space="preserve">Figure </w:t>
      </w:r>
      <w:r w:rsidR="004E031F" w:rsidRPr="00484EE4">
        <w:rPr>
          <w:rFonts w:cs="Times New Roman"/>
          <w:sz w:val="22"/>
        </w:rPr>
        <w:t>3</w:t>
      </w:r>
    </w:p>
    <w:p w14:paraId="26A1128A" w14:textId="48ED1E60" w:rsidR="00490C5A" w:rsidRPr="00484EE4" w:rsidRDefault="00490C5A" w:rsidP="00484EE4">
      <w:pPr>
        <w:spacing w:before="0" w:after="40" w:line="240" w:lineRule="auto"/>
        <w:jc w:val="center"/>
        <w:rPr>
          <w:rFonts w:cs="Times New Roman"/>
          <w:b/>
          <w:bCs/>
          <w:sz w:val="22"/>
          <w:u w:val="single"/>
        </w:rPr>
      </w:pPr>
      <w:r w:rsidRPr="00484EE4">
        <w:rPr>
          <w:rFonts w:cs="Times New Roman"/>
          <w:b/>
          <w:bCs/>
          <w:sz w:val="22"/>
          <w:u w:val="single"/>
        </w:rPr>
        <w:t>Impulse Response</w:t>
      </w:r>
      <w:r w:rsidR="004B4F7B" w:rsidRPr="00484EE4">
        <w:rPr>
          <w:rFonts w:cs="Times New Roman"/>
          <w:b/>
          <w:bCs/>
          <w:sz w:val="22"/>
          <w:u w:val="single"/>
        </w:rPr>
        <w:t>s</w:t>
      </w:r>
    </w:p>
    <w:p w14:paraId="5A7613ED" w14:textId="3E00DD32" w:rsidR="004B4F7B" w:rsidRPr="004B4F7B" w:rsidRDefault="004B4F7B" w:rsidP="00BE0108">
      <w:pPr>
        <w:spacing w:before="0" w:line="240" w:lineRule="auto"/>
        <w:jc w:val="center"/>
        <w:rPr>
          <w:rFonts w:cs="Times New Roman"/>
          <w:szCs w:val="24"/>
        </w:rPr>
      </w:pPr>
      <w:r w:rsidRPr="00484EE4">
        <w:rPr>
          <w:rFonts w:cs="Times New Roman"/>
          <w:sz w:val="20"/>
          <w:szCs w:val="20"/>
        </w:rPr>
        <w:t>(</w:t>
      </w:r>
      <w:r w:rsidR="00713667">
        <w:rPr>
          <w:rFonts w:cs="Times New Roman"/>
          <w:sz w:val="20"/>
          <w:szCs w:val="20"/>
        </w:rPr>
        <w:t>Full sample of</w:t>
      </w:r>
      <w:r w:rsidRPr="00484EE4">
        <w:rPr>
          <w:rFonts w:cs="Times New Roman"/>
          <w:sz w:val="20"/>
          <w:szCs w:val="20"/>
        </w:rPr>
        <w:t xml:space="preserve"> models; inertial Taylor rule)</w:t>
      </w:r>
    </w:p>
    <w:p w14:paraId="67228449" w14:textId="47FE5C65" w:rsidR="00490C5A" w:rsidRDefault="00577A78" w:rsidP="00B63DCC">
      <w:pPr>
        <w:spacing w:line="360" w:lineRule="auto"/>
        <w:jc w:val="center"/>
        <w:rPr>
          <w:rFonts w:cs="Times New Roman"/>
          <w:szCs w:val="24"/>
        </w:rPr>
      </w:pPr>
      <w:r w:rsidRPr="00577A78">
        <w:rPr>
          <w:noProof/>
        </w:rPr>
        <w:drawing>
          <wp:inline distT="0" distB="0" distL="0" distR="0" wp14:anchorId="24D7F47E" wp14:editId="50738B28">
            <wp:extent cx="3371850" cy="233579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92222" cy="2349912"/>
                    </a:xfrm>
                    <a:prstGeom prst="rect">
                      <a:avLst/>
                    </a:prstGeom>
                  </pic:spPr>
                </pic:pic>
              </a:graphicData>
            </a:graphic>
          </wp:inline>
        </w:drawing>
      </w:r>
    </w:p>
    <w:p w14:paraId="05014ADF" w14:textId="5038EF85" w:rsidR="00577A78" w:rsidRDefault="00FE19E9" w:rsidP="00577A78">
      <w:pPr>
        <w:spacing w:before="0" w:line="240" w:lineRule="auto"/>
        <w:jc w:val="center"/>
        <w:rPr>
          <w:rFonts w:cs="Times New Roman"/>
        </w:rPr>
      </w:pPr>
      <w:r w:rsidRPr="00FE19E9">
        <w:rPr>
          <w:noProof/>
        </w:rPr>
        <w:drawing>
          <wp:inline distT="0" distB="0" distL="0" distR="0" wp14:anchorId="2858E06E" wp14:editId="68C32CF0">
            <wp:extent cx="3305175" cy="228749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9412" cy="2304266"/>
                    </a:xfrm>
                    <a:prstGeom prst="rect">
                      <a:avLst/>
                    </a:prstGeom>
                  </pic:spPr>
                </pic:pic>
              </a:graphicData>
            </a:graphic>
          </wp:inline>
        </w:drawing>
      </w:r>
    </w:p>
    <w:p w14:paraId="3349AA4B" w14:textId="6E46498A" w:rsidR="00FE19E9" w:rsidRDefault="00D57FE6" w:rsidP="00577A78">
      <w:pPr>
        <w:spacing w:before="0" w:line="240" w:lineRule="auto"/>
        <w:jc w:val="center"/>
        <w:rPr>
          <w:rFonts w:cs="Times New Roman"/>
        </w:rPr>
      </w:pPr>
      <w:r w:rsidRPr="00D57FE6">
        <w:rPr>
          <w:noProof/>
        </w:rPr>
        <w:drawing>
          <wp:inline distT="0" distB="0" distL="0" distR="0" wp14:anchorId="19801A76" wp14:editId="62F453D9">
            <wp:extent cx="3209925" cy="2202366"/>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34594" cy="2219291"/>
                    </a:xfrm>
                    <a:prstGeom prst="rect">
                      <a:avLst/>
                    </a:prstGeom>
                  </pic:spPr>
                </pic:pic>
              </a:graphicData>
            </a:graphic>
          </wp:inline>
        </w:drawing>
      </w:r>
    </w:p>
    <w:p w14:paraId="35C46873" w14:textId="35AB6B4F" w:rsidR="00C805B2" w:rsidRDefault="00490C5A" w:rsidP="00BE0108">
      <w:pPr>
        <w:spacing w:before="0" w:line="240" w:lineRule="auto"/>
        <w:rPr>
          <w:rFonts w:cs="Times New Roman"/>
          <w:szCs w:val="24"/>
        </w:rPr>
      </w:pPr>
      <w:r w:rsidRPr="00484EE4">
        <w:rPr>
          <w:rFonts w:cs="Times New Roman"/>
          <w:sz w:val="20"/>
          <w:szCs w:val="20"/>
        </w:rPr>
        <w:t>Note: Green lines are for estimated models, orange lines are for calibrated models</w:t>
      </w:r>
      <w:r w:rsidR="00713667">
        <w:rPr>
          <w:rFonts w:cs="Times New Roman"/>
          <w:sz w:val="20"/>
          <w:szCs w:val="20"/>
        </w:rPr>
        <w:t>.</w:t>
      </w:r>
      <w:r w:rsidR="00713667" w:rsidRPr="00713667">
        <w:rPr>
          <w:rFonts w:cs="Times New Roman"/>
          <w:sz w:val="20"/>
          <w:szCs w:val="20"/>
        </w:rPr>
        <w:t xml:space="preserve"> </w:t>
      </w:r>
      <w:r w:rsidR="00713667">
        <w:rPr>
          <w:rFonts w:cs="Times New Roman"/>
          <w:sz w:val="20"/>
          <w:szCs w:val="20"/>
        </w:rPr>
        <w:t>Source: authors’ calculation</w:t>
      </w:r>
      <w:r w:rsidR="008A3052">
        <w:rPr>
          <w:rFonts w:cs="Times New Roman"/>
          <w:sz w:val="20"/>
          <w:szCs w:val="20"/>
        </w:rPr>
        <w:t>s</w:t>
      </w:r>
    </w:p>
    <w:p w14:paraId="4E1DCDCF" w14:textId="0B1F15B9" w:rsidR="00DC57EB" w:rsidRPr="00484EE4" w:rsidRDefault="00490C5A" w:rsidP="00484EE4">
      <w:pPr>
        <w:spacing w:before="0" w:line="240" w:lineRule="auto"/>
        <w:jc w:val="center"/>
        <w:rPr>
          <w:rFonts w:cs="Times New Roman"/>
          <w:sz w:val="22"/>
        </w:rPr>
      </w:pPr>
      <w:r w:rsidRPr="00484EE4">
        <w:rPr>
          <w:rFonts w:cs="Times New Roman"/>
          <w:sz w:val="22"/>
        </w:rPr>
        <w:lastRenderedPageBreak/>
        <w:t xml:space="preserve">Figure </w:t>
      </w:r>
      <w:r w:rsidR="004E031F" w:rsidRPr="00484EE4">
        <w:rPr>
          <w:rFonts w:cs="Times New Roman"/>
          <w:sz w:val="22"/>
        </w:rPr>
        <w:t>4</w:t>
      </w:r>
    </w:p>
    <w:p w14:paraId="68CB3C97" w14:textId="77777777" w:rsidR="00DC57EB" w:rsidRPr="00484EE4" w:rsidRDefault="00490C5A" w:rsidP="00484EE4">
      <w:pPr>
        <w:spacing w:before="0" w:after="40" w:line="240" w:lineRule="auto"/>
        <w:jc w:val="center"/>
        <w:rPr>
          <w:rFonts w:cs="Times New Roman"/>
          <w:b/>
          <w:bCs/>
          <w:sz w:val="22"/>
          <w:u w:val="single"/>
        </w:rPr>
      </w:pPr>
      <w:r w:rsidRPr="00484EE4">
        <w:rPr>
          <w:rFonts w:cs="Times New Roman"/>
          <w:b/>
          <w:bCs/>
          <w:sz w:val="22"/>
          <w:u w:val="single"/>
        </w:rPr>
        <w:t>Impulse Response</w:t>
      </w:r>
      <w:r w:rsidR="00DC57EB" w:rsidRPr="00484EE4">
        <w:rPr>
          <w:rFonts w:cs="Times New Roman"/>
          <w:b/>
          <w:bCs/>
          <w:sz w:val="22"/>
          <w:u w:val="single"/>
        </w:rPr>
        <w:t>s</w:t>
      </w:r>
    </w:p>
    <w:p w14:paraId="788E0A4E" w14:textId="2D3DA7E0" w:rsidR="00490C5A" w:rsidRPr="00BF3F86" w:rsidRDefault="00DC57EB" w:rsidP="00484EE4">
      <w:pPr>
        <w:spacing w:before="0" w:line="240" w:lineRule="auto"/>
        <w:jc w:val="center"/>
        <w:rPr>
          <w:rFonts w:cs="Times New Roman"/>
          <w:b/>
          <w:bCs/>
          <w:szCs w:val="24"/>
        </w:rPr>
      </w:pPr>
      <w:r w:rsidRPr="00484EE4">
        <w:rPr>
          <w:rFonts w:cs="Times New Roman"/>
          <w:sz w:val="20"/>
          <w:szCs w:val="20"/>
        </w:rPr>
        <w:t>(</w:t>
      </w:r>
      <w:r w:rsidR="008A3052">
        <w:rPr>
          <w:rFonts w:cs="Times New Roman"/>
          <w:sz w:val="20"/>
          <w:szCs w:val="20"/>
        </w:rPr>
        <w:t xml:space="preserve">full sample of </w:t>
      </w:r>
      <w:r w:rsidRPr="00484EE4">
        <w:rPr>
          <w:rFonts w:cs="Times New Roman"/>
          <w:sz w:val="20"/>
          <w:szCs w:val="20"/>
        </w:rPr>
        <w:t>models; Growth rule)</w:t>
      </w:r>
    </w:p>
    <w:p w14:paraId="159805FA" w14:textId="3241AC54" w:rsidR="00490C5A" w:rsidRDefault="00550F45" w:rsidP="00B63DCC">
      <w:pPr>
        <w:spacing w:before="0" w:line="360" w:lineRule="auto"/>
        <w:jc w:val="center"/>
        <w:rPr>
          <w:rFonts w:cs="Times New Roman"/>
          <w:szCs w:val="24"/>
        </w:rPr>
      </w:pPr>
      <w:r w:rsidRPr="00550F45">
        <w:rPr>
          <w:noProof/>
        </w:rPr>
        <w:drawing>
          <wp:inline distT="0" distB="0" distL="0" distR="0" wp14:anchorId="7DBC3F59" wp14:editId="17D94601">
            <wp:extent cx="3419475" cy="2358196"/>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45183" cy="2375925"/>
                    </a:xfrm>
                    <a:prstGeom prst="rect">
                      <a:avLst/>
                    </a:prstGeom>
                  </pic:spPr>
                </pic:pic>
              </a:graphicData>
            </a:graphic>
          </wp:inline>
        </w:drawing>
      </w:r>
    </w:p>
    <w:p w14:paraId="5B3E6D2A" w14:textId="4C77767D" w:rsidR="00DC57EB" w:rsidRDefault="00103B7F" w:rsidP="006B4B65">
      <w:pPr>
        <w:spacing w:before="0" w:line="240" w:lineRule="auto"/>
        <w:jc w:val="center"/>
        <w:rPr>
          <w:rFonts w:cs="Times New Roman"/>
        </w:rPr>
      </w:pPr>
      <w:r w:rsidRPr="00103B7F">
        <w:rPr>
          <w:noProof/>
        </w:rPr>
        <w:drawing>
          <wp:inline distT="0" distB="0" distL="0" distR="0" wp14:anchorId="53A758F7" wp14:editId="50F4C149">
            <wp:extent cx="3248025" cy="225626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82746" cy="2280387"/>
                    </a:xfrm>
                    <a:prstGeom prst="rect">
                      <a:avLst/>
                    </a:prstGeom>
                  </pic:spPr>
                </pic:pic>
              </a:graphicData>
            </a:graphic>
          </wp:inline>
        </w:drawing>
      </w:r>
    </w:p>
    <w:p w14:paraId="1E096C35" w14:textId="09BB7EA5" w:rsidR="00103B7F" w:rsidRDefault="00FE2942" w:rsidP="00550F45">
      <w:pPr>
        <w:spacing w:before="0" w:line="240" w:lineRule="auto"/>
        <w:jc w:val="center"/>
        <w:rPr>
          <w:rFonts w:cs="Times New Roman"/>
        </w:rPr>
      </w:pPr>
      <w:r w:rsidRPr="00FE2942">
        <w:rPr>
          <w:noProof/>
        </w:rPr>
        <w:drawing>
          <wp:inline distT="0" distB="0" distL="0" distR="0" wp14:anchorId="78F633CA" wp14:editId="499A313A">
            <wp:extent cx="3417957" cy="23812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36631" cy="2394260"/>
                    </a:xfrm>
                    <a:prstGeom prst="rect">
                      <a:avLst/>
                    </a:prstGeom>
                  </pic:spPr>
                </pic:pic>
              </a:graphicData>
            </a:graphic>
          </wp:inline>
        </w:drawing>
      </w:r>
    </w:p>
    <w:p w14:paraId="5B528D89" w14:textId="1B51DAAA" w:rsidR="007615B6" w:rsidRDefault="00490C5A" w:rsidP="0076501E">
      <w:pPr>
        <w:spacing w:before="0" w:line="240" w:lineRule="auto"/>
        <w:rPr>
          <w:rFonts w:cs="Times New Roman"/>
          <w:sz w:val="20"/>
          <w:szCs w:val="20"/>
        </w:rPr>
      </w:pPr>
      <w:r w:rsidRPr="00484EE4">
        <w:rPr>
          <w:rFonts w:cs="Times New Roman"/>
          <w:sz w:val="20"/>
          <w:szCs w:val="20"/>
        </w:rPr>
        <w:t>Note: Green lines are for estimated models, orange lines are for calibrated models</w:t>
      </w:r>
      <w:r w:rsidR="008A3052">
        <w:rPr>
          <w:rFonts w:cs="Times New Roman"/>
          <w:sz w:val="20"/>
          <w:szCs w:val="20"/>
        </w:rPr>
        <w:t xml:space="preserve">.  </w:t>
      </w:r>
      <w:r w:rsidRPr="00484EE4">
        <w:rPr>
          <w:rFonts w:cs="Times New Roman"/>
          <w:sz w:val="20"/>
          <w:szCs w:val="20"/>
        </w:rPr>
        <w:t>Source: Authors’ calculations</w:t>
      </w:r>
      <w:r w:rsidR="0076501E" w:rsidRPr="00484EE4">
        <w:rPr>
          <w:rFonts w:cs="Times New Roman"/>
          <w:sz w:val="20"/>
          <w:szCs w:val="20"/>
        </w:rPr>
        <w:t>.</w:t>
      </w:r>
    </w:p>
    <w:p w14:paraId="1679116A" w14:textId="06F39F81" w:rsidR="009C4BEF" w:rsidRDefault="00F84078" w:rsidP="009C4BEF">
      <w:pPr>
        <w:ind w:firstLine="720"/>
      </w:pPr>
      <w:r>
        <w:lastRenderedPageBreak/>
        <w:t>T</w:t>
      </w:r>
      <w:r w:rsidRPr="007336B4">
        <w:t>able</w:t>
      </w:r>
      <w:r>
        <w:t xml:space="preserve"> 3 is a quantitative depiction of the phenomena displayed in Figures 2-4. </w:t>
      </w:r>
      <w:proofErr w:type="gramStart"/>
      <w:r>
        <w:t>In particular, it</w:t>
      </w:r>
      <w:proofErr w:type="gramEnd"/>
      <w:r>
        <w:t xml:space="preserve"> </w:t>
      </w:r>
      <w:del w:id="130" w:author="English, William" w:date="2025-09-15T22:07:00Z" w16du:dateUtc="2025-09-16T02:07:00Z">
        <w:r w:rsidDel="007D16E0">
          <w:delText>shows</w:delText>
        </w:r>
        <w:r w:rsidRPr="007336B4" w:rsidDel="007D16E0">
          <w:delText xml:space="preserve"> </w:delText>
        </w:r>
      </w:del>
      <w:ins w:id="131" w:author="English, William" w:date="2025-09-15T22:07:00Z" w16du:dateUtc="2025-09-16T02:07:00Z">
        <w:r w:rsidR="007D16E0">
          <w:t>presents</w:t>
        </w:r>
        <w:r w:rsidR="007D16E0" w:rsidRPr="007336B4">
          <w:t xml:space="preserve"> </w:t>
        </w:r>
      </w:ins>
      <w:r w:rsidRPr="007336B4">
        <w:t xml:space="preserve">descriptive statistics for </w:t>
      </w:r>
      <w:r>
        <w:t>the elasticity and timing variables, as defined in Table 1, including a breakdown of the results for the full sample of models, the upper panel, and subsamples covering calibrated and estimated models, the bottom two panels.</w:t>
      </w:r>
      <w:r w:rsidRPr="007336B4">
        <w:t xml:space="preserve">  </w:t>
      </w:r>
    </w:p>
    <w:tbl>
      <w:tblPr>
        <w:tblStyle w:val="TableGrid"/>
        <w:tblpPr w:leftFromText="180" w:rightFromText="180" w:vertAnchor="text" w:tblpY="1"/>
        <w:tblOverlap w:val="never"/>
        <w:tblW w:w="936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1"/>
        <w:gridCol w:w="1529"/>
        <w:gridCol w:w="1529"/>
        <w:gridCol w:w="1545"/>
        <w:gridCol w:w="1533"/>
        <w:gridCol w:w="1533"/>
      </w:tblGrid>
      <w:tr w:rsidR="00F84078" w14:paraId="7B85BB15" w14:textId="77777777" w:rsidTr="002E6D17">
        <w:tc>
          <w:tcPr>
            <w:tcW w:w="8640" w:type="dxa"/>
            <w:gridSpan w:val="6"/>
            <w:tcBorders>
              <w:top w:val="single" w:sz="4" w:space="0" w:color="auto"/>
              <w:bottom w:val="nil"/>
            </w:tcBorders>
            <w:vAlign w:val="center"/>
          </w:tcPr>
          <w:p w14:paraId="0246E4DC" w14:textId="5AD64B0E" w:rsidR="00F84078" w:rsidRPr="001D7714" w:rsidRDefault="00F84078" w:rsidP="002E6D17">
            <w:pPr>
              <w:spacing w:line="240" w:lineRule="auto"/>
              <w:jc w:val="center"/>
              <w:rPr>
                <w:rFonts w:ascii="Aptos" w:hAnsi="Aptos" w:cs="Times New Roman"/>
                <w:sz w:val="22"/>
              </w:rPr>
            </w:pPr>
            <w:r w:rsidRPr="001D7714">
              <w:rPr>
                <w:rFonts w:ascii="Aptos" w:hAnsi="Aptos" w:cs="Times New Roman"/>
                <w:sz w:val="22"/>
              </w:rPr>
              <w:t xml:space="preserve">Table </w:t>
            </w:r>
            <w:r>
              <w:rPr>
                <w:rFonts w:ascii="Aptos" w:hAnsi="Aptos" w:cs="Times New Roman"/>
                <w:sz w:val="22"/>
              </w:rPr>
              <w:t>3</w:t>
            </w:r>
          </w:p>
          <w:p w14:paraId="74C66E63" w14:textId="77777777" w:rsidR="00F84078" w:rsidRPr="001D7714" w:rsidRDefault="00F84078" w:rsidP="002E6D17">
            <w:pPr>
              <w:spacing w:before="0" w:line="240" w:lineRule="auto"/>
              <w:jc w:val="center"/>
              <w:rPr>
                <w:rFonts w:ascii="Aptos" w:hAnsi="Aptos" w:cs="Times New Roman"/>
                <w:b/>
                <w:bCs/>
                <w:sz w:val="22"/>
                <w:u w:val="single"/>
              </w:rPr>
            </w:pPr>
            <w:r w:rsidRPr="001D7714">
              <w:rPr>
                <w:rFonts w:ascii="Aptos" w:hAnsi="Aptos" w:cs="Times New Roman"/>
                <w:b/>
                <w:bCs/>
                <w:sz w:val="22"/>
                <w:u w:val="single"/>
              </w:rPr>
              <w:t>Summary statistics for the constructed data</w:t>
            </w:r>
          </w:p>
        </w:tc>
      </w:tr>
      <w:tr w:rsidR="00F84078" w14:paraId="116EC2F0" w14:textId="77777777" w:rsidTr="002E6D17">
        <w:trPr>
          <w:trHeight w:hRule="exact" w:val="432"/>
        </w:trPr>
        <w:tc>
          <w:tcPr>
            <w:tcW w:w="8640" w:type="dxa"/>
            <w:gridSpan w:val="6"/>
            <w:tcBorders>
              <w:top w:val="nil"/>
              <w:bottom w:val="nil"/>
            </w:tcBorders>
            <w:vAlign w:val="center"/>
          </w:tcPr>
          <w:p w14:paraId="546713C8" w14:textId="77777777" w:rsidR="00F84078" w:rsidRPr="001D7714" w:rsidRDefault="00F84078" w:rsidP="002E6D17">
            <w:pPr>
              <w:spacing w:before="80" w:after="40" w:line="276" w:lineRule="auto"/>
              <w:jc w:val="center"/>
              <w:rPr>
                <w:rFonts w:ascii="Aptos" w:hAnsi="Aptos" w:cs="Times New Roman"/>
                <w:b/>
                <w:bCs/>
                <w:sz w:val="22"/>
              </w:rPr>
            </w:pPr>
            <w:r w:rsidRPr="001D7714">
              <w:rPr>
                <w:rFonts w:ascii="Aptos" w:hAnsi="Aptos" w:cs="Times New Roman"/>
                <w:b/>
                <w:bCs/>
                <w:sz w:val="22"/>
              </w:rPr>
              <w:t xml:space="preserve">Full sample </w:t>
            </w:r>
          </w:p>
        </w:tc>
      </w:tr>
      <w:tr w:rsidR="00F84078" w14:paraId="0213698C" w14:textId="77777777" w:rsidTr="002E6D17">
        <w:tc>
          <w:tcPr>
            <w:tcW w:w="1728" w:type="dxa"/>
            <w:tcBorders>
              <w:top w:val="nil"/>
              <w:bottom w:val="single" w:sz="4" w:space="0" w:color="auto"/>
            </w:tcBorders>
            <w:shd w:val="pct10" w:color="auto" w:fill="auto"/>
            <w:vAlign w:val="center"/>
          </w:tcPr>
          <w:p w14:paraId="61393E83" w14:textId="77777777" w:rsidR="00F84078" w:rsidRPr="001D7714" w:rsidRDefault="00F84078" w:rsidP="002E6D17">
            <w:pPr>
              <w:spacing w:before="80" w:after="80" w:line="276" w:lineRule="auto"/>
              <w:rPr>
                <w:rFonts w:ascii="Aptos" w:hAnsi="Aptos"/>
                <w:sz w:val="22"/>
              </w:rPr>
            </w:pPr>
          </w:p>
        </w:tc>
        <w:tc>
          <w:tcPr>
            <w:tcW w:w="1584" w:type="dxa"/>
            <w:tcBorders>
              <w:top w:val="nil"/>
              <w:bottom w:val="single" w:sz="4" w:space="0" w:color="auto"/>
            </w:tcBorders>
            <w:shd w:val="pct10" w:color="auto" w:fill="auto"/>
            <w:vAlign w:val="center"/>
          </w:tcPr>
          <w:p w14:paraId="6C2012CF" w14:textId="77777777" w:rsidR="00F84078" w:rsidRPr="001D7714" w:rsidRDefault="00F84078" w:rsidP="002E6D17">
            <w:pPr>
              <w:spacing w:before="80" w:after="80" w:line="276" w:lineRule="auto"/>
              <w:jc w:val="center"/>
              <w:rPr>
                <w:rFonts w:ascii="Aptos" w:hAnsi="Aptos"/>
                <w:i/>
                <w:iCs/>
                <w:sz w:val="22"/>
              </w:rPr>
            </w:pPr>
            <w:r w:rsidRPr="001D7714">
              <w:rPr>
                <w:rFonts w:ascii="Aptos" w:hAnsi="Aptos"/>
                <w:i/>
                <w:iCs/>
                <w:sz w:val="22"/>
              </w:rPr>
              <w:t>y-slope</w:t>
            </w:r>
          </w:p>
        </w:tc>
        <w:tc>
          <w:tcPr>
            <w:tcW w:w="1584" w:type="dxa"/>
            <w:tcBorders>
              <w:top w:val="nil"/>
              <w:bottom w:val="single" w:sz="4" w:space="0" w:color="auto"/>
            </w:tcBorders>
            <w:shd w:val="pct10" w:color="auto" w:fill="auto"/>
            <w:vAlign w:val="center"/>
          </w:tcPr>
          <w:p w14:paraId="257E8CA2" w14:textId="77777777" w:rsidR="00F84078" w:rsidRPr="001D7714" w:rsidRDefault="00F84078" w:rsidP="002E6D17">
            <w:pPr>
              <w:spacing w:before="80" w:after="80" w:line="276" w:lineRule="auto"/>
              <w:jc w:val="center"/>
              <w:rPr>
                <w:rFonts w:ascii="Aptos" w:hAnsi="Aptos"/>
                <w:i/>
                <w:iCs/>
                <w:sz w:val="22"/>
              </w:rPr>
            </w:pPr>
            <w:r w:rsidRPr="001D7714">
              <w:rPr>
                <w:rFonts w:ascii="Aptos" w:hAnsi="Aptos" w:cs="Times New Roman"/>
                <w:i/>
                <w:iCs/>
                <w:sz w:val="22"/>
              </w:rPr>
              <w:t>π-slope</w:t>
            </w:r>
          </w:p>
        </w:tc>
        <w:tc>
          <w:tcPr>
            <w:tcW w:w="1584" w:type="dxa"/>
            <w:tcBorders>
              <w:top w:val="nil"/>
              <w:bottom w:val="single" w:sz="4" w:space="0" w:color="auto"/>
            </w:tcBorders>
            <w:shd w:val="pct10" w:color="auto" w:fill="auto"/>
            <w:vAlign w:val="center"/>
          </w:tcPr>
          <w:p w14:paraId="02E5D907" w14:textId="77777777" w:rsidR="00F84078" w:rsidRPr="001D7714" w:rsidRDefault="00F84078" w:rsidP="002E6D17">
            <w:pPr>
              <w:spacing w:before="80" w:after="80" w:line="276" w:lineRule="auto"/>
              <w:jc w:val="center"/>
              <w:rPr>
                <w:rFonts w:ascii="Aptos" w:hAnsi="Aptos"/>
                <w:i/>
                <w:iCs/>
                <w:sz w:val="22"/>
              </w:rPr>
            </w:pPr>
            <w:proofErr w:type="spellStart"/>
            <w:r w:rsidRPr="001D7714">
              <w:rPr>
                <w:rFonts w:ascii="Aptos" w:hAnsi="Aptos"/>
                <w:i/>
                <w:iCs/>
                <w:sz w:val="22"/>
              </w:rPr>
              <w:t>sacratio</w:t>
            </w:r>
            <w:proofErr w:type="spellEnd"/>
          </w:p>
        </w:tc>
        <w:tc>
          <w:tcPr>
            <w:tcW w:w="1584" w:type="dxa"/>
            <w:tcBorders>
              <w:top w:val="nil"/>
              <w:bottom w:val="single" w:sz="4" w:space="0" w:color="auto"/>
            </w:tcBorders>
            <w:shd w:val="pct10" w:color="auto" w:fill="auto"/>
          </w:tcPr>
          <w:p w14:paraId="46C3A188" w14:textId="77777777" w:rsidR="00F84078" w:rsidRPr="001D7714" w:rsidRDefault="00F84078" w:rsidP="002E6D17">
            <w:pPr>
              <w:spacing w:before="80" w:after="80" w:line="276" w:lineRule="auto"/>
              <w:jc w:val="center"/>
              <w:rPr>
                <w:rFonts w:ascii="Aptos" w:hAnsi="Aptos"/>
                <w:i/>
                <w:iCs/>
                <w:sz w:val="22"/>
              </w:rPr>
            </w:pPr>
            <w:r w:rsidRPr="001D7714">
              <w:rPr>
                <w:rFonts w:ascii="Aptos" w:hAnsi="Aptos"/>
                <w:i/>
                <w:iCs/>
                <w:sz w:val="22"/>
              </w:rPr>
              <w:t>y-timing</w:t>
            </w:r>
          </w:p>
        </w:tc>
        <w:tc>
          <w:tcPr>
            <w:tcW w:w="1584" w:type="dxa"/>
            <w:tcBorders>
              <w:top w:val="nil"/>
              <w:bottom w:val="single" w:sz="4" w:space="0" w:color="auto"/>
            </w:tcBorders>
            <w:shd w:val="pct10" w:color="auto" w:fill="auto"/>
          </w:tcPr>
          <w:p w14:paraId="5A18BCE4" w14:textId="77777777" w:rsidR="00F84078" w:rsidRPr="001D7714" w:rsidRDefault="00F84078" w:rsidP="002E6D17">
            <w:pPr>
              <w:spacing w:before="80" w:after="80" w:line="276" w:lineRule="auto"/>
              <w:jc w:val="center"/>
              <w:rPr>
                <w:rFonts w:ascii="Aptos" w:hAnsi="Aptos"/>
                <w:i/>
                <w:iCs/>
                <w:sz w:val="22"/>
              </w:rPr>
            </w:pPr>
            <w:r w:rsidRPr="001D7714">
              <w:rPr>
                <w:rFonts w:ascii="Aptos" w:hAnsi="Aptos" w:cs="Times New Roman"/>
                <w:i/>
                <w:iCs/>
                <w:sz w:val="22"/>
              </w:rPr>
              <w:t>π</w:t>
            </w:r>
            <w:r w:rsidRPr="001D7714">
              <w:rPr>
                <w:rFonts w:ascii="Aptos" w:hAnsi="Aptos"/>
                <w:i/>
                <w:iCs/>
                <w:sz w:val="22"/>
              </w:rPr>
              <w:t>-timing</w:t>
            </w:r>
          </w:p>
        </w:tc>
      </w:tr>
      <w:tr w:rsidR="00F84078" w14:paraId="7F21192E" w14:textId="77777777" w:rsidTr="002E6D17">
        <w:tc>
          <w:tcPr>
            <w:tcW w:w="1728" w:type="dxa"/>
            <w:tcBorders>
              <w:top w:val="single" w:sz="4" w:space="0" w:color="auto"/>
            </w:tcBorders>
            <w:vAlign w:val="center"/>
          </w:tcPr>
          <w:p w14:paraId="3DC4D6DB" w14:textId="77777777" w:rsidR="00F84078" w:rsidRPr="001D7714" w:rsidRDefault="00F84078" w:rsidP="002E6D17">
            <w:pPr>
              <w:spacing w:before="20" w:after="20" w:line="240" w:lineRule="auto"/>
              <w:rPr>
                <w:rFonts w:ascii="Aptos" w:hAnsi="Aptos"/>
                <w:sz w:val="22"/>
              </w:rPr>
            </w:pPr>
            <w:r w:rsidRPr="001D7714">
              <w:rPr>
                <w:rFonts w:ascii="Aptos" w:hAnsi="Aptos"/>
                <w:sz w:val="22"/>
              </w:rPr>
              <w:t>Mean</w:t>
            </w:r>
          </w:p>
        </w:tc>
        <w:tc>
          <w:tcPr>
            <w:tcW w:w="1584" w:type="dxa"/>
            <w:tcBorders>
              <w:top w:val="single" w:sz="4" w:space="0" w:color="auto"/>
            </w:tcBorders>
            <w:vAlign w:val="center"/>
          </w:tcPr>
          <w:p w14:paraId="437375D7"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-1.</w:t>
            </w:r>
            <w:r>
              <w:rPr>
                <w:rFonts w:ascii="Aptos" w:hAnsi="Aptos"/>
                <w:sz w:val="22"/>
              </w:rPr>
              <w:t>02</w:t>
            </w:r>
          </w:p>
        </w:tc>
        <w:tc>
          <w:tcPr>
            <w:tcW w:w="1584" w:type="dxa"/>
            <w:tcBorders>
              <w:top w:val="single" w:sz="4" w:space="0" w:color="auto"/>
            </w:tcBorders>
            <w:vAlign w:val="center"/>
          </w:tcPr>
          <w:p w14:paraId="3F7C8143"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-0.</w:t>
            </w:r>
            <w:r>
              <w:rPr>
                <w:rFonts w:ascii="Aptos" w:hAnsi="Aptos"/>
                <w:sz w:val="22"/>
              </w:rPr>
              <w:t>29</w:t>
            </w:r>
          </w:p>
        </w:tc>
        <w:tc>
          <w:tcPr>
            <w:tcW w:w="1584" w:type="dxa"/>
            <w:tcBorders>
              <w:top w:val="single" w:sz="4" w:space="0" w:color="auto"/>
            </w:tcBorders>
            <w:vAlign w:val="center"/>
          </w:tcPr>
          <w:p w14:paraId="2677BE1C"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14.</w:t>
            </w:r>
            <w:r>
              <w:rPr>
                <w:rFonts w:ascii="Aptos" w:hAnsi="Aptos"/>
                <w:sz w:val="22"/>
              </w:rPr>
              <w:t>50</w:t>
            </w:r>
          </w:p>
        </w:tc>
        <w:tc>
          <w:tcPr>
            <w:tcW w:w="1584" w:type="dxa"/>
            <w:tcBorders>
              <w:top w:val="single" w:sz="4" w:space="0" w:color="auto"/>
            </w:tcBorders>
          </w:tcPr>
          <w:p w14:paraId="5AC4F8AF"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2.</w:t>
            </w:r>
            <w:r>
              <w:rPr>
                <w:rFonts w:ascii="Aptos" w:hAnsi="Aptos"/>
                <w:sz w:val="22"/>
              </w:rPr>
              <w:t>24</w:t>
            </w:r>
          </w:p>
        </w:tc>
        <w:tc>
          <w:tcPr>
            <w:tcW w:w="1584" w:type="dxa"/>
            <w:tcBorders>
              <w:top w:val="single" w:sz="4" w:space="0" w:color="auto"/>
            </w:tcBorders>
          </w:tcPr>
          <w:p w14:paraId="51853A79"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w:t>
            </w:r>
            <w:r>
              <w:rPr>
                <w:rFonts w:ascii="Aptos" w:hAnsi="Aptos"/>
                <w:sz w:val="22"/>
              </w:rPr>
              <w:t>2.49</w:t>
            </w:r>
          </w:p>
        </w:tc>
      </w:tr>
      <w:tr w:rsidR="00F84078" w14:paraId="2F037544" w14:textId="77777777" w:rsidTr="002E6D17">
        <w:tc>
          <w:tcPr>
            <w:tcW w:w="1728" w:type="dxa"/>
            <w:vAlign w:val="center"/>
          </w:tcPr>
          <w:p w14:paraId="33D00920" w14:textId="77777777" w:rsidR="00F84078" w:rsidRPr="001D7714" w:rsidRDefault="00F84078" w:rsidP="002E6D17">
            <w:pPr>
              <w:spacing w:before="20" w:after="20" w:line="240" w:lineRule="auto"/>
              <w:rPr>
                <w:rFonts w:ascii="Aptos" w:hAnsi="Aptos"/>
                <w:sz w:val="22"/>
              </w:rPr>
            </w:pPr>
            <w:r w:rsidRPr="001D7714">
              <w:rPr>
                <w:rFonts w:ascii="Aptos" w:hAnsi="Aptos"/>
                <w:sz w:val="22"/>
              </w:rPr>
              <w:t>Median</w:t>
            </w:r>
          </w:p>
        </w:tc>
        <w:tc>
          <w:tcPr>
            <w:tcW w:w="1584" w:type="dxa"/>
            <w:vAlign w:val="center"/>
          </w:tcPr>
          <w:p w14:paraId="4EFADD93"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-0.5</w:t>
            </w:r>
            <w:r>
              <w:rPr>
                <w:rFonts w:ascii="Aptos" w:hAnsi="Aptos"/>
                <w:sz w:val="22"/>
              </w:rPr>
              <w:t>3</w:t>
            </w:r>
          </w:p>
        </w:tc>
        <w:tc>
          <w:tcPr>
            <w:tcW w:w="1584" w:type="dxa"/>
            <w:vAlign w:val="center"/>
          </w:tcPr>
          <w:p w14:paraId="09133F26"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-0.</w:t>
            </w:r>
            <w:r>
              <w:rPr>
                <w:rFonts w:ascii="Aptos" w:hAnsi="Aptos"/>
                <w:sz w:val="22"/>
              </w:rPr>
              <w:t>21</w:t>
            </w:r>
          </w:p>
        </w:tc>
        <w:tc>
          <w:tcPr>
            <w:tcW w:w="1584" w:type="dxa"/>
            <w:vAlign w:val="center"/>
          </w:tcPr>
          <w:p w14:paraId="426A5A1D"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4.</w:t>
            </w:r>
            <w:r>
              <w:rPr>
                <w:rFonts w:ascii="Aptos" w:hAnsi="Aptos"/>
                <w:sz w:val="22"/>
              </w:rPr>
              <w:t>15</w:t>
            </w:r>
          </w:p>
        </w:tc>
        <w:tc>
          <w:tcPr>
            <w:tcW w:w="1584" w:type="dxa"/>
          </w:tcPr>
          <w:p w14:paraId="050FE50D"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1.00</w:t>
            </w:r>
          </w:p>
        </w:tc>
        <w:tc>
          <w:tcPr>
            <w:tcW w:w="1584" w:type="dxa"/>
          </w:tcPr>
          <w:p w14:paraId="4DD2E762"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1.00</w:t>
            </w:r>
          </w:p>
        </w:tc>
      </w:tr>
      <w:tr w:rsidR="00F84078" w14:paraId="515407D4" w14:textId="77777777" w:rsidTr="002E6D17">
        <w:tc>
          <w:tcPr>
            <w:tcW w:w="1728" w:type="dxa"/>
            <w:vAlign w:val="center"/>
          </w:tcPr>
          <w:p w14:paraId="32B6834D" w14:textId="77777777" w:rsidR="00F84078" w:rsidRPr="001D7714" w:rsidRDefault="00F84078" w:rsidP="002E6D17">
            <w:pPr>
              <w:spacing w:before="20" w:after="20" w:line="240" w:lineRule="auto"/>
              <w:rPr>
                <w:rFonts w:ascii="Aptos" w:hAnsi="Aptos"/>
                <w:sz w:val="22"/>
              </w:rPr>
            </w:pPr>
            <w:r w:rsidRPr="001D7714">
              <w:rPr>
                <w:rFonts w:ascii="Aptos" w:hAnsi="Aptos"/>
                <w:sz w:val="22"/>
              </w:rPr>
              <w:t>Std deviation</w:t>
            </w:r>
          </w:p>
        </w:tc>
        <w:tc>
          <w:tcPr>
            <w:tcW w:w="1584" w:type="dxa"/>
            <w:vAlign w:val="center"/>
          </w:tcPr>
          <w:p w14:paraId="1ED7F365"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w:t>
            </w:r>
            <w:r>
              <w:rPr>
                <w:rFonts w:ascii="Aptos" w:hAnsi="Aptos"/>
                <w:sz w:val="22"/>
              </w:rPr>
              <w:t>1.89</w:t>
            </w:r>
          </w:p>
        </w:tc>
        <w:tc>
          <w:tcPr>
            <w:tcW w:w="1584" w:type="dxa"/>
            <w:vAlign w:val="center"/>
          </w:tcPr>
          <w:p w14:paraId="5DA13C09"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1</w:t>
            </w:r>
            <w:r>
              <w:rPr>
                <w:rFonts w:ascii="Aptos" w:hAnsi="Aptos"/>
                <w:sz w:val="22"/>
              </w:rPr>
              <w:t>.46</w:t>
            </w:r>
          </w:p>
        </w:tc>
        <w:tc>
          <w:tcPr>
            <w:tcW w:w="1584" w:type="dxa"/>
            <w:vAlign w:val="center"/>
          </w:tcPr>
          <w:p w14:paraId="0D891704"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45.</w:t>
            </w:r>
            <w:r>
              <w:rPr>
                <w:rFonts w:ascii="Aptos" w:hAnsi="Aptos"/>
                <w:sz w:val="22"/>
              </w:rPr>
              <w:t>90</w:t>
            </w:r>
          </w:p>
        </w:tc>
        <w:tc>
          <w:tcPr>
            <w:tcW w:w="1584" w:type="dxa"/>
          </w:tcPr>
          <w:p w14:paraId="5F449D96" w14:textId="77777777" w:rsidR="00F84078" w:rsidRPr="001D7714" w:rsidRDefault="00F84078" w:rsidP="002E6D17">
            <w:pPr>
              <w:spacing w:before="20" w:after="20" w:line="240" w:lineRule="auto"/>
              <w:jc w:val="center"/>
              <w:rPr>
                <w:rFonts w:ascii="Aptos" w:hAnsi="Aptos"/>
                <w:sz w:val="22"/>
              </w:rPr>
            </w:pPr>
            <w:r>
              <w:rPr>
                <w:rFonts w:ascii="Aptos" w:hAnsi="Aptos"/>
                <w:sz w:val="22"/>
              </w:rPr>
              <w:t>2.26</w:t>
            </w:r>
          </w:p>
        </w:tc>
        <w:tc>
          <w:tcPr>
            <w:tcW w:w="1584" w:type="dxa"/>
          </w:tcPr>
          <w:p w14:paraId="665E78FA" w14:textId="77777777" w:rsidR="00F84078" w:rsidRPr="001D7714" w:rsidRDefault="00F84078" w:rsidP="002E6D17">
            <w:pPr>
              <w:spacing w:before="20" w:after="20" w:line="240" w:lineRule="auto"/>
              <w:jc w:val="center"/>
              <w:rPr>
                <w:rFonts w:ascii="Aptos" w:hAnsi="Aptos"/>
                <w:sz w:val="22"/>
              </w:rPr>
            </w:pPr>
            <w:r>
              <w:rPr>
                <w:rFonts w:ascii="Aptos" w:hAnsi="Aptos"/>
                <w:sz w:val="22"/>
              </w:rPr>
              <w:t>3.28</w:t>
            </w:r>
          </w:p>
        </w:tc>
      </w:tr>
      <w:tr w:rsidR="00F84078" w14:paraId="49976A5B" w14:textId="77777777" w:rsidTr="002E6D17">
        <w:tc>
          <w:tcPr>
            <w:tcW w:w="1728" w:type="dxa"/>
            <w:vAlign w:val="center"/>
          </w:tcPr>
          <w:p w14:paraId="1FBD3745" w14:textId="77777777" w:rsidR="00F84078" w:rsidRPr="001D7714" w:rsidRDefault="00F84078" w:rsidP="002E6D17">
            <w:pPr>
              <w:spacing w:before="20" w:after="20" w:line="240" w:lineRule="auto"/>
              <w:rPr>
                <w:rFonts w:ascii="Aptos" w:hAnsi="Aptos"/>
                <w:sz w:val="22"/>
              </w:rPr>
            </w:pPr>
            <w:r w:rsidRPr="001D7714">
              <w:rPr>
                <w:rFonts w:ascii="Aptos" w:hAnsi="Aptos"/>
                <w:sz w:val="22"/>
              </w:rPr>
              <w:t>Skewness</w:t>
            </w:r>
          </w:p>
        </w:tc>
        <w:tc>
          <w:tcPr>
            <w:tcW w:w="1584" w:type="dxa"/>
            <w:vAlign w:val="center"/>
          </w:tcPr>
          <w:p w14:paraId="38FE1115"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w:t>
            </w:r>
            <w:r>
              <w:rPr>
                <w:rFonts w:ascii="Aptos" w:hAnsi="Aptos"/>
                <w:sz w:val="22"/>
              </w:rPr>
              <w:t>0.88</w:t>
            </w:r>
          </w:p>
        </w:tc>
        <w:tc>
          <w:tcPr>
            <w:tcW w:w="1584" w:type="dxa"/>
            <w:vAlign w:val="center"/>
          </w:tcPr>
          <w:p w14:paraId="05E22341"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w:t>
            </w:r>
            <w:r>
              <w:rPr>
                <w:rFonts w:ascii="Aptos" w:hAnsi="Aptos"/>
                <w:sz w:val="22"/>
              </w:rPr>
              <w:t>9.80</w:t>
            </w:r>
          </w:p>
        </w:tc>
        <w:tc>
          <w:tcPr>
            <w:tcW w:w="1584" w:type="dxa"/>
            <w:vAlign w:val="center"/>
          </w:tcPr>
          <w:p w14:paraId="4F6F392C"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w:t>
            </w:r>
            <w:r>
              <w:rPr>
                <w:rFonts w:ascii="Aptos" w:hAnsi="Aptos"/>
                <w:sz w:val="22"/>
              </w:rPr>
              <w:t>5.99</w:t>
            </w:r>
          </w:p>
        </w:tc>
        <w:tc>
          <w:tcPr>
            <w:tcW w:w="1584" w:type="dxa"/>
          </w:tcPr>
          <w:p w14:paraId="78F12E8A" w14:textId="77777777" w:rsidR="00F84078" w:rsidRPr="001D7714" w:rsidRDefault="00F84078" w:rsidP="002E6D17">
            <w:pPr>
              <w:spacing w:before="20" w:after="20" w:line="240" w:lineRule="auto"/>
              <w:jc w:val="center"/>
              <w:rPr>
                <w:rFonts w:ascii="Aptos" w:hAnsi="Aptos"/>
                <w:sz w:val="22"/>
              </w:rPr>
            </w:pPr>
            <w:r>
              <w:rPr>
                <w:rFonts w:ascii="Aptos" w:hAnsi="Aptos"/>
                <w:sz w:val="22"/>
              </w:rPr>
              <w:t>5.34</w:t>
            </w:r>
          </w:p>
        </w:tc>
        <w:tc>
          <w:tcPr>
            <w:tcW w:w="1584" w:type="dxa"/>
          </w:tcPr>
          <w:p w14:paraId="57935101" w14:textId="77777777" w:rsidR="00F84078" w:rsidRPr="001D7714" w:rsidRDefault="00F84078" w:rsidP="002E6D17">
            <w:pPr>
              <w:spacing w:before="20" w:after="20" w:line="240" w:lineRule="auto"/>
              <w:jc w:val="center"/>
              <w:rPr>
                <w:rFonts w:ascii="Aptos" w:hAnsi="Aptos"/>
                <w:sz w:val="22"/>
              </w:rPr>
            </w:pPr>
            <w:r>
              <w:rPr>
                <w:rFonts w:ascii="Aptos" w:hAnsi="Aptos"/>
                <w:sz w:val="22"/>
              </w:rPr>
              <w:t>4.27</w:t>
            </w:r>
          </w:p>
        </w:tc>
      </w:tr>
      <w:tr w:rsidR="00F84078" w14:paraId="67BB8397" w14:textId="77777777" w:rsidTr="002E6D17">
        <w:tc>
          <w:tcPr>
            <w:tcW w:w="1728" w:type="dxa"/>
            <w:tcBorders>
              <w:bottom w:val="nil"/>
            </w:tcBorders>
            <w:vAlign w:val="center"/>
          </w:tcPr>
          <w:p w14:paraId="50D7FA7A" w14:textId="77777777" w:rsidR="00F84078" w:rsidRPr="001D7714" w:rsidRDefault="00F84078" w:rsidP="002E6D17">
            <w:pPr>
              <w:spacing w:before="20" w:after="20" w:line="240" w:lineRule="auto"/>
              <w:rPr>
                <w:rFonts w:ascii="Aptos" w:hAnsi="Aptos"/>
                <w:sz w:val="22"/>
              </w:rPr>
            </w:pPr>
            <w:r w:rsidRPr="001D7714">
              <w:rPr>
                <w:rFonts w:ascii="Aptos" w:hAnsi="Aptos"/>
                <w:sz w:val="22"/>
              </w:rPr>
              <w:t>N</w:t>
            </w:r>
          </w:p>
        </w:tc>
        <w:tc>
          <w:tcPr>
            <w:tcW w:w="1584" w:type="dxa"/>
            <w:tcBorders>
              <w:bottom w:val="nil"/>
            </w:tcBorders>
            <w:vAlign w:val="center"/>
          </w:tcPr>
          <w:p w14:paraId="08B0F6DC"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2</w:t>
            </w:r>
            <w:r>
              <w:rPr>
                <w:rFonts w:ascii="Aptos" w:hAnsi="Aptos"/>
                <w:sz w:val="22"/>
              </w:rPr>
              <w:t>17</w:t>
            </w:r>
          </w:p>
        </w:tc>
        <w:tc>
          <w:tcPr>
            <w:tcW w:w="1584" w:type="dxa"/>
            <w:tcBorders>
              <w:bottom w:val="nil"/>
            </w:tcBorders>
            <w:vAlign w:val="center"/>
          </w:tcPr>
          <w:p w14:paraId="07FB15EA"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2</w:t>
            </w:r>
            <w:r>
              <w:rPr>
                <w:rFonts w:ascii="Aptos" w:hAnsi="Aptos"/>
                <w:sz w:val="22"/>
              </w:rPr>
              <w:t>17</w:t>
            </w:r>
          </w:p>
        </w:tc>
        <w:tc>
          <w:tcPr>
            <w:tcW w:w="1584" w:type="dxa"/>
            <w:tcBorders>
              <w:bottom w:val="nil"/>
            </w:tcBorders>
            <w:vAlign w:val="center"/>
          </w:tcPr>
          <w:p w14:paraId="46846A21"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19</w:t>
            </w:r>
            <w:r>
              <w:rPr>
                <w:rFonts w:ascii="Aptos" w:hAnsi="Aptos"/>
                <w:sz w:val="22"/>
              </w:rPr>
              <w:t>2</w:t>
            </w:r>
          </w:p>
        </w:tc>
        <w:tc>
          <w:tcPr>
            <w:tcW w:w="1584" w:type="dxa"/>
            <w:tcBorders>
              <w:bottom w:val="nil"/>
            </w:tcBorders>
          </w:tcPr>
          <w:p w14:paraId="60E84FB3"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2</w:t>
            </w:r>
            <w:r>
              <w:rPr>
                <w:rFonts w:ascii="Aptos" w:hAnsi="Aptos"/>
                <w:sz w:val="22"/>
              </w:rPr>
              <w:t>17</w:t>
            </w:r>
          </w:p>
        </w:tc>
        <w:tc>
          <w:tcPr>
            <w:tcW w:w="1584" w:type="dxa"/>
            <w:tcBorders>
              <w:bottom w:val="nil"/>
            </w:tcBorders>
          </w:tcPr>
          <w:p w14:paraId="4B466C74" w14:textId="77777777" w:rsidR="00F84078" w:rsidRPr="001D7714" w:rsidRDefault="00F84078" w:rsidP="002E6D17">
            <w:pPr>
              <w:spacing w:before="20" w:after="20" w:line="240" w:lineRule="auto"/>
              <w:jc w:val="center"/>
              <w:rPr>
                <w:rFonts w:ascii="Aptos" w:hAnsi="Aptos"/>
                <w:sz w:val="22"/>
              </w:rPr>
            </w:pPr>
            <w:r>
              <w:rPr>
                <w:rFonts w:ascii="Aptos" w:hAnsi="Aptos"/>
                <w:sz w:val="22"/>
              </w:rPr>
              <w:t>217</w:t>
            </w:r>
          </w:p>
        </w:tc>
      </w:tr>
      <w:tr w:rsidR="00F84078" w14:paraId="5F812D00" w14:textId="77777777" w:rsidTr="002E6D17">
        <w:tc>
          <w:tcPr>
            <w:tcW w:w="1584" w:type="dxa"/>
            <w:gridSpan w:val="6"/>
            <w:tcBorders>
              <w:bottom w:val="nil"/>
            </w:tcBorders>
            <w:vAlign w:val="center"/>
          </w:tcPr>
          <w:p w14:paraId="1FB435D0" w14:textId="77777777" w:rsidR="00F84078" w:rsidRPr="001D7714" w:rsidRDefault="00F84078" w:rsidP="002E6D17">
            <w:pPr>
              <w:spacing w:before="80" w:after="40" w:line="240" w:lineRule="auto"/>
              <w:jc w:val="center"/>
              <w:rPr>
                <w:rFonts w:ascii="Aptos" w:hAnsi="Aptos"/>
                <w:b/>
                <w:bCs/>
                <w:sz w:val="22"/>
              </w:rPr>
            </w:pPr>
            <w:r w:rsidRPr="001D7714">
              <w:rPr>
                <w:rFonts w:ascii="Aptos" w:hAnsi="Aptos"/>
                <w:b/>
                <w:bCs/>
                <w:sz w:val="22"/>
              </w:rPr>
              <w:t>Calibrated models</w:t>
            </w:r>
          </w:p>
        </w:tc>
      </w:tr>
      <w:tr w:rsidR="00F84078" w14:paraId="6E474E87" w14:textId="77777777" w:rsidTr="002E6D17">
        <w:tc>
          <w:tcPr>
            <w:tcW w:w="1728" w:type="dxa"/>
            <w:tcBorders>
              <w:top w:val="nil"/>
              <w:bottom w:val="nil"/>
            </w:tcBorders>
            <w:shd w:val="pct10" w:color="auto" w:fill="auto"/>
          </w:tcPr>
          <w:p w14:paraId="79A83AEE" w14:textId="77777777" w:rsidR="00F84078" w:rsidRPr="001D7714" w:rsidRDefault="00F84078" w:rsidP="002E6D17">
            <w:pPr>
              <w:spacing w:before="40" w:after="40" w:line="240" w:lineRule="auto"/>
              <w:rPr>
                <w:rFonts w:ascii="Aptos" w:hAnsi="Aptos"/>
                <w:sz w:val="22"/>
              </w:rPr>
            </w:pPr>
          </w:p>
        </w:tc>
        <w:tc>
          <w:tcPr>
            <w:tcW w:w="1584" w:type="dxa"/>
            <w:tcBorders>
              <w:top w:val="nil"/>
              <w:bottom w:val="nil"/>
            </w:tcBorders>
            <w:shd w:val="pct10" w:color="auto" w:fill="auto"/>
          </w:tcPr>
          <w:p w14:paraId="45E9A5CF" w14:textId="77777777" w:rsidR="00F84078" w:rsidRPr="001D7714" w:rsidRDefault="00F84078" w:rsidP="002E6D17">
            <w:pPr>
              <w:spacing w:before="40" w:after="40" w:line="240" w:lineRule="auto"/>
              <w:jc w:val="center"/>
              <w:rPr>
                <w:rFonts w:ascii="Aptos" w:hAnsi="Aptos"/>
                <w:i/>
                <w:iCs/>
                <w:sz w:val="22"/>
              </w:rPr>
            </w:pPr>
            <w:r w:rsidRPr="001D7714">
              <w:rPr>
                <w:rFonts w:ascii="Aptos" w:hAnsi="Aptos"/>
                <w:i/>
                <w:iCs/>
                <w:sz w:val="22"/>
              </w:rPr>
              <w:t>y-slope</w:t>
            </w:r>
          </w:p>
        </w:tc>
        <w:tc>
          <w:tcPr>
            <w:tcW w:w="1584" w:type="dxa"/>
            <w:tcBorders>
              <w:top w:val="nil"/>
              <w:bottom w:val="nil"/>
            </w:tcBorders>
            <w:shd w:val="pct10" w:color="auto" w:fill="auto"/>
          </w:tcPr>
          <w:p w14:paraId="2F8ADF06" w14:textId="77777777" w:rsidR="00F84078" w:rsidRPr="001D7714" w:rsidRDefault="00F84078" w:rsidP="002E6D17">
            <w:pPr>
              <w:spacing w:before="40" w:after="40" w:line="240" w:lineRule="auto"/>
              <w:jc w:val="center"/>
              <w:rPr>
                <w:rFonts w:ascii="Aptos" w:hAnsi="Aptos"/>
                <w:i/>
                <w:iCs/>
                <w:sz w:val="22"/>
              </w:rPr>
            </w:pPr>
            <w:r w:rsidRPr="001D7714">
              <w:rPr>
                <w:rFonts w:ascii="Aptos" w:hAnsi="Aptos"/>
                <w:i/>
                <w:iCs/>
                <w:sz w:val="22"/>
              </w:rPr>
              <w:t>π-slope</w:t>
            </w:r>
          </w:p>
        </w:tc>
        <w:tc>
          <w:tcPr>
            <w:tcW w:w="1584" w:type="dxa"/>
            <w:tcBorders>
              <w:top w:val="nil"/>
              <w:bottom w:val="nil"/>
            </w:tcBorders>
            <w:shd w:val="pct10" w:color="auto" w:fill="auto"/>
          </w:tcPr>
          <w:p w14:paraId="7D9AC770" w14:textId="77777777" w:rsidR="00F84078" w:rsidRPr="001D7714" w:rsidRDefault="00F84078" w:rsidP="002E6D17">
            <w:pPr>
              <w:spacing w:before="40" w:after="40" w:line="240" w:lineRule="auto"/>
              <w:jc w:val="center"/>
              <w:rPr>
                <w:rFonts w:ascii="Aptos" w:hAnsi="Aptos"/>
                <w:i/>
                <w:iCs/>
                <w:sz w:val="22"/>
              </w:rPr>
            </w:pPr>
            <w:proofErr w:type="spellStart"/>
            <w:r w:rsidRPr="001D7714">
              <w:rPr>
                <w:rFonts w:ascii="Aptos" w:hAnsi="Aptos"/>
                <w:i/>
                <w:iCs/>
                <w:sz w:val="22"/>
              </w:rPr>
              <w:t>sacratio</w:t>
            </w:r>
            <w:proofErr w:type="spellEnd"/>
          </w:p>
        </w:tc>
        <w:tc>
          <w:tcPr>
            <w:tcW w:w="1584" w:type="dxa"/>
            <w:tcBorders>
              <w:top w:val="nil"/>
              <w:bottom w:val="nil"/>
            </w:tcBorders>
            <w:shd w:val="pct10" w:color="auto" w:fill="auto"/>
          </w:tcPr>
          <w:p w14:paraId="35E200DC" w14:textId="77777777" w:rsidR="00F84078" w:rsidRPr="001D7714" w:rsidRDefault="00F84078" w:rsidP="002E6D17">
            <w:pPr>
              <w:spacing w:before="40" w:after="40" w:line="240" w:lineRule="auto"/>
              <w:jc w:val="center"/>
              <w:rPr>
                <w:rFonts w:ascii="Aptos" w:hAnsi="Aptos"/>
                <w:i/>
                <w:iCs/>
                <w:sz w:val="22"/>
              </w:rPr>
            </w:pPr>
            <w:r w:rsidRPr="001D7714">
              <w:rPr>
                <w:rFonts w:ascii="Aptos" w:hAnsi="Aptos"/>
                <w:i/>
                <w:iCs/>
                <w:sz w:val="22"/>
              </w:rPr>
              <w:t>y-timing</w:t>
            </w:r>
          </w:p>
        </w:tc>
        <w:tc>
          <w:tcPr>
            <w:tcW w:w="1584" w:type="dxa"/>
            <w:tcBorders>
              <w:top w:val="nil"/>
              <w:bottom w:val="nil"/>
            </w:tcBorders>
            <w:shd w:val="pct10" w:color="auto" w:fill="auto"/>
          </w:tcPr>
          <w:p w14:paraId="3A47C46D" w14:textId="77777777" w:rsidR="00F84078" w:rsidRPr="001D7714" w:rsidRDefault="00F84078" w:rsidP="002E6D17">
            <w:pPr>
              <w:spacing w:before="40" w:after="40" w:line="240" w:lineRule="auto"/>
              <w:jc w:val="center"/>
              <w:rPr>
                <w:rFonts w:ascii="Aptos" w:hAnsi="Aptos"/>
                <w:i/>
                <w:iCs/>
                <w:sz w:val="22"/>
              </w:rPr>
            </w:pPr>
            <w:r w:rsidRPr="001D7714">
              <w:rPr>
                <w:rFonts w:ascii="Aptos" w:hAnsi="Aptos"/>
                <w:i/>
                <w:iCs/>
                <w:sz w:val="22"/>
              </w:rPr>
              <w:t>π-timing</w:t>
            </w:r>
          </w:p>
        </w:tc>
      </w:tr>
      <w:tr w:rsidR="00F84078" w14:paraId="0FCBB2F5" w14:textId="77777777" w:rsidTr="002E6D17">
        <w:tc>
          <w:tcPr>
            <w:tcW w:w="1728" w:type="dxa"/>
            <w:tcBorders>
              <w:bottom w:val="nil"/>
            </w:tcBorders>
            <w:vAlign w:val="center"/>
          </w:tcPr>
          <w:p w14:paraId="409C9571" w14:textId="77777777" w:rsidR="00F84078" w:rsidRPr="001D7714" w:rsidRDefault="00F84078" w:rsidP="002E6D17">
            <w:pPr>
              <w:spacing w:before="20" w:after="20" w:line="240" w:lineRule="auto"/>
              <w:rPr>
                <w:rFonts w:ascii="Aptos" w:hAnsi="Aptos"/>
                <w:sz w:val="22"/>
              </w:rPr>
            </w:pPr>
            <w:r w:rsidRPr="001D7714">
              <w:rPr>
                <w:rFonts w:ascii="Aptos" w:hAnsi="Aptos"/>
                <w:sz w:val="22"/>
              </w:rPr>
              <w:t>Mean</w:t>
            </w:r>
          </w:p>
        </w:tc>
        <w:tc>
          <w:tcPr>
            <w:tcW w:w="1584" w:type="dxa"/>
            <w:tcBorders>
              <w:bottom w:val="nil"/>
            </w:tcBorders>
          </w:tcPr>
          <w:p w14:paraId="521DE864"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w:t>
            </w:r>
            <w:r>
              <w:rPr>
                <w:rFonts w:ascii="Aptos" w:hAnsi="Aptos"/>
                <w:sz w:val="22"/>
              </w:rPr>
              <w:t>1.34</w:t>
            </w:r>
          </w:p>
        </w:tc>
        <w:tc>
          <w:tcPr>
            <w:tcW w:w="1584" w:type="dxa"/>
            <w:tcBorders>
              <w:bottom w:val="nil"/>
            </w:tcBorders>
          </w:tcPr>
          <w:p w14:paraId="60692416"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w:t>
            </w:r>
            <w:r>
              <w:rPr>
                <w:rFonts w:ascii="Aptos" w:hAnsi="Aptos"/>
                <w:sz w:val="22"/>
              </w:rPr>
              <w:t>0.27</w:t>
            </w:r>
          </w:p>
        </w:tc>
        <w:tc>
          <w:tcPr>
            <w:tcW w:w="1584" w:type="dxa"/>
            <w:tcBorders>
              <w:bottom w:val="nil"/>
            </w:tcBorders>
          </w:tcPr>
          <w:p w14:paraId="3C9A3F14"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10.27</w:t>
            </w:r>
          </w:p>
        </w:tc>
        <w:tc>
          <w:tcPr>
            <w:tcW w:w="1584" w:type="dxa"/>
            <w:tcBorders>
              <w:bottom w:val="nil"/>
            </w:tcBorders>
          </w:tcPr>
          <w:p w14:paraId="0472A900"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1.38</w:t>
            </w:r>
          </w:p>
        </w:tc>
        <w:tc>
          <w:tcPr>
            <w:tcW w:w="1584" w:type="dxa"/>
            <w:tcBorders>
              <w:bottom w:val="nil"/>
            </w:tcBorders>
          </w:tcPr>
          <w:p w14:paraId="3DCA2A76"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1.</w:t>
            </w:r>
            <w:r>
              <w:rPr>
                <w:rFonts w:ascii="Aptos" w:hAnsi="Aptos"/>
                <w:sz w:val="22"/>
              </w:rPr>
              <w:t>26</w:t>
            </w:r>
          </w:p>
        </w:tc>
      </w:tr>
      <w:tr w:rsidR="00F84078" w14:paraId="6E4F687F" w14:textId="77777777" w:rsidTr="002E6D17">
        <w:tc>
          <w:tcPr>
            <w:tcW w:w="1728" w:type="dxa"/>
            <w:tcBorders>
              <w:bottom w:val="nil"/>
            </w:tcBorders>
            <w:vAlign w:val="center"/>
          </w:tcPr>
          <w:p w14:paraId="149D1C6D" w14:textId="77777777" w:rsidR="00F84078" w:rsidRPr="001D7714" w:rsidRDefault="00F84078" w:rsidP="002E6D17">
            <w:pPr>
              <w:spacing w:before="20" w:after="20" w:line="240" w:lineRule="auto"/>
              <w:rPr>
                <w:rFonts w:ascii="Aptos" w:hAnsi="Aptos"/>
                <w:sz w:val="22"/>
              </w:rPr>
            </w:pPr>
            <w:r w:rsidRPr="001D7714">
              <w:rPr>
                <w:rFonts w:ascii="Aptos" w:hAnsi="Aptos"/>
                <w:sz w:val="22"/>
              </w:rPr>
              <w:t xml:space="preserve">Median </w:t>
            </w:r>
          </w:p>
        </w:tc>
        <w:tc>
          <w:tcPr>
            <w:tcW w:w="1584" w:type="dxa"/>
            <w:tcBorders>
              <w:bottom w:val="nil"/>
            </w:tcBorders>
          </w:tcPr>
          <w:p w14:paraId="6A5836A5"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-0.6</w:t>
            </w:r>
            <w:r>
              <w:rPr>
                <w:rFonts w:ascii="Aptos" w:hAnsi="Aptos"/>
                <w:sz w:val="22"/>
              </w:rPr>
              <w:t>5</w:t>
            </w:r>
          </w:p>
        </w:tc>
        <w:tc>
          <w:tcPr>
            <w:tcW w:w="1584" w:type="dxa"/>
            <w:tcBorders>
              <w:bottom w:val="nil"/>
            </w:tcBorders>
          </w:tcPr>
          <w:p w14:paraId="553548DB"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-0.3</w:t>
            </w:r>
            <w:r>
              <w:rPr>
                <w:rFonts w:ascii="Aptos" w:hAnsi="Aptos"/>
                <w:sz w:val="22"/>
              </w:rPr>
              <w:t>0</w:t>
            </w:r>
          </w:p>
        </w:tc>
        <w:tc>
          <w:tcPr>
            <w:tcW w:w="1584" w:type="dxa"/>
            <w:tcBorders>
              <w:bottom w:val="nil"/>
            </w:tcBorders>
          </w:tcPr>
          <w:p w14:paraId="7838EF7E"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3.44</w:t>
            </w:r>
          </w:p>
        </w:tc>
        <w:tc>
          <w:tcPr>
            <w:tcW w:w="1584" w:type="dxa"/>
            <w:tcBorders>
              <w:bottom w:val="nil"/>
            </w:tcBorders>
          </w:tcPr>
          <w:p w14:paraId="3B48B13B"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1.00</w:t>
            </w:r>
          </w:p>
        </w:tc>
        <w:tc>
          <w:tcPr>
            <w:tcW w:w="1584" w:type="dxa"/>
            <w:tcBorders>
              <w:bottom w:val="nil"/>
            </w:tcBorders>
          </w:tcPr>
          <w:p w14:paraId="6EC3F308"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1.00</w:t>
            </w:r>
          </w:p>
        </w:tc>
      </w:tr>
      <w:tr w:rsidR="00F84078" w14:paraId="6239AB6B" w14:textId="77777777" w:rsidTr="002E6D17">
        <w:tc>
          <w:tcPr>
            <w:tcW w:w="1728" w:type="dxa"/>
            <w:tcBorders>
              <w:bottom w:val="nil"/>
            </w:tcBorders>
            <w:vAlign w:val="center"/>
          </w:tcPr>
          <w:p w14:paraId="7768D43B" w14:textId="77777777" w:rsidR="00F84078" w:rsidRPr="001D7714" w:rsidRDefault="00F84078" w:rsidP="002E6D17">
            <w:pPr>
              <w:spacing w:before="20" w:after="20" w:line="240" w:lineRule="auto"/>
              <w:rPr>
                <w:rFonts w:ascii="Aptos" w:hAnsi="Aptos"/>
                <w:sz w:val="22"/>
              </w:rPr>
            </w:pPr>
            <w:r w:rsidRPr="001D7714">
              <w:rPr>
                <w:rFonts w:ascii="Aptos" w:hAnsi="Aptos"/>
                <w:sz w:val="22"/>
              </w:rPr>
              <w:t>Std deviation</w:t>
            </w:r>
          </w:p>
        </w:tc>
        <w:tc>
          <w:tcPr>
            <w:tcW w:w="1584" w:type="dxa"/>
            <w:tcBorders>
              <w:bottom w:val="nil"/>
            </w:tcBorders>
          </w:tcPr>
          <w:p w14:paraId="0BA2E4A1"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w:t>
            </w:r>
            <w:r>
              <w:rPr>
                <w:rFonts w:ascii="Aptos" w:hAnsi="Aptos"/>
                <w:sz w:val="22"/>
              </w:rPr>
              <w:t>2.51</w:t>
            </w:r>
          </w:p>
        </w:tc>
        <w:tc>
          <w:tcPr>
            <w:tcW w:w="1584" w:type="dxa"/>
            <w:tcBorders>
              <w:bottom w:val="nil"/>
            </w:tcBorders>
          </w:tcPr>
          <w:p w14:paraId="0329BE72"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w:t>
            </w:r>
            <w:r>
              <w:rPr>
                <w:rFonts w:ascii="Aptos" w:hAnsi="Aptos"/>
                <w:sz w:val="22"/>
              </w:rPr>
              <w:t>2.14</w:t>
            </w:r>
          </w:p>
        </w:tc>
        <w:tc>
          <w:tcPr>
            <w:tcW w:w="1584" w:type="dxa"/>
            <w:tcBorders>
              <w:bottom w:val="nil"/>
            </w:tcBorders>
          </w:tcPr>
          <w:p w14:paraId="737BD99A"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24.71</w:t>
            </w:r>
          </w:p>
        </w:tc>
        <w:tc>
          <w:tcPr>
            <w:tcW w:w="1584" w:type="dxa"/>
            <w:tcBorders>
              <w:bottom w:val="nil"/>
            </w:tcBorders>
          </w:tcPr>
          <w:p w14:paraId="7157E002"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0.81</w:t>
            </w:r>
          </w:p>
        </w:tc>
        <w:tc>
          <w:tcPr>
            <w:tcW w:w="1584" w:type="dxa"/>
            <w:tcBorders>
              <w:bottom w:val="nil"/>
            </w:tcBorders>
          </w:tcPr>
          <w:p w14:paraId="53398F42"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w:t>
            </w:r>
            <w:r>
              <w:rPr>
                <w:rFonts w:ascii="Aptos" w:hAnsi="Aptos"/>
                <w:sz w:val="22"/>
              </w:rPr>
              <w:t>0</w:t>
            </w:r>
            <w:r w:rsidRPr="001D7714">
              <w:rPr>
                <w:rFonts w:ascii="Aptos" w:hAnsi="Aptos"/>
                <w:sz w:val="22"/>
              </w:rPr>
              <w:t>.7</w:t>
            </w:r>
            <w:r>
              <w:rPr>
                <w:rFonts w:ascii="Aptos" w:hAnsi="Aptos"/>
                <w:sz w:val="22"/>
              </w:rPr>
              <w:t>4</w:t>
            </w:r>
          </w:p>
        </w:tc>
      </w:tr>
      <w:tr w:rsidR="00F84078" w14:paraId="6999F4FA" w14:textId="77777777" w:rsidTr="002E6D17">
        <w:tc>
          <w:tcPr>
            <w:tcW w:w="1728" w:type="dxa"/>
            <w:tcBorders>
              <w:bottom w:val="nil"/>
            </w:tcBorders>
            <w:vAlign w:val="center"/>
          </w:tcPr>
          <w:p w14:paraId="59721CE8" w14:textId="77777777" w:rsidR="00F84078" w:rsidRPr="001D7714" w:rsidRDefault="00F84078" w:rsidP="002E6D17">
            <w:pPr>
              <w:spacing w:before="20" w:after="20" w:line="240" w:lineRule="auto"/>
              <w:rPr>
                <w:rFonts w:ascii="Aptos" w:hAnsi="Aptos"/>
                <w:sz w:val="22"/>
              </w:rPr>
            </w:pPr>
            <w:r w:rsidRPr="001D7714">
              <w:rPr>
                <w:rFonts w:ascii="Aptos" w:hAnsi="Aptos"/>
                <w:sz w:val="22"/>
              </w:rPr>
              <w:t>Skewness</w:t>
            </w:r>
          </w:p>
        </w:tc>
        <w:tc>
          <w:tcPr>
            <w:tcW w:w="1584" w:type="dxa"/>
            <w:tcBorders>
              <w:bottom w:val="nil"/>
            </w:tcBorders>
          </w:tcPr>
          <w:p w14:paraId="09CBE5D9" w14:textId="77777777" w:rsidR="00F84078" w:rsidRPr="001D7714" w:rsidRDefault="00F84078" w:rsidP="002E6D17">
            <w:pPr>
              <w:spacing w:before="20" w:after="20" w:line="240" w:lineRule="auto"/>
              <w:jc w:val="center"/>
              <w:rPr>
                <w:rFonts w:ascii="Aptos" w:hAnsi="Aptos"/>
                <w:sz w:val="22"/>
              </w:rPr>
            </w:pPr>
            <w:r>
              <w:rPr>
                <w:rFonts w:ascii="Aptos" w:hAnsi="Aptos"/>
                <w:sz w:val="22"/>
              </w:rPr>
              <w:t>0.22</w:t>
            </w:r>
          </w:p>
        </w:tc>
        <w:tc>
          <w:tcPr>
            <w:tcW w:w="1584" w:type="dxa"/>
            <w:tcBorders>
              <w:bottom w:val="nil"/>
            </w:tcBorders>
          </w:tcPr>
          <w:p w14:paraId="6E3D6915"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7.</w:t>
            </w:r>
            <w:r>
              <w:rPr>
                <w:rFonts w:ascii="Aptos" w:hAnsi="Aptos"/>
                <w:sz w:val="22"/>
              </w:rPr>
              <w:t>56</w:t>
            </w:r>
          </w:p>
        </w:tc>
        <w:tc>
          <w:tcPr>
            <w:tcW w:w="1584" w:type="dxa"/>
            <w:tcBorders>
              <w:bottom w:val="nil"/>
            </w:tcBorders>
          </w:tcPr>
          <w:p w14:paraId="44F52DC2"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3.54</w:t>
            </w:r>
          </w:p>
        </w:tc>
        <w:tc>
          <w:tcPr>
            <w:tcW w:w="1584" w:type="dxa"/>
            <w:tcBorders>
              <w:bottom w:val="nil"/>
            </w:tcBorders>
          </w:tcPr>
          <w:p w14:paraId="0CE9514F"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1.93</w:t>
            </w:r>
          </w:p>
        </w:tc>
        <w:tc>
          <w:tcPr>
            <w:tcW w:w="1584" w:type="dxa"/>
            <w:tcBorders>
              <w:bottom w:val="nil"/>
            </w:tcBorders>
          </w:tcPr>
          <w:p w14:paraId="6DE0F167"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 xml:space="preserve"> </w:t>
            </w:r>
            <w:r>
              <w:rPr>
                <w:rFonts w:ascii="Aptos" w:hAnsi="Aptos"/>
                <w:sz w:val="22"/>
              </w:rPr>
              <w:t>3.79</w:t>
            </w:r>
          </w:p>
        </w:tc>
      </w:tr>
      <w:tr w:rsidR="00F84078" w14:paraId="3E6C852D" w14:textId="77777777" w:rsidTr="002E6D17">
        <w:tc>
          <w:tcPr>
            <w:tcW w:w="1728" w:type="dxa"/>
            <w:tcBorders>
              <w:bottom w:val="nil"/>
            </w:tcBorders>
            <w:vAlign w:val="center"/>
          </w:tcPr>
          <w:p w14:paraId="5257FEB3" w14:textId="77777777" w:rsidR="00F84078" w:rsidRPr="001D7714" w:rsidRDefault="00F84078" w:rsidP="002E6D17">
            <w:pPr>
              <w:spacing w:before="20" w:after="20" w:line="240" w:lineRule="auto"/>
              <w:rPr>
                <w:rFonts w:ascii="Aptos" w:hAnsi="Aptos"/>
                <w:sz w:val="22"/>
              </w:rPr>
            </w:pPr>
            <w:r w:rsidRPr="001D7714">
              <w:rPr>
                <w:rFonts w:ascii="Aptos" w:hAnsi="Aptos"/>
                <w:sz w:val="22"/>
              </w:rPr>
              <w:t>N</w:t>
            </w:r>
          </w:p>
        </w:tc>
        <w:tc>
          <w:tcPr>
            <w:tcW w:w="1584" w:type="dxa"/>
            <w:tcBorders>
              <w:bottom w:val="nil"/>
            </w:tcBorders>
            <w:vAlign w:val="center"/>
          </w:tcPr>
          <w:p w14:paraId="14D2F7BD"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91</w:t>
            </w:r>
          </w:p>
        </w:tc>
        <w:tc>
          <w:tcPr>
            <w:tcW w:w="1584" w:type="dxa"/>
            <w:tcBorders>
              <w:bottom w:val="nil"/>
            </w:tcBorders>
            <w:vAlign w:val="center"/>
          </w:tcPr>
          <w:p w14:paraId="7C76D7E9"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91</w:t>
            </w:r>
          </w:p>
        </w:tc>
        <w:tc>
          <w:tcPr>
            <w:tcW w:w="1584" w:type="dxa"/>
            <w:tcBorders>
              <w:bottom w:val="nil"/>
            </w:tcBorders>
            <w:vAlign w:val="center"/>
          </w:tcPr>
          <w:p w14:paraId="76460612"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75</w:t>
            </w:r>
          </w:p>
        </w:tc>
        <w:tc>
          <w:tcPr>
            <w:tcW w:w="1584" w:type="dxa"/>
            <w:tcBorders>
              <w:bottom w:val="nil"/>
            </w:tcBorders>
          </w:tcPr>
          <w:p w14:paraId="7763C743"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91</w:t>
            </w:r>
          </w:p>
        </w:tc>
        <w:tc>
          <w:tcPr>
            <w:tcW w:w="1584" w:type="dxa"/>
            <w:tcBorders>
              <w:bottom w:val="nil"/>
            </w:tcBorders>
          </w:tcPr>
          <w:p w14:paraId="49E056BE"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91</w:t>
            </w:r>
          </w:p>
        </w:tc>
      </w:tr>
      <w:tr w:rsidR="00F84078" w14:paraId="32FFEC73" w14:textId="77777777" w:rsidTr="002E6D17">
        <w:trPr>
          <w:trHeight w:hRule="exact" w:val="432"/>
        </w:trPr>
        <w:tc>
          <w:tcPr>
            <w:tcW w:w="1584" w:type="dxa"/>
            <w:gridSpan w:val="6"/>
            <w:tcBorders>
              <w:top w:val="nil"/>
              <w:bottom w:val="nil"/>
            </w:tcBorders>
            <w:vAlign w:val="center"/>
          </w:tcPr>
          <w:p w14:paraId="643DD421" w14:textId="77777777" w:rsidR="00F84078" w:rsidRPr="001D7714" w:rsidRDefault="00F84078" w:rsidP="002E6D17">
            <w:pPr>
              <w:spacing w:before="80" w:after="40" w:line="276" w:lineRule="auto"/>
              <w:jc w:val="center"/>
              <w:rPr>
                <w:rFonts w:ascii="Aptos" w:hAnsi="Aptos"/>
                <w:b/>
                <w:bCs/>
                <w:sz w:val="22"/>
              </w:rPr>
            </w:pPr>
            <w:r w:rsidRPr="001D7714">
              <w:rPr>
                <w:rFonts w:ascii="Aptos" w:hAnsi="Aptos"/>
                <w:b/>
                <w:bCs/>
                <w:sz w:val="22"/>
              </w:rPr>
              <w:t>Estimated models</w:t>
            </w:r>
          </w:p>
        </w:tc>
      </w:tr>
      <w:tr w:rsidR="00F84078" w14:paraId="600B4ED3" w14:textId="77777777" w:rsidTr="002E6D17">
        <w:tc>
          <w:tcPr>
            <w:tcW w:w="1728" w:type="dxa"/>
            <w:tcBorders>
              <w:top w:val="nil"/>
              <w:bottom w:val="single" w:sz="4" w:space="0" w:color="auto"/>
            </w:tcBorders>
            <w:shd w:val="pct10" w:color="auto" w:fill="auto"/>
            <w:vAlign w:val="center"/>
          </w:tcPr>
          <w:p w14:paraId="1F1ED84A" w14:textId="77777777" w:rsidR="00F84078" w:rsidRPr="001D7714" w:rsidRDefault="00F84078" w:rsidP="002E6D17">
            <w:pPr>
              <w:spacing w:before="40" w:after="40" w:line="276" w:lineRule="auto"/>
              <w:rPr>
                <w:rFonts w:ascii="Aptos" w:hAnsi="Aptos"/>
                <w:sz w:val="22"/>
              </w:rPr>
            </w:pPr>
          </w:p>
        </w:tc>
        <w:tc>
          <w:tcPr>
            <w:tcW w:w="1584" w:type="dxa"/>
            <w:tcBorders>
              <w:top w:val="nil"/>
              <w:bottom w:val="single" w:sz="4" w:space="0" w:color="auto"/>
            </w:tcBorders>
            <w:shd w:val="pct10" w:color="auto" w:fill="auto"/>
            <w:vAlign w:val="center"/>
          </w:tcPr>
          <w:p w14:paraId="7D5C408F" w14:textId="77777777" w:rsidR="00F84078" w:rsidRPr="001D7714" w:rsidRDefault="00F84078" w:rsidP="002E6D17">
            <w:pPr>
              <w:spacing w:before="40" w:after="40" w:line="276" w:lineRule="auto"/>
              <w:jc w:val="center"/>
              <w:rPr>
                <w:rFonts w:ascii="Aptos" w:hAnsi="Aptos"/>
                <w:sz w:val="22"/>
              </w:rPr>
            </w:pPr>
            <w:r w:rsidRPr="001D7714">
              <w:rPr>
                <w:rFonts w:ascii="Aptos" w:hAnsi="Aptos"/>
                <w:i/>
                <w:iCs/>
                <w:sz w:val="22"/>
              </w:rPr>
              <w:t>y-slope</w:t>
            </w:r>
          </w:p>
        </w:tc>
        <w:tc>
          <w:tcPr>
            <w:tcW w:w="1584" w:type="dxa"/>
            <w:tcBorders>
              <w:top w:val="nil"/>
              <w:bottom w:val="single" w:sz="4" w:space="0" w:color="auto"/>
            </w:tcBorders>
            <w:shd w:val="pct10" w:color="auto" w:fill="auto"/>
            <w:vAlign w:val="center"/>
          </w:tcPr>
          <w:p w14:paraId="57259832" w14:textId="77777777" w:rsidR="00F84078" w:rsidRPr="001D7714" w:rsidRDefault="00F84078" w:rsidP="002E6D17">
            <w:pPr>
              <w:spacing w:before="40" w:after="40" w:line="276" w:lineRule="auto"/>
              <w:jc w:val="center"/>
              <w:rPr>
                <w:rFonts w:ascii="Aptos" w:hAnsi="Aptos"/>
                <w:sz w:val="22"/>
              </w:rPr>
            </w:pPr>
            <w:r w:rsidRPr="001D7714">
              <w:rPr>
                <w:rFonts w:ascii="Aptos" w:hAnsi="Aptos" w:cs="Times New Roman"/>
                <w:i/>
                <w:iCs/>
                <w:sz w:val="22"/>
              </w:rPr>
              <w:t>π-slope</w:t>
            </w:r>
          </w:p>
        </w:tc>
        <w:tc>
          <w:tcPr>
            <w:tcW w:w="1584" w:type="dxa"/>
            <w:tcBorders>
              <w:top w:val="nil"/>
              <w:bottom w:val="single" w:sz="4" w:space="0" w:color="auto"/>
            </w:tcBorders>
            <w:shd w:val="pct10" w:color="auto" w:fill="auto"/>
            <w:vAlign w:val="center"/>
          </w:tcPr>
          <w:p w14:paraId="584CA5E2" w14:textId="77777777" w:rsidR="00F84078" w:rsidRPr="001D7714" w:rsidRDefault="00F84078" w:rsidP="002E6D17">
            <w:pPr>
              <w:spacing w:before="40" w:after="40" w:line="276" w:lineRule="auto"/>
              <w:jc w:val="center"/>
              <w:rPr>
                <w:rFonts w:ascii="Aptos" w:hAnsi="Aptos"/>
                <w:sz w:val="22"/>
              </w:rPr>
            </w:pPr>
            <w:proofErr w:type="spellStart"/>
            <w:r w:rsidRPr="001D7714">
              <w:rPr>
                <w:rFonts w:ascii="Aptos" w:hAnsi="Aptos"/>
                <w:i/>
                <w:iCs/>
                <w:sz w:val="22"/>
              </w:rPr>
              <w:t>sacratio</w:t>
            </w:r>
            <w:proofErr w:type="spellEnd"/>
          </w:p>
        </w:tc>
        <w:tc>
          <w:tcPr>
            <w:tcW w:w="1584" w:type="dxa"/>
            <w:tcBorders>
              <w:top w:val="nil"/>
              <w:bottom w:val="single" w:sz="4" w:space="0" w:color="auto"/>
            </w:tcBorders>
            <w:shd w:val="pct10" w:color="auto" w:fill="auto"/>
          </w:tcPr>
          <w:p w14:paraId="0F84A246" w14:textId="77777777" w:rsidR="00F84078" w:rsidRPr="001D7714" w:rsidRDefault="00F84078" w:rsidP="002E6D17">
            <w:pPr>
              <w:spacing w:before="40" w:after="40" w:line="276" w:lineRule="auto"/>
              <w:jc w:val="center"/>
              <w:rPr>
                <w:rFonts w:ascii="Aptos" w:hAnsi="Aptos"/>
                <w:sz w:val="22"/>
              </w:rPr>
            </w:pPr>
            <w:r w:rsidRPr="001D7714">
              <w:rPr>
                <w:rFonts w:ascii="Aptos" w:hAnsi="Aptos"/>
                <w:i/>
                <w:iCs/>
                <w:sz w:val="22"/>
              </w:rPr>
              <w:t>y-timing</w:t>
            </w:r>
          </w:p>
        </w:tc>
        <w:tc>
          <w:tcPr>
            <w:tcW w:w="1584" w:type="dxa"/>
            <w:tcBorders>
              <w:top w:val="nil"/>
              <w:bottom w:val="single" w:sz="4" w:space="0" w:color="auto"/>
            </w:tcBorders>
            <w:shd w:val="pct10" w:color="auto" w:fill="auto"/>
          </w:tcPr>
          <w:p w14:paraId="6E5222BB" w14:textId="77777777" w:rsidR="00F84078" w:rsidRPr="001D7714" w:rsidRDefault="00F84078" w:rsidP="002E6D17">
            <w:pPr>
              <w:spacing w:before="40" w:after="40" w:line="276" w:lineRule="auto"/>
              <w:jc w:val="center"/>
              <w:rPr>
                <w:rFonts w:ascii="Aptos" w:hAnsi="Aptos"/>
                <w:sz w:val="22"/>
              </w:rPr>
            </w:pPr>
            <w:r w:rsidRPr="001D7714">
              <w:rPr>
                <w:rFonts w:ascii="Aptos" w:hAnsi="Aptos" w:cs="Times New Roman"/>
                <w:i/>
                <w:iCs/>
                <w:sz w:val="22"/>
              </w:rPr>
              <w:t>π</w:t>
            </w:r>
            <w:r w:rsidRPr="001D7714">
              <w:rPr>
                <w:rFonts w:ascii="Aptos" w:hAnsi="Aptos"/>
                <w:i/>
                <w:iCs/>
                <w:sz w:val="22"/>
              </w:rPr>
              <w:t>-timing</w:t>
            </w:r>
          </w:p>
        </w:tc>
      </w:tr>
      <w:tr w:rsidR="00F84078" w14:paraId="309DFB5A" w14:textId="77777777" w:rsidTr="002E6D17">
        <w:tc>
          <w:tcPr>
            <w:tcW w:w="1728" w:type="dxa"/>
            <w:tcBorders>
              <w:top w:val="nil"/>
              <w:bottom w:val="nil"/>
            </w:tcBorders>
            <w:vAlign w:val="center"/>
          </w:tcPr>
          <w:p w14:paraId="2CDBEE43" w14:textId="77777777" w:rsidR="00F84078" w:rsidRPr="001D7714" w:rsidRDefault="00F84078" w:rsidP="002E6D17">
            <w:pPr>
              <w:spacing w:before="40" w:after="20" w:line="240" w:lineRule="auto"/>
              <w:rPr>
                <w:rFonts w:ascii="Aptos" w:hAnsi="Aptos"/>
                <w:sz w:val="22"/>
              </w:rPr>
            </w:pPr>
            <w:r w:rsidRPr="001D7714">
              <w:rPr>
                <w:rFonts w:ascii="Aptos" w:hAnsi="Aptos"/>
                <w:sz w:val="22"/>
              </w:rPr>
              <w:t xml:space="preserve">Mean </w:t>
            </w:r>
          </w:p>
        </w:tc>
        <w:tc>
          <w:tcPr>
            <w:tcW w:w="1584" w:type="dxa"/>
            <w:tcBorders>
              <w:top w:val="nil"/>
              <w:bottom w:val="nil"/>
            </w:tcBorders>
            <w:vAlign w:val="center"/>
          </w:tcPr>
          <w:p w14:paraId="0C50529D" w14:textId="77777777" w:rsidR="00F84078" w:rsidRPr="001D7714" w:rsidRDefault="00F84078" w:rsidP="002E6D17">
            <w:pPr>
              <w:spacing w:before="40" w:after="20" w:line="240" w:lineRule="auto"/>
              <w:jc w:val="center"/>
              <w:rPr>
                <w:rFonts w:ascii="Aptos" w:hAnsi="Aptos"/>
                <w:sz w:val="22"/>
              </w:rPr>
            </w:pPr>
            <w:r w:rsidRPr="001D7714">
              <w:rPr>
                <w:rFonts w:ascii="Aptos" w:hAnsi="Aptos"/>
                <w:sz w:val="22"/>
              </w:rPr>
              <w:t>-0.7</w:t>
            </w:r>
            <w:r>
              <w:rPr>
                <w:rFonts w:ascii="Aptos" w:hAnsi="Aptos"/>
                <w:sz w:val="22"/>
              </w:rPr>
              <w:t>9</w:t>
            </w:r>
          </w:p>
        </w:tc>
        <w:tc>
          <w:tcPr>
            <w:tcW w:w="1584" w:type="dxa"/>
            <w:tcBorders>
              <w:top w:val="nil"/>
              <w:bottom w:val="nil"/>
            </w:tcBorders>
            <w:vAlign w:val="center"/>
          </w:tcPr>
          <w:p w14:paraId="007E1573" w14:textId="77777777" w:rsidR="00F84078" w:rsidRPr="001D7714" w:rsidRDefault="00F84078" w:rsidP="002E6D17">
            <w:pPr>
              <w:spacing w:before="40" w:after="20" w:line="240" w:lineRule="auto"/>
              <w:jc w:val="center"/>
              <w:rPr>
                <w:rFonts w:ascii="Aptos" w:hAnsi="Aptos"/>
                <w:sz w:val="22"/>
              </w:rPr>
            </w:pPr>
            <w:r w:rsidRPr="001D7714">
              <w:rPr>
                <w:rFonts w:ascii="Aptos" w:hAnsi="Aptos"/>
                <w:sz w:val="22"/>
              </w:rPr>
              <w:t>-0.</w:t>
            </w:r>
            <w:r>
              <w:rPr>
                <w:rFonts w:ascii="Aptos" w:hAnsi="Aptos"/>
                <w:sz w:val="22"/>
              </w:rPr>
              <w:t>31</w:t>
            </w:r>
          </w:p>
        </w:tc>
        <w:tc>
          <w:tcPr>
            <w:tcW w:w="1584" w:type="dxa"/>
            <w:tcBorders>
              <w:top w:val="nil"/>
              <w:bottom w:val="nil"/>
            </w:tcBorders>
            <w:vAlign w:val="center"/>
          </w:tcPr>
          <w:p w14:paraId="00098A0A" w14:textId="77777777" w:rsidR="00F84078" w:rsidRPr="001D7714" w:rsidRDefault="00F84078" w:rsidP="002E6D17">
            <w:pPr>
              <w:spacing w:before="40" w:after="20" w:line="240" w:lineRule="auto"/>
              <w:jc w:val="center"/>
              <w:rPr>
                <w:rFonts w:ascii="Aptos" w:hAnsi="Aptos"/>
                <w:sz w:val="22"/>
              </w:rPr>
            </w:pPr>
            <w:r>
              <w:rPr>
                <w:rFonts w:ascii="Aptos" w:hAnsi="Aptos"/>
                <w:sz w:val="22"/>
              </w:rPr>
              <w:t>17.21</w:t>
            </w:r>
          </w:p>
        </w:tc>
        <w:tc>
          <w:tcPr>
            <w:tcW w:w="1584" w:type="dxa"/>
            <w:tcBorders>
              <w:top w:val="nil"/>
              <w:bottom w:val="nil"/>
            </w:tcBorders>
          </w:tcPr>
          <w:p w14:paraId="09014A06" w14:textId="77777777" w:rsidR="00F84078" w:rsidRPr="001D7714" w:rsidRDefault="00F84078" w:rsidP="002E6D17">
            <w:pPr>
              <w:spacing w:before="40" w:after="20" w:line="240" w:lineRule="auto"/>
              <w:jc w:val="center"/>
              <w:rPr>
                <w:rFonts w:ascii="Aptos" w:hAnsi="Aptos"/>
                <w:sz w:val="22"/>
              </w:rPr>
            </w:pPr>
            <w:r>
              <w:rPr>
                <w:rFonts w:ascii="Aptos" w:hAnsi="Aptos"/>
                <w:sz w:val="22"/>
              </w:rPr>
              <w:t>2.87</w:t>
            </w:r>
          </w:p>
        </w:tc>
        <w:tc>
          <w:tcPr>
            <w:tcW w:w="1584" w:type="dxa"/>
            <w:tcBorders>
              <w:top w:val="nil"/>
              <w:bottom w:val="nil"/>
            </w:tcBorders>
          </w:tcPr>
          <w:p w14:paraId="1181837D" w14:textId="77777777" w:rsidR="00F84078" w:rsidRPr="001D7714" w:rsidRDefault="00F84078" w:rsidP="002E6D17">
            <w:pPr>
              <w:spacing w:before="40" w:after="20" w:line="240" w:lineRule="auto"/>
              <w:jc w:val="center"/>
              <w:rPr>
                <w:rFonts w:ascii="Aptos" w:hAnsi="Aptos"/>
                <w:sz w:val="22"/>
              </w:rPr>
            </w:pPr>
            <w:r>
              <w:rPr>
                <w:rFonts w:ascii="Aptos" w:hAnsi="Aptos"/>
                <w:sz w:val="22"/>
              </w:rPr>
              <w:t>3.37</w:t>
            </w:r>
          </w:p>
        </w:tc>
      </w:tr>
      <w:tr w:rsidR="00F84078" w14:paraId="51B69124" w14:textId="77777777" w:rsidTr="002E6D17">
        <w:tc>
          <w:tcPr>
            <w:tcW w:w="1728" w:type="dxa"/>
            <w:tcBorders>
              <w:top w:val="nil"/>
              <w:bottom w:val="nil"/>
            </w:tcBorders>
            <w:vAlign w:val="center"/>
          </w:tcPr>
          <w:p w14:paraId="37C06D55" w14:textId="77777777" w:rsidR="00F84078" w:rsidRPr="001D7714" w:rsidRDefault="00F84078" w:rsidP="002E6D17">
            <w:pPr>
              <w:spacing w:before="20" w:after="20" w:line="240" w:lineRule="auto"/>
              <w:rPr>
                <w:rFonts w:ascii="Aptos" w:hAnsi="Aptos"/>
                <w:sz w:val="22"/>
              </w:rPr>
            </w:pPr>
            <w:r w:rsidRPr="001D7714">
              <w:rPr>
                <w:rFonts w:ascii="Aptos" w:hAnsi="Aptos"/>
                <w:sz w:val="22"/>
              </w:rPr>
              <w:t xml:space="preserve">Median </w:t>
            </w:r>
          </w:p>
        </w:tc>
        <w:tc>
          <w:tcPr>
            <w:tcW w:w="1584" w:type="dxa"/>
            <w:tcBorders>
              <w:top w:val="nil"/>
              <w:bottom w:val="nil"/>
            </w:tcBorders>
            <w:vAlign w:val="center"/>
          </w:tcPr>
          <w:p w14:paraId="6C2F3436"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-0.5</w:t>
            </w:r>
            <w:r>
              <w:rPr>
                <w:rFonts w:ascii="Aptos" w:hAnsi="Aptos"/>
                <w:sz w:val="22"/>
              </w:rPr>
              <w:t>1</w:t>
            </w:r>
          </w:p>
        </w:tc>
        <w:tc>
          <w:tcPr>
            <w:tcW w:w="1584" w:type="dxa"/>
            <w:tcBorders>
              <w:top w:val="nil"/>
              <w:bottom w:val="nil"/>
            </w:tcBorders>
            <w:vAlign w:val="center"/>
          </w:tcPr>
          <w:p w14:paraId="69F2EFC1"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-0.1</w:t>
            </w:r>
            <w:r>
              <w:rPr>
                <w:rFonts w:ascii="Aptos" w:hAnsi="Aptos"/>
                <w:sz w:val="22"/>
              </w:rPr>
              <w:t>6</w:t>
            </w:r>
          </w:p>
        </w:tc>
        <w:tc>
          <w:tcPr>
            <w:tcW w:w="1584" w:type="dxa"/>
            <w:tcBorders>
              <w:top w:val="nil"/>
              <w:bottom w:val="nil"/>
            </w:tcBorders>
            <w:vAlign w:val="center"/>
          </w:tcPr>
          <w:p w14:paraId="27E4ADEF"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4.6</w:t>
            </w:r>
            <w:r>
              <w:rPr>
                <w:rFonts w:ascii="Aptos" w:hAnsi="Aptos"/>
                <w:sz w:val="22"/>
              </w:rPr>
              <w:t>5</w:t>
            </w:r>
          </w:p>
        </w:tc>
        <w:tc>
          <w:tcPr>
            <w:tcW w:w="1584" w:type="dxa"/>
            <w:tcBorders>
              <w:top w:val="nil"/>
              <w:bottom w:val="nil"/>
            </w:tcBorders>
          </w:tcPr>
          <w:p w14:paraId="0AF1761B"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2.00</w:t>
            </w:r>
          </w:p>
        </w:tc>
        <w:tc>
          <w:tcPr>
            <w:tcW w:w="1584" w:type="dxa"/>
            <w:tcBorders>
              <w:top w:val="nil"/>
              <w:bottom w:val="nil"/>
            </w:tcBorders>
          </w:tcPr>
          <w:p w14:paraId="6C4C99D6"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2.00</w:t>
            </w:r>
          </w:p>
        </w:tc>
      </w:tr>
      <w:tr w:rsidR="00F84078" w14:paraId="539EFCA2" w14:textId="77777777" w:rsidTr="002E6D17">
        <w:tc>
          <w:tcPr>
            <w:tcW w:w="1728" w:type="dxa"/>
            <w:tcBorders>
              <w:top w:val="nil"/>
              <w:bottom w:val="nil"/>
            </w:tcBorders>
            <w:vAlign w:val="center"/>
          </w:tcPr>
          <w:p w14:paraId="63EAE938" w14:textId="77777777" w:rsidR="00F84078" w:rsidRPr="001D7714" w:rsidRDefault="00F84078" w:rsidP="002E6D17">
            <w:pPr>
              <w:spacing w:before="20" w:after="20" w:line="240" w:lineRule="auto"/>
              <w:rPr>
                <w:rFonts w:ascii="Aptos" w:hAnsi="Aptos"/>
                <w:sz w:val="22"/>
              </w:rPr>
            </w:pPr>
            <w:r w:rsidRPr="001D7714">
              <w:rPr>
                <w:rFonts w:ascii="Aptos" w:hAnsi="Aptos"/>
                <w:sz w:val="22"/>
              </w:rPr>
              <w:t>Std deviation</w:t>
            </w:r>
          </w:p>
        </w:tc>
        <w:tc>
          <w:tcPr>
            <w:tcW w:w="1584" w:type="dxa"/>
            <w:tcBorders>
              <w:top w:val="nil"/>
              <w:bottom w:val="nil"/>
            </w:tcBorders>
            <w:vAlign w:val="center"/>
          </w:tcPr>
          <w:p w14:paraId="4601ECB3"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1.</w:t>
            </w:r>
            <w:r>
              <w:rPr>
                <w:rFonts w:ascii="Aptos" w:hAnsi="Aptos"/>
                <w:sz w:val="22"/>
              </w:rPr>
              <w:t>21</w:t>
            </w:r>
          </w:p>
        </w:tc>
        <w:tc>
          <w:tcPr>
            <w:tcW w:w="1584" w:type="dxa"/>
            <w:tcBorders>
              <w:top w:val="nil"/>
              <w:bottom w:val="nil"/>
            </w:tcBorders>
            <w:vAlign w:val="center"/>
          </w:tcPr>
          <w:p w14:paraId="52E26352"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0.</w:t>
            </w:r>
            <w:r>
              <w:rPr>
                <w:rFonts w:ascii="Aptos" w:hAnsi="Aptos"/>
                <w:sz w:val="22"/>
              </w:rPr>
              <w:t>60</w:t>
            </w:r>
          </w:p>
        </w:tc>
        <w:tc>
          <w:tcPr>
            <w:tcW w:w="1584" w:type="dxa"/>
            <w:tcBorders>
              <w:top w:val="nil"/>
              <w:bottom w:val="nil"/>
            </w:tcBorders>
            <w:vAlign w:val="center"/>
          </w:tcPr>
          <w:p w14:paraId="520927E4"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5</w:t>
            </w:r>
            <w:r>
              <w:rPr>
                <w:rFonts w:ascii="Aptos" w:hAnsi="Aptos"/>
                <w:sz w:val="22"/>
              </w:rPr>
              <w:t>5.32</w:t>
            </w:r>
          </w:p>
        </w:tc>
        <w:tc>
          <w:tcPr>
            <w:tcW w:w="1584" w:type="dxa"/>
            <w:tcBorders>
              <w:top w:val="nil"/>
              <w:bottom w:val="nil"/>
            </w:tcBorders>
          </w:tcPr>
          <w:p w14:paraId="444C2D45" w14:textId="77777777" w:rsidR="00F84078" w:rsidRPr="001D7714" w:rsidRDefault="00F84078" w:rsidP="002E6D17">
            <w:pPr>
              <w:spacing w:before="20" w:after="20" w:line="240" w:lineRule="auto"/>
              <w:jc w:val="center"/>
              <w:rPr>
                <w:rFonts w:ascii="Aptos" w:hAnsi="Aptos"/>
                <w:sz w:val="22"/>
              </w:rPr>
            </w:pPr>
            <w:r>
              <w:rPr>
                <w:rFonts w:ascii="Aptos" w:hAnsi="Aptos"/>
                <w:sz w:val="22"/>
              </w:rPr>
              <w:t>2.73</w:t>
            </w:r>
          </w:p>
        </w:tc>
        <w:tc>
          <w:tcPr>
            <w:tcW w:w="1584" w:type="dxa"/>
            <w:tcBorders>
              <w:top w:val="nil"/>
              <w:bottom w:val="nil"/>
            </w:tcBorders>
          </w:tcPr>
          <w:p w14:paraId="397188EF" w14:textId="77777777" w:rsidR="00F84078" w:rsidRPr="001D7714" w:rsidRDefault="00F84078" w:rsidP="002E6D17">
            <w:pPr>
              <w:spacing w:before="20" w:after="20" w:line="240" w:lineRule="auto"/>
              <w:jc w:val="center"/>
              <w:rPr>
                <w:rFonts w:ascii="Aptos" w:hAnsi="Aptos"/>
                <w:sz w:val="22"/>
              </w:rPr>
            </w:pPr>
            <w:r>
              <w:rPr>
                <w:rFonts w:ascii="Aptos" w:hAnsi="Aptos"/>
                <w:sz w:val="22"/>
              </w:rPr>
              <w:t>4.04</w:t>
            </w:r>
          </w:p>
        </w:tc>
      </w:tr>
      <w:tr w:rsidR="00F84078" w14:paraId="27BE93F6" w14:textId="77777777" w:rsidTr="002E6D17">
        <w:tc>
          <w:tcPr>
            <w:tcW w:w="1728" w:type="dxa"/>
            <w:tcBorders>
              <w:top w:val="nil"/>
              <w:bottom w:val="nil"/>
            </w:tcBorders>
            <w:vAlign w:val="center"/>
          </w:tcPr>
          <w:p w14:paraId="154EBB74" w14:textId="77777777" w:rsidR="00F84078" w:rsidRPr="001D7714" w:rsidRDefault="00F84078" w:rsidP="002E6D17">
            <w:pPr>
              <w:spacing w:before="20" w:after="20" w:line="240" w:lineRule="auto"/>
              <w:rPr>
                <w:rFonts w:ascii="Aptos" w:hAnsi="Aptos"/>
                <w:sz w:val="22"/>
              </w:rPr>
            </w:pPr>
            <w:r w:rsidRPr="001D7714">
              <w:rPr>
                <w:rFonts w:ascii="Aptos" w:hAnsi="Aptos"/>
                <w:sz w:val="22"/>
              </w:rPr>
              <w:t>Skewness</w:t>
            </w:r>
          </w:p>
        </w:tc>
        <w:tc>
          <w:tcPr>
            <w:tcW w:w="1584" w:type="dxa"/>
            <w:tcBorders>
              <w:top w:val="nil"/>
              <w:bottom w:val="nil"/>
            </w:tcBorders>
            <w:vAlign w:val="center"/>
          </w:tcPr>
          <w:p w14:paraId="087A1A80" w14:textId="77777777" w:rsidR="00F84078" w:rsidRPr="001D7714" w:rsidRDefault="00F84078" w:rsidP="002E6D17">
            <w:pPr>
              <w:spacing w:before="20" w:after="20" w:line="240" w:lineRule="auto"/>
              <w:jc w:val="center"/>
              <w:rPr>
                <w:rFonts w:ascii="Aptos" w:hAnsi="Aptos"/>
                <w:sz w:val="22"/>
              </w:rPr>
            </w:pPr>
            <w:r>
              <w:rPr>
                <w:rFonts w:ascii="Aptos" w:hAnsi="Aptos"/>
                <w:sz w:val="22"/>
              </w:rPr>
              <w:t>-5.19</w:t>
            </w:r>
          </w:p>
        </w:tc>
        <w:tc>
          <w:tcPr>
            <w:tcW w:w="1584" w:type="dxa"/>
            <w:tcBorders>
              <w:top w:val="nil"/>
              <w:bottom w:val="nil"/>
            </w:tcBorders>
            <w:vAlign w:val="center"/>
          </w:tcPr>
          <w:p w14:paraId="4F574D4E" w14:textId="77777777" w:rsidR="00F84078" w:rsidRPr="001D7714" w:rsidRDefault="00F84078" w:rsidP="002E6D17">
            <w:pPr>
              <w:spacing w:before="20" w:after="20" w:line="240" w:lineRule="auto"/>
              <w:jc w:val="center"/>
              <w:rPr>
                <w:rFonts w:ascii="Aptos" w:hAnsi="Aptos"/>
                <w:sz w:val="22"/>
              </w:rPr>
            </w:pPr>
            <w:r>
              <w:rPr>
                <w:rFonts w:ascii="Aptos" w:hAnsi="Aptos"/>
                <w:sz w:val="22"/>
              </w:rPr>
              <w:t>-5.03</w:t>
            </w:r>
          </w:p>
        </w:tc>
        <w:tc>
          <w:tcPr>
            <w:tcW w:w="1584" w:type="dxa"/>
            <w:tcBorders>
              <w:top w:val="nil"/>
              <w:bottom w:val="nil"/>
            </w:tcBorders>
            <w:vAlign w:val="center"/>
          </w:tcPr>
          <w:p w14:paraId="633D9B00" w14:textId="77777777" w:rsidR="00F84078" w:rsidRPr="001D7714" w:rsidRDefault="00F84078" w:rsidP="002E6D17">
            <w:pPr>
              <w:spacing w:before="20" w:after="20" w:line="240" w:lineRule="auto"/>
              <w:jc w:val="center"/>
              <w:rPr>
                <w:rFonts w:ascii="Aptos" w:hAnsi="Aptos"/>
                <w:sz w:val="22"/>
              </w:rPr>
            </w:pPr>
            <w:r w:rsidRPr="001D7714">
              <w:rPr>
                <w:rFonts w:ascii="Aptos" w:hAnsi="Aptos"/>
                <w:sz w:val="22"/>
              </w:rPr>
              <w:t>5.</w:t>
            </w:r>
            <w:r>
              <w:rPr>
                <w:rFonts w:ascii="Aptos" w:hAnsi="Aptos"/>
                <w:sz w:val="22"/>
              </w:rPr>
              <w:t>32</w:t>
            </w:r>
          </w:p>
        </w:tc>
        <w:tc>
          <w:tcPr>
            <w:tcW w:w="1584" w:type="dxa"/>
            <w:tcBorders>
              <w:top w:val="nil"/>
              <w:bottom w:val="nil"/>
            </w:tcBorders>
          </w:tcPr>
          <w:p w14:paraId="4D703DE5" w14:textId="77777777" w:rsidR="00F84078" w:rsidRPr="001D7714" w:rsidRDefault="00F84078" w:rsidP="002E6D17">
            <w:pPr>
              <w:spacing w:before="20" w:after="20" w:line="240" w:lineRule="auto"/>
              <w:jc w:val="center"/>
              <w:rPr>
                <w:rFonts w:ascii="Aptos" w:hAnsi="Aptos"/>
                <w:sz w:val="22"/>
              </w:rPr>
            </w:pPr>
            <w:r>
              <w:rPr>
                <w:rFonts w:ascii="Aptos" w:hAnsi="Aptos"/>
                <w:sz w:val="22"/>
              </w:rPr>
              <w:t>4.62</w:t>
            </w:r>
          </w:p>
        </w:tc>
        <w:tc>
          <w:tcPr>
            <w:tcW w:w="1584" w:type="dxa"/>
            <w:tcBorders>
              <w:top w:val="nil"/>
              <w:bottom w:val="nil"/>
            </w:tcBorders>
          </w:tcPr>
          <w:p w14:paraId="66034D6F" w14:textId="77777777" w:rsidR="00F84078" w:rsidRPr="001D7714" w:rsidRDefault="00F84078" w:rsidP="002E6D17">
            <w:pPr>
              <w:spacing w:before="20" w:after="20" w:line="240" w:lineRule="auto"/>
              <w:jc w:val="center"/>
              <w:rPr>
                <w:rFonts w:ascii="Aptos" w:hAnsi="Aptos"/>
                <w:sz w:val="22"/>
              </w:rPr>
            </w:pPr>
            <w:r>
              <w:rPr>
                <w:rFonts w:ascii="Aptos" w:hAnsi="Aptos"/>
                <w:sz w:val="22"/>
              </w:rPr>
              <w:t>3.31</w:t>
            </w:r>
          </w:p>
        </w:tc>
      </w:tr>
      <w:tr w:rsidR="00F84078" w14:paraId="372EC674" w14:textId="77777777" w:rsidTr="002E6D17">
        <w:tc>
          <w:tcPr>
            <w:tcW w:w="1728" w:type="dxa"/>
            <w:tcBorders>
              <w:top w:val="nil"/>
              <w:bottom w:val="single" w:sz="4" w:space="0" w:color="auto"/>
            </w:tcBorders>
            <w:vAlign w:val="center"/>
          </w:tcPr>
          <w:p w14:paraId="553F08C7" w14:textId="77777777" w:rsidR="00F84078" w:rsidRPr="001D7714" w:rsidRDefault="00F84078" w:rsidP="002E6D17">
            <w:pPr>
              <w:spacing w:before="20" w:after="40" w:line="240" w:lineRule="auto"/>
              <w:rPr>
                <w:rFonts w:ascii="Aptos" w:hAnsi="Aptos"/>
                <w:sz w:val="22"/>
              </w:rPr>
            </w:pPr>
            <w:r w:rsidRPr="001D7714">
              <w:rPr>
                <w:rFonts w:ascii="Aptos" w:hAnsi="Aptos"/>
                <w:sz w:val="22"/>
              </w:rPr>
              <w:t>N</w:t>
            </w:r>
          </w:p>
        </w:tc>
        <w:tc>
          <w:tcPr>
            <w:tcW w:w="1584" w:type="dxa"/>
            <w:tcBorders>
              <w:top w:val="nil"/>
              <w:bottom w:val="single" w:sz="4" w:space="0" w:color="auto"/>
            </w:tcBorders>
            <w:vAlign w:val="center"/>
          </w:tcPr>
          <w:p w14:paraId="6E408DE9" w14:textId="77777777" w:rsidR="00F84078" w:rsidRPr="001D7714" w:rsidRDefault="00F84078" w:rsidP="002E6D17">
            <w:pPr>
              <w:spacing w:before="20" w:after="40" w:line="240" w:lineRule="auto"/>
              <w:jc w:val="center"/>
              <w:rPr>
                <w:rFonts w:ascii="Aptos" w:hAnsi="Aptos"/>
                <w:sz w:val="22"/>
              </w:rPr>
            </w:pPr>
            <w:r w:rsidRPr="001D7714">
              <w:rPr>
                <w:rFonts w:ascii="Aptos" w:hAnsi="Aptos"/>
                <w:sz w:val="22"/>
              </w:rPr>
              <w:t>1</w:t>
            </w:r>
            <w:r>
              <w:rPr>
                <w:rFonts w:ascii="Aptos" w:hAnsi="Aptos"/>
                <w:sz w:val="22"/>
              </w:rPr>
              <w:t>26</w:t>
            </w:r>
          </w:p>
        </w:tc>
        <w:tc>
          <w:tcPr>
            <w:tcW w:w="1584" w:type="dxa"/>
            <w:tcBorders>
              <w:top w:val="nil"/>
              <w:bottom w:val="single" w:sz="4" w:space="0" w:color="auto"/>
            </w:tcBorders>
            <w:vAlign w:val="center"/>
          </w:tcPr>
          <w:p w14:paraId="3D9118C2" w14:textId="77777777" w:rsidR="00F84078" w:rsidRPr="001D7714" w:rsidRDefault="00F84078" w:rsidP="002E6D17">
            <w:pPr>
              <w:spacing w:before="20" w:after="40" w:line="240" w:lineRule="auto"/>
              <w:jc w:val="center"/>
              <w:rPr>
                <w:rFonts w:ascii="Aptos" w:hAnsi="Aptos"/>
                <w:sz w:val="22"/>
              </w:rPr>
            </w:pPr>
            <w:r>
              <w:rPr>
                <w:rFonts w:ascii="Aptos" w:hAnsi="Aptos"/>
                <w:sz w:val="22"/>
              </w:rPr>
              <w:t>126</w:t>
            </w:r>
          </w:p>
        </w:tc>
        <w:tc>
          <w:tcPr>
            <w:tcW w:w="1584" w:type="dxa"/>
            <w:tcBorders>
              <w:top w:val="nil"/>
              <w:bottom w:val="single" w:sz="4" w:space="0" w:color="auto"/>
            </w:tcBorders>
            <w:vAlign w:val="center"/>
          </w:tcPr>
          <w:p w14:paraId="026FA0B9" w14:textId="77777777" w:rsidR="00F84078" w:rsidRPr="001D7714" w:rsidRDefault="00F84078" w:rsidP="002E6D17">
            <w:pPr>
              <w:spacing w:before="20" w:after="40" w:line="240" w:lineRule="auto"/>
              <w:jc w:val="center"/>
              <w:rPr>
                <w:rFonts w:ascii="Aptos" w:hAnsi="Aptos"/>
                <w:sz w:val="22"/>
              </w:rPr>
            </w:pPr>
            <w:r w:rsidRPr="001D7714">
              <w:rPr>
                <w:rFonts w:ascii="Aptos" w:hAnsi="Aptos"/>
                <w:sz w:val="22"/>
              </w:rPr>
              <w:t>1</w:t>
            </w:r>
            <w:r>
              <w:rPr>
                <w:rFonts w:ascii="Aptos" w:hAnsi="Aptos"/>
                <w:sz w:val="22"/>
              </w:rPr>
              <w:t>17</w:t>
            </w:r>
          </w:p>
        </w:tc>
        <w:tc>
          <w:tcPr>
            <w:tcW w:w="1584" w:type="dxa"/>
            <w:tcBorders>
              <w:top w:val="nil"/>
              <w:bottom w:val="single" w:sz="4" w:space="0" w:color="auto"/>
            </w:tcBorders>
          </w:tcPr>
          <w:p w14:paraId="0F758F4F" w14:textId="77777777" w:rsidR="00F84078" w:rsidRPr="001D7714" w:rsidRDefault="00F84078" w:rsidP="002E6D17">
            <w:pPr>
              <w:spacing w:before="20" w:after="40" w:line="240" w:lineRule="auto"/>
              <w:jc w:val="center"/>
              <w:rPr>
                <w:rFonts w:ascii="Aptos" w:hAnsi="Aptos"/>
                <w:sz w:val="22"/>
              </w:rPr>
            </w:pPr>
            <w:r>
              <w:rPr>
                <w:rFonts w:ascii="Aptos" w:hAnsi="Aptos"/>
                <w:sz w:val="22"/>
              </w:rPr>
              <w:t>126</w:t>
            </w:r>
          </w:p>
        </w:tc>
        <w:tc>
          <w:tcPr>
            <w:tcW w:w="1584" w:type="dxa"/>
            <w:tcBorders>
              <w:top w:val="nil"/>
              <w:bottom w:val="single" w:sz="4" w:space="0" w:color="auto"/>
            </w:tcBorders>
          </w:tcPr>
          <w:p w14:paraId="2C0782B9" w14:textId="77777777" w:rsidR="00F84078" w:rsidRPr="001D7714" w:rsidRDefault="00F84078" w:rsidP="002E6D17">
            <w:pPr>
              <w:spacing w:before="20" w:after="40" w:line="240" w:lineRule="auto"/>
              <w:jc w:val="center"/>
              <w:rPr>
                <w:rFonts w:ascii="Aptos" w:hAnsi="Aptos"/>
                <w:sz w:val="22"/>
              </w:rPr>
            </w:pPr>
            <w:r>
              <w:rPr>
                <w:rFonts w:ascii="Aptos" w:hAnsi="Aptos"/>
                <w:sz w:val="22"/>
              </w:rPr>
              <w:t>126</w:t>
            </w:r>
          </w:p>
        </w:tc>
      </w:tr>
      <w:tr w:rsidR="00F84078" w14:paraId="06B500EC" w14:textId="77777777" w:rsidTr="002E6D17">
        <w:tc>
          <w:tcPr>
            <w:tcW w:w="8640" w:type="dxa"/>
            <w:gridSpan w:val="6"/>
            <w:tcBorders>
              <w:top w:val="single" w:sz="4" w:space="0" w:color="auto"/>
              <w:bottom w:val="single" w:sz="4" w:space="0" w:color="auto"/>
            </w:tcBorders>
            <w:vAlign w:val="center"/>
          </w:tcPr>
          <w:p w14:paraId="1880226A" w14:textId="77777777" w:rsidR="00F84078" w:rsidRPr="001D7714" w:rsidRDefault="00F84078" w:rsidP="002E6D17">
            <w:pPr>
              <w:spacing w:before="40" w:after="40" w:line="240" w:lineRule="auto"/>
              <w:rPr>
                <w:rFonts w:ascii="Aptos" w:hAnsi="Aptos"/>
                <w:sz w:val="20"/>
                <w:szCs w:val="20"/>
              </w:rPr>
            </w:pPr>
            <w:r w:rsidRPr="001D7714">
              <w:rPr>
                <w:rFonts w:ascii="Aptos" w:hAnsi="Aptos"/>
                <w:sz w:val="20"/>
                <w:szCs w:val="20"/>
              </w:rPr>
              <w:t>Notes: See Table 1 for definitions of variables</w:t>
            </w:r>
            <w:r w:rsidRPr="001D7714">
              <w:rPr>
                <w:rFonts w:ascii="Aptos" w:hAnsi="Aptos" w:cs="Times New Roman"/>
                <w:sz w:val="20"/>
                <w:szCs w:val="20"/>
              </w:rPr>
              <w:t xml:space="preserve">.  </w:t>
            </w:r>
            <w:r w:rsidRPr="001D7714">
              <w:rPr>
                <w:rFonts w:ascii="Aptos" w:hAnsi="Aptos"/>
                <w:sz w:val="20"/>
                <w:szCs w:val="20"/>
              </w:rPr>
              <w:t>Source: authors’ calculations based on simulations of MMB models.</w:t>
            </w:r>
          </w:p>
        </w:tc>
      </w:tr>
    </w:tbl>
    <w:p w14:paraId="12F9DFD4" w14:textId="77777777" w:rsidR="00F84078" w:rsidRDefault="00F84078" w:rsidP="009C4BEF">
      <w:pPr>
        <w:ind w:firstLine="720"/>
      </w:pPr>
    </w:p>
    <w:p w14:paraId="676DAB0F" w14:textId="741F95BE" w:rsidR="00F84078" w:rsidRPr="008F6712" w:rsidRDefault="00F84078" w:rsidP="00F84078">
      <w:pPr>
        <w:ind w:firstLine="720"/>
      </w:pPr>
      <w:r>
        <w:t xml:space="preserve">On average, monetary policy is faster and (at least for output) more powerful in the calibrated models than estimated models.  That is, the cumulative effects of a given cumulative </w:t>
      </w:r>
      <w:r>
        <w:lastRenderedPageBreak/>
        <w:t xml:space="preserve">change in real interest rates on output (as measured by </w:t>
      </w:r>
      <w:r>
        <w:rPr>
          <w:i/>
          <w:iCs/>
        </w:rPr>
        <w:t>y-slope</w:t>
      </w:r>
      <w:r>
        <w:t xml:space="preserve">) are larger for the calibrated models.  In addition, the output cost of disinflation—that is, the sacrifice ratio—is smaller for the calibrated models.  And all of this comes earlier for the calibrated models, meaning at lower values of </w:t>
      </w:r>
      <w:r w:rsidRPr="00316B93">
        <w:rPr>
          <w:i/>
          <w:iCs/>
        </w:rPr>
        <w:t>y-timing</w:t>
      </w:r>
      <w:r>
        <w:t xml:space="preserve"> and </w:t>
      </w:r>
      <w:r w:rsidRPr="00316B93">
        <w:rPr>
          <w:rFonts w:cs="Times New Roman"/>
          <w:i/>
          <w:iCs/>
          <w:szCs w:val="24"/>
        </w:rPr>
        <w:t>π</w:t>
      </w:r>
      <w:r w:rsidRPr="00316B93">
        <w:rPr>
          <w:i/>
          <w:iCs/>
          <w:szCs w:val="24"/>
        </w:rPr>
        <w:t>-timing</w:t>
      </w:r>
      <w:r>
        <w:t xml:space="preserve">.  </w:t>
      </w:r>
      <w:del w:id="132" w:author="English, William" w:date="2025-09-15T22:08:00Z" w16du:dateUtc="2025-09-16T02:08:00Z">
        <w:r w:rsidDel="00685EB6">
          <w:delText>Evidently</w:delText>
        </w:r>
      </w:del>
      <w:ins w:id="133" w:author="English, William" w:date="2025-09-15T22:08:00Z" w16du:dateUtc="2025-09-16T02:08:00Z">
        <w:r w:rsidR="00685EB6">
          <w:t>Taken at face valu</w:t>
        </w:r>
      </w:ins>
      <w:ins w:id="134" w:author="English, William" w:date="2025-09-15T22:09:00Z" w16du:dateUtc="2025-09-16T02:09:00Z">
        <w:r w:rsidR="00685EB6">
          <w:t>e, these results suggest that</w:t>
        </w:r>
      </w:ins>
      <w:del w:id="135" w:author="English, William" w:date="2025-09-15T22:09:00Z" w16du:dateUtc="2025-09-16T02:09:00Z">
        <w:r w:rsidDel="00685EB6">
          <w:delText>,</w:delText>
        </w:r>
      </w:del>
      <w:r>
        <w:t xml:space="preserve"> the developers of calibrated models have greater faith in the power of monetary policy than the data </w:t>
      </w:r>
      <w:del w:id="136" w:author="English, William" w:date="2025-09-15T22:09:00Z" w16du:dateUtc="2025-09-16T02:09:00Z">
        <w:r w:rsidDel="00367C48">
          <w:delText>show</w:delText>
        </w:r>
      </w:del>
      <w:ins w:id="137" w:author="English, William" w:date="2025-09-15T22:09:00Z" w16du:dateUtc="2025-09-16T02:09:00Z">
        <w:r w:rsidR="00367C48">
          <w:t>suggest</w:t>
        </w:r>
      </w:ins>
      <w:del w:id="138" w:author="English, William" w:date="2025-09-15T22:09:00Z" w16du:dateUtc="2025-09-16T02:09:00Z">
        <w:r w:rsidDel="00685EB6">
          <w:delText>, although one must acknowledge that not all calibrated models are meant to be taken seriously as quantitative assessments of monetary policy, as opposed to devices to illustrate the mechanisms by which monetary policy can work</w:delText>
        </w:r>
      </w:del>
      <w:r>
        <w:t xml:space="preserve">.  That said, even </w:t>
      </w:r>
      <w:del w:id="139" w:author="English, William" w:date="2025-09-15T22:10:00Z" w16du:dateUtc="2025-09-16T02:10:00Z">
        <w:r w:rsidDel="00631123">
          <w:delText xml:space="preserve">for </w:delText>
        </w:r>
      </w:del>
      <w:ins w:id="140" w:author="English, William" w:date="2025-09-15T22:10:00Z" w16du:dateUtc="2025-09-16T02:10:00Z">
        <w:r w:rsidR="00631123">
          <w:t xml:space="preserve">the </w:t>
        </w:r>
      </w:ins>
      <w:r>
        <w:t>estimated models</w:t>
      </w:r>
      <w:ins w:id="141" w:author="English, William" w:date="2025-09-15T22:10:00Z" w16du:dateUtc="2025-09-16T02:10:00Z">
        <w:r w:rsidR="00631123">
          <w:t xml:space="preserve"> are not consistent with </w:t>
        </w:r>
      </w:ins>
      <w:del w:id="142" w:author="English, William" w:date="2025-09-15T22:10:00Z" w16du:dateUtc="2025-09-16T02:10:00Z">
        <w:r w:rsidDel="00631123">
          <w:delText xml:space="preserve">, </w:delText>
        </w:r>
      </w:del>
      <w:r>
        <w:t xml:space="preserve">Milton Friedman’s characterization of the lags of monetary policy </w:t>
      </w:r>
      <w:del w:id="143" w:author="English, William" w:date="2025-09-15T22:10:00Z" w16du:dateUtc="2025-09-16T02:10:00Z">
        <w:r w:rsidDel="00631123">
          <w:delText xml:space="preserve">being </w:delText>
        </w:r>
      </w:del>
      <w:ins w:id="144" w:author="English, William" w:date="2025-09-15T22:10:00Z" w16du:dateUtc="2025-09-16T02:10:00Z">
        <w:r w:rsidR="00631123">
          <w:t xml:space="preserve">as </w:t>
        </w:r>
      </w:ins>
      <w:r>
        <w:t>“long and variable” (Nelson, 2020, p. 141)</w:t>
      </w:r>
      <w:ins w:id="145" w:author="English, William" w:date="2025-09-15T22:11:00Z" w16du:dateUtc="2025-09-16T02:11:00Z">
        <w:r w:rsidR="00631123">
          <w:t xml:space="preserve">, </w:t>
        </w:r>
      </w:ins>
      <w:del w:id="146" w:author="English, William" w:date="2025-09-15T22:11:00Z" w16du:dateUtc="2025-09-16T02:11:00Z">
        <w:r w:rsidDel="00631123">
          <w:delText xml:space="preserve"> is not clearly correct, or </w:delText>
        </w:r>
      </w:del>
      <w:r>
        <w:t xml:space="preserve">at </w:t>
      </w:r>
      <w:del w:id="147" w:author="English, William" w:date="2025-09-15T22:11:00Z" w16du:dateUtc="2025-09-16T02:11:00Z">
        <w:r w:rsidDel="00631123">
          <w:delText>least not for</w:delText>
        </w:r>
      </w:del>
      <w:ins w:id="148" w:author="English, William" w:date="2025-09-15T22:11:00Z" w16du:dateUtc="2025-09-16T02:11:00Z">
        <w:r w:rsidR="00631123">
          <w:t>with regard to</w:t>
        </w:r>
      </w:ins>
      <w:r>
        <w:t xml:space="preserve"> length</w:t>
      </w:r>
      <w:ins w:id="149" w:author="English, William" w:date="2025-09-15T22:11:00Z" w16du:dateUtc="2025-09-16T02:11:00Z">
        <w:r w:rsidR="00631123">
          <w:t xml:space="preserve">: </w:t>
        </w:r>
      </w:ins>
      <w:del w:id="150" w:author="English, William" w:date="2025-09-15T22:11:00Z" w16du:dateUtc="2025-09-16T02:11:00Z">
        <w:r w:rsidDel="00631123">
          <w:delText xml:space="preserve">. </w:delText>
        </w:r>
      </w:del>
      <w:r>
        <w:t xml:space="preserve"> The mean lag for the timing of the peak output response for estimated models is less than three</w:t>
      </w:r>
      <w:ins w:id="151" w:author="English, William" w:date="2025-09-15T22:11:00Z" w16du:dateUtc="2025-09-16T02:11:00Z">
        <w:r w:rsidR="00053984">
          <w:t xml:space="preserve"> quarters.  </w:t>
        </w:r>
      </w:ins>
      <w:r>
        <w:t xml:space="preserve"> </w:t>
      </w:r>
    </w:p>
    <w:p w14:paraId="3D9DBDBD" w14:textId="7F95E447" w:rsidR="009C4BEF" w:rsidRPr="005F7640" w:rsidRDefault="009C4BEF" w:rsidP="009C4BEF">
      <w:pPr>
        <w:ind w:firstLine="720"/>
      </w:pPr>
      <w:r>
        <w:t xml:space="preserve">Tables </w:t>
      </w:r>
      <w:r w:rsidR="00F84078">
        <w:t>4</w:t>
      </w:r>
      <w:r>
        <w:t xml:space="preserve"> and </w:t>
      </w:r>
      <w:r w:rsidR="00F84078">
        <w:t>5</w:t>
      </w:r>
      <w:r>
        <w:t xml:space="preserve"> decompose these statistics by the monetary policy rule that generated them.  Several observations arise from this decomposition.  First, Table </w:t>
      </w:r>
      <w:r w:rsidR="00F84078">
        <w:t>4</w:t>
      </w:r>
      <w:r>
        <w:t xml:space="preserve"> demonstrates that the greater power of calibrated models regarding output described above reflects larger effects for the TR and ITR, while there is little difference based on the GR.  This result presumably stems from the output term in the GR being written, as the name suggests, in terms of growth rates, as opposed to levels of output.</w:t>
      </w:r>
      <w:r>
        <w:rPr>
          <w:rStyle w:val="FootnoteReference"/>
        </w:rPr>
        <w:footnoteReference w:id="21"/>
      </w:r>
      <w:r>
        <w:t xml:space="preserve">  Second, the persistence implied by the ITR, and especially the GR, results in larger absolute values of </w:t>
      </w:r>
      <w:r w:rsidRPr="00484EE4">
        <w:rPr>
          <w:i/>
          <w:iCs/>
        </w:rPr>
        <w:t>y-slope</w:t>
      </w:r>
      <w:r>
        <w:t xml:space="preserve"> and </w:t>
      </w:r>
      <w:r w:rsidRPr="00484EE4">
        <w:rPr>
          <w:rFonts w:cs="Times New Roman"/>
          <w:i/>
          <w:iCs/>
        </w:rPr>
        <w:t>π</w:t>
      </w:r>
      <w:r w:rsidRPr="00484EE4">
        <w:rPr>
          <w:i/>
          <w:iCs/>
        </w:rPr>
        <w:t>-slop</w:t>
      </w:r>
      <w:r>
        <w:rPr>
          <w:i/>
          <w:iCs/>
        </w:rPr>
        <w:t xml:space="preserve">e </w:t>
      </w:r>
      <w:r>
        <w:t>for both the calibrated and estimated models</w:t>
      </w:r>
      <w:r>
        <w:rPr>
          <w:i/>
          <w:iCs/>
        </w:rPr>
        <w:t>.</w:t>
      </w:r>
      <w:r>
        <w:t xml:space="preserve">  This is not as obvious a result as might seem on the surface, as </w:t>
      </w:r>
      <w:r w:rsidRPr="00C7354E">
        <w:rPr>
          <w:i/>
          <w:iCs/>
        </w:rPr>
        <w:t>y-slope</w:t>
      </w:r>
      <w:r>
        <w:t xml:space="preserve"> and </w:t>
      </w:r>
      <w:r w:rsidRPr="00C7354E">
        <w:rPr>
          <w:rFonts w:cs="Times New Roman"/>
          <w:i/>
          <w:iCs/>
        </w:rPr>
        <w:t>π</w:t>
      </w:r>
      <w:r w:rsidRPr="00C7354E">
        <w:rPr>
          <w:i/>
          <w:iCs/>
        </w:rPr>
        <w:t>-slop</w:t>
      </w:r>
      <w:r>
        <w:rPr>
          <w:i/>
          <w:iCs/>
        </w:rPr>
        <w:t xml:space="preserve">e </w:t>
      </w:r>
      <w:r>
        <w:t xml:space="preserve">are scaled to the magnitude of the movement in real rates that each policy rule elicits.  Third, the results for sacrifice ratios indicate that higher values of </w:t>
      </w:r>
      <w:r w:rsidRPr="00C7354E">
        <w:rPr>
          <w:i/>
          <w:iCs/>
        </w:rPr>
        <w:t>y-slope</w:t>
      </w:r>
      <w:r>
        <w:t xml:space="preserve"> and </w:t>
      </w:r>
      <w:r w:rsidRPr="00C7354E">
        <w:rPr>
          <w:rFonts w:cs="Times New Roman"/>
          <w:i/>
          <w:iCs/>
        </w:rPr>
        <w:t>π</w:t>
      </w:r>
      <w:r w:rsidRPr="00C7354E">
        <w:rPr>
          <w:i/>
          <w:iCs/>
        </w:rPr>
        <w:t>-slop</w:t>
      </w:r>
      <w:r>
        <w:rPr>
          <w:i/>
          <w:iCs/>
        </w:rPr>
        <w:t xml:space="preserve">e </w:t>
      </w:r>
      <w:r>
        <w:t xml:space="preserve">do not necessarily </w:t>
      </w:r>
      <w:r>
        <w:lastRenderedPageBreak/>
        <w:t>translate into lower sacrifice ratios.  Indeed, the sacrifice ratios are smaller on balance for the calibrated models and there is much less variability in sacrifice ratios among calibrated models.</w:t>
      </w:r>
      <w:r>
        <w:rPr>
          <w:rStyle w:val="FootnoteReference"/>
        </w:rPr>
        <w:footnoteReference w:id="22"/>
      </w:r>
    </w:p>
    <w:p w14:paraId="0295C62A" w14:textId="416B2C49" w:rsidR="009C4BEF" w:rsidRPr="00484EE4" w:rsidRDefault="009C4BEF" w:rsidP="009C4BEF">
      <w:r>
        <w:ta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97"/>
        <w:gridCol w:w="801"/>
        <w:gridCol w:w="879"/>
        <w:gridCol w:w="916"/>
        <w:gridCol w:w="829"/>
        <w:gridCol w:w="880"/>
        <w:gridCol w:w="916"/>
        <w:gridCol w:w="829"/>
        <w:gridCol w:w="897"/>
        <w:gridCol w:w="916"/>
      </w:tblGrid>
      <w:tr w:rsidR="009C4BEF" w14:paraId="5537F6D5" w14:textId="77777777" w:rsidTr="002E6D17">
        <w:trPr>
          <w:trHeight w:val="288"/>
        </w:trPr>
        <w:tc>
          <w:tcPr>
            <w:tcW w:w="9360" w:type="dxa"/>
            <w:gridSpan w:val="10"/>
            <w:tcBorders>
              <w:top w:val="single" w:sz="4" w:space="0" w:color="auto"/>
            </w:tcBorders>
            <w:vAlign w:val="center"/>
          </w:tcPr>
          <w:p w14:paraId="46DFF3DA" w14:textId="1A816EAF" w:rsidR="009C4BEF" w:rsidRPr="001D7714" w:rsidRDefault="009C4BEF" w:rsidP="002E6D17">
            <w:pPr>
              <w:spacing w:line="240" w:lineRule="auto"/>
              <w:jc w:val="center"/>
              <w:rPr>
                <w:rFonts w:ascii="Aptos" w:hAnsi="Aptos" w:cs="Times New Roman"/>
                <w:sz w:val="22"/>
              </w:rPr>
            </w:pPr>
            <w:r w:rsidRPr="001D7714">
              <w:rPr>
                <w:rFonts w:ascii="Aptos" w:hAnsi="Aptos" w:cs="Times New Roman"/>
                <w:sz w:val="22"/>
              </w:rPr>
              <w:t xml:space="preserve">Table </w:t>
            </w:r>
            <w:r w:rsidR="00F84078">
              <w:rPr>
                <w:rFonts w:ascii="Aptos" w:hAnsi="Aptos" w:cs="Times New Roman"/>
                <w:sz w:val="22"/>
              </w:rPr>
              <w:t>4</w:t>
            </w:r>
          </w:p>
          <w:p w14:paraId="189ACDB0" w14:textId="77777777" w:rsidR="009C4BEF" w:rsidRPr="001D7714" w:rsidRDefault="009C4BEF" w:rsidP="002E6D17">
            <w:pPr>
              <w:spacing w:after="0" w:line="240" w:lineRule="auto"/>
              <w:jc w:val="center"/>
              <w:rPr>
                <w:rFonts w:ascii="Aptos" w:hAnsi="Aptos" w:cs="Times New Roman"/>
                <w:b/>
                <w:bCs/>
                <w:sz w:val="22"/>
                <w:u w:val="single"/>
              </w:rPr>
            </w:pPr>
            <w:r w:rsidRPr="001D7714">
              <w:rPr>
                <w:rFonts w:ascii="Aptos" w:hAnsi="Aptos" w:cs="Times New Roman"/>
                <w:b/>
                <w:bCs/>
                <w:sz w:val="22"/>
                <w:u w:val="single"/>
              </w:rPr>
              <w:t>Summary statistics for macroeconomic elasticity variables</w:t>
            </w:r>
          </w:p>
          <w:p w14:paraId="05D19B1A" w14:textId="77777777" w:rsidR="009C4BEF" w:rsidRPr="001D7714" w:rsidRDefault="009C4BEF" w:rsidP="002E6D17">
            <w:pPr>
              <w:spacing w:before="0" w:line="240" w:lineRule="auto"/>
              <w:jc w:val="center"/>
              <w:rPr>
                <w:rFonts w:ascii="Aptos" w:hAnsi="Aptos" w:cs="Times New Roman"/>
                <w:i/>
                <w:iCs/>
                <w:sz w:val="20"/>
                <w:szCs w:val="20"/>
              </w:rPr>
            </w:pPr>
            <w:r w:rsidRPr="001D7714">
              <w:rPr>
                <w:rFonts w:ascii="Aptos" w:hAnsi="Aptos" w:cs="Times New Roman"/>
                <w:sz w:val="20"/>
                <w:szCs w:val="20"/>
              </w:rPr>
              <w:t>(by policy rule and model type)</w:t>
            </w:r>
          </w:p>
        </w:tc>
      </w:tr>
      <w:tr w:rsidR="009C4BEF" w14:paraId="62C33169" w14:textId="77777777" w:rsidTr="002E6D17">
        <w:trPr>
          <w:trHeight w:val="288"/>
        </w:trPr>
        <w:tc>
          <w:tcPr>
            <w:tcW w:w="9360" w:type="dxa"/>
            <w:gridSpan w:val="10"/>
            <w:vAlign w:val="center"/>
          </w:tcPr>
          <w:p w14:paraId="5F0520AB" w14:textId="77777777" w:rsidR="009C4BEF" w:rsidRPr="001D7714" w:rsidRDefault="009C4BEF" w:rsidP="002E6D17">
            <w:pPr>
              <w:spacing w:before="80" w:after="80" w:line="240" w:lineRule="auto"/>
              <w:jc w:val="center"/>
              <w:rPr>
                <w:rFonts w:ascii="Aptos" w:hAnsi="Aptos" w:cs="Times New Roman"/>
                <w:b/>
                <w:bCs/>
                <w:sz w:val="22"/>
              </w:rPr>
            </w:pPr>
            <w:r w:rsidRPr="001D7714">
              <w:rPr>
                <w:rFonts w:ascii="Aptos" w:hAnsi="Aptos" w:cs="Times New Roman"/>
                <w:b/>
                <w:bCs/>
                <w:sz w:val="22"/>
              </w:rPr>
              <w:t>Calibrated models</w:t>
            </w:r>
          </w:p>
        </w:tc>
      </w:tr>
      <w:tr w:rsidR="009C4BEF" w14:paraId="0FD7271E" w14:textId="77777777" w:rsidTr="007E4C9F">
        <w:trPr>
          <w:trHeight w:val="288"/>
        </w:trPr>
        <w:tc>
          <w:tcPr>
            <w:tcW w:w="1497" w:type="dxa"/>
            <w:vAlign w:val="center"/>
          </w:tcPr>
          <w:p w14:paraId="754B7B8F" w14:textId="77777777" w:rsidR="009C4BEF" w:rsidRPr="001D7714" w:rsidRDefault="009C4BEF" w:rsidP="002E6D17">
            <w:pPr>
              <w:spacing w:before="80" w:after="80" w:line="276" w:lineRule="auto"/>
              <w:rPr>
                <w:rFonts w:ascii="Aptos" w:hAnsi="Aptos" w:cs="Times New Roman"/>
                <w:sz w:val="22"/>
              </w:rPr>
            </w:pPr>
          </w:p>
        </w:tc>
        <w:tc>
          <w:tcPr>
            <w:tcW w:w="2596" w:type="dxa"/>
            <w:gridSpan w:val="3"/>
            <w:tcBorders>
              <w:right w:val="single" w:sz="4" w:space="0" w:color="auto"/>
            </w:tcBorders>
            <w:vAlign w:val="center"/>
          </w:tcPr>
          <w:p w14:paraId="6BD004CC"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y-slope</w:t>
            </w:r>
          </w:p>
        </w:tc>
        <w:tc>
          <w:tcPr>
            <w:tcW w:w="2625" w:type="dxa"/>
            <w:gridSpan w:val="3"/>
            <w:tcBorders>
              <w:left w:val="single" w:sz="4" w:space="0" w:color="auto"/>
              <w:right w:val="single" w:sz="4" w:space="0" w:color="auto"/>
            </w:tcBorders>
            <w:vAlign w:val="center"/>
          </w:tcPr>
          <w:p w14:paraId="2654FD06"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π-slope</w:t>
            </w:r>
          </w:p>
        </w:tc>
        <w:tc>
          <w:tcPr>
            <w:tcW w:w="2642" w:type="dxa"/>
            <w:gridSpan w:val="3"/>
            <w:tcBorders>
              <w:left w:val="single" w:sz="4" w:space="0" w:color="auto"/>
            </w:tcBorders>
            <w:vAlign w:val="center"/>
          </w:tcPr>
          <w:p w14:paraId="257B8CD9" w14:textId="77777777" w:rsidR="009C4BEF" w:rsidRPr="001D7714" w:rsidRDefault="009C4BEF" w:rsidP="002E6D17">
            <w:pPr>
              <w:spacing w:before="80" w:after="80" w:line="276" w:lineRule="auto"/>
              <w:jc w:val="center"/>
              <w:rPr>
                <w:rFonts w:ascii="Aptos" w:hAnsi="Aptos" w:cs="Times New Roman"/>
                <w:i/>
                <w:iCs/>
                <w:sz w:val="22"/>
              </w:rPr>
            </w:pPr>
            <w:proofErr w:type="spellStart"/>
            <w:r w:rsidRPr="001D7714">
              <w:rPr>
                <w:rFonts w:ascii="Aptos" w:hAnsi="Aptos" w:cs="Times New Roman"/>
                <w:i/>
                <w:iCs/>
                <w:sz w:val="22"/>
              </w:rPr>
              <w:t>sacratio</w:t>
            </w:r>
            <w:proofErr w:type="spellEnd"/>
          </w:p>
        </w:tc>
      </w:tr>
      <w:tr w:rsidR="009C4BEF" w14:paraId="5185FE55" w14:textId="77777777" w:rsidTr="007E4C9F">
        <w:tc>
          <w:tcPr>
            <w:tcW w:w="1497" w:type="dxa"/>
            <w:tcBorders>
              <w:bottom w:val="single" w:sz="4" w:space="0" w:color="auto"/>
            </w:tcBorders>
            <w:shd w:val="pct10" w:color="auto" w:fill="auto"/>
          </w:tcPr>
          <w:p w14:paraId="4C046BE9" w14:textId="77777777" w:rsidR="009C4BEF" w:rsidRPr="001D7714" w:rsidRDefault="009C4BEF" w:rsidP="002E6D17">
            <w:pPr>
              <w:spacing w:before="80" w:after="80" w:line="276" w:lineRule="auto"/>
              <w:rPr>
                <w:rFonts w:ascii="Aptos" w:hAnsi="Aptos" w:cs="Times New Roman"/>
                <w:i/>
                <w:iCs/>
                <w:sz w:val="22"/>
              </w:rPr>
            </w:pPr>
            <w:r w:rsidRPr="001D7714">
              <w:rPr>
                <w:rFonts w:ascii="Aptos" w:hAnsi="Aptos" w:cs="Times New Roman"/>
                <w:i/>
                <w:iCs/>
                <w:sz w:val="22"/>
              </w:rPr>
              <w:t>Rules -&gt;</w:t>
            </w:r>
          </w:p>
        </w:tc>
        <w:tc>
          <w:tcPr>
            <w:tcW w:w="801" w:type="dxa"/>
            <w:tcBorders>
              <w:bottom w:val="single" w:sz="4" w:space="0" w:color="auto"/>
            </w:tcBorders>
            <w:shd w:val="pct10" w:color="auto" w:fill="auto"/>
          </w:tcPr>
          <w:p w14:paraId="60ACA475"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Taylor</w:t>
            </w:r>
          </w:p>
        </w:tc>
        <w:tc>
          <w:tcPr>
            <w:tcW w:w="879" w:type="dxa"/>
            <w:tcBorders>
              <w:bottom w:val="single" w:sz="4" w:space="0" w:color="auto"/>
            </w:tcBorders>
            <w:shd w:val="pct10" w:color="auto" w:fill="auto"/>
          </w:tcPr>
          <w:p w14:paraId="5A2DFC09"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Inertial</w:t>
            </w:r>
          </w:p>
        </w:tc>
        <w:tc>
          <w:tcPr>
            <w:tcW w:w="916" w:type="dxa"/>
            <w:tcBorders>
              <w:bottom w:val="single" w:sz="4" w:space="0" w:color="auto"/>
              <w:right w:val="single" w:sz="4" w:space="0" w:color="auto"/>
            </w:tcBorders>
            <w:shd w:val="pct10" w:color="auto" w:fill="auto"/>
          </w:tcPr>
          <w:p w14:paraId="312AD5D0"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Growth</w:t>
            </w:r>
          </w:p>
        </w:tc>
        <w:tc>
          <w:tcPr>
            <w:tcW w:w="829" w:type="dxa"/>
            <w:tcBorders>
              <w:left w:val="single" w:sz="4" w:space="0" w:color="auto"/>
              <w:bottom w:val="single" w:sz="4" w:space="0" w:color="auto"/>
            </w:tcBorders>
            <w:shd w:val="pct10" w:color="auto" w:fill="auto"/>
          </w:tcPr>
          <w:p w14:paraId="53595FA8"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Taylor</w:t>
            </w:r>
          </w:p>
        </w:tc>
        <w:tc>
          <w:tcPr>
            <w:tcW w:w="880" w:type="dxa"/>
            <w:tcBorders>
              <w:bottom w:val="single" w:sz="4" w:space="0" w:color="auto"/>
            </w:tcBorders>
            <w:shd w:val="pct10" w:color="auto" w:fill="auto"/>
          </w:tcPr>
          <w:p w14:paraId="26B79ABB"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Inertial</w:t>
            </w:r>
          </w:p>
        </w:tc>
        <w:tc>
          <w:tcPr>
            <w:tcW w:w="916" w:type="dxa"/>
            <w:tcBorders>
              <w:bottom w:val="single" w:sz="4" w:space="0" w:color="auto"/>
              <w:right w:val="single" w:sz="4" w:space="0" w:color="auto"/>
            </w:tcBorders>
            <w:shd w:val="pct10" w:color="auto" w:fill="auto"/>
          </w:tcPr>
          <w:p w14:paraId="6CB7C495"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Growth</w:t>
            </w:r>
          </w:p>
        </w:tc>
        <w:tc>
          <w:tcPr>
            <w:tcW w:w="829" w:type="dxa"/>
            <w:tcBorders>
              <w:left w:val="single" w:sz="4" w:space="0" w:color="auto"/>
              <w:bottom w:val="single" w:sz="4" w:space="0" w:color="auto"/>
            </w:tcBorders>
            <w:shd w:val="pct10" w:color="auto" w:fill="auto"/>
          </w:tcPr>
          <w:p w14:paraId="60FD815C"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Taylor</w:t>
            </w:r>
          </w:p>
        </w:tc>
        <w:tc>
          <w:tcPr>
            <w:tcW w:w="897" w:type="dxa"/>
            <w:tcBorders>
              <w:bottom w:val="single" w:sz="4" w:space="0" w:color="auto"/>
            </w:tcBorders>
            <w:shd w:val="pct10" w:color="auto" w:fill="auto"/>
          </w:tcPr>
          <w:p w14:paraId="7858A2BA"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 xml:space="preserve">Inertial </w:t>
            </w:r>
          </w:p>
        </w:tc>
        <w:tc>
          <w:tcPr>
            <w:tcW w:w="916" w:type="dxa"/>
            <w:tcBorders>
              <w:bottom w:val="single" w:sz="4" w:space="0" w:color="auto"/>
            </w:tcBorders>
            <w:shd w:val="pct10" w:color="auto" w:fill="auto"/>
          </w:tcPr>
          <w:p w14:paraId="7B67A085"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Growth</w:t>
            </w:r>
          </w:p>
        </w:tc>
      </w:tr>
      <w:tr w:rsidR="009C4BEF" w14:paraId="0F693413" w14:textId="77777777" w:rsidTr="007E4C9F">
        <w:tc>
          <w:tcPr>
            <w:tcW w:w="1497" w:type="dxa"/>
            <w:tcBorders>
              <w:top w:val="single" w:sz="4" w:space="0" w:color="auto"/>
            </w:tcBorders>
            <w:vAlign w:val="center"/>
          </w:tcPr>
          <w:p w14:paraId="1C7AF200" w14:textId="77777777" w:rsidR="009C4BEF" w:rsidRPr="001D7714" w:rsidRDefault="009C4BEF" w:rsidP="002E6D17">
            <w:pPr>
              <w:spacing w:before="40" w:after="20" w:line="240" w:lineRule="auto"/>
              <w:rPr>
                <w:rFonts w:ascii="Aptos" w:hAnsi="Aptos" w:cs="Times New Roman"/>
                <w:sz w:val="22"/>
              </w:rPr>
            </w:pPr>
            <w:r w:rsidRPr="001D7714">
              <w:rPr>
                <w:rFonts w:ascii="Aptos" w:hAnsi="Aptos" w:cs="Times New Roman"/>
                <w:sz w:val="22"/>
              </w:rPr>
              <w:t>Mean</w:t>
            </w:r>
          </w:p>
        </w:tc>
        <w:tc>
          <w:tcPr>
            <w:tcW w:w="801" w:type="dxa"/>
            <w:tcBorders>
              <w:top w:val="single" w:sz="4" w:space="0" w:color="auto"/>
            </w:tcBorders>
          </w:tcPr>
          <w:p w14:paraId="33A2ABCA" w14:textId="77777777" w:rsidR="009C4BEF" w:rsidRPr="001D7714" w:rsidRDefault="009C4BEF" w:rsidP="002E6D17">
            <w:pPr>
              <w:spacing w:before="40" w:after="20" w:line="240" w:lineRule="auto"/>
              <w:jc w:val="center"/>
              <w:rPr>
                <w:rFonts w:ascii="Aptos" w:hAnsi="Aptos" w:cs="Times New Roman"/>
                <w:sz w:val="22"/>
              </w:rPr>
            </w:pPr>
            <w:r w:rsidRPr="001D7714">
              <w:rPr>
                <w:rFonts w:ascii="Aptos" w:hAnsi="Aptos" w:cs="Times New Roman"/>
                <w:sz w:val="22"/>
              </w:rPr>
              <w:t>-0.</w:t>
            </w:r>
            <w:r>
              <w:rPr>
                <w:rFonts w:ascii="Aptos" w:hAnsi="Aptos" w:cs="Times New Roman"/>
                <w:sz w:val="22"/>
              </w:rPr>
              <w:t>99</w:t>
            </w:r>
          </w:p>
        </w:tc>
        <w:tc>
          <w:tcPr>
            <w:tcW w:w="879" w:type="dxa"/>
            <w:tcBorders>
              <w:top w:val="single" w:sz="4" w:space="0" w:color="auto"/>
            </w:tcBorders>
          </w:tcPr>
          <w:p w14:paraId="02A52A4C" w14:textId="77777777" w:rsidR="009C4BEF" w:rsidRPr="001D7714" w:rsidRDefault="009C4BEF" w:rsidP="002E6D17">
            <w:pPr>
              <w:spacing w:before="40" w:after="20" w:line="240" w:lineRule="auto"/>
              <w:jc w:val="center"/>
              <w:rPr>
                <w:rFonts w:ascii="Aptos" w:hAnsi="Aptos" w:cs="Times New Roman"/>
                <w:sz w:val="22"/>
              </w:rPr>
            </w:pPr>
            <w:r w:rsidRPr="001D7714">
              <w:rPr>
                <w:rFonts w:ascii="Aptos" w:hAnsi="Aptos" w:cs="Times New Roman"/>
                <w:sz w:val="22"/>
              </w:rPr>
              <w:t>-1.</w:t>
            </w:r>
            <w:r>
              <w:rPr>
                <w:rFonts w:ascii="Aptos" w:hAnsi="Aptos" w:cs="Times New Roman"/>
                <w:sz w:val="22"/>
              </w:rPr>
              <w:t>69</w:t>
            </w:r>
          </w:p>
        </w:tc>
        <w:tc>
          <w:tcPr>
            <w:tcW w:w="916" w:type="dxa"/>
            <w:tcBorders>
              <w:top w:val="single" w:sz="4" w:space="0" w:color="auto"/>
              <w:right w:val="single" w:sz="4" w:space="0" w:color="auto"/>
            </w:tcBorders>
          </w:tcPr>
          <w:p w14:paraId="155444C8" w14:textId="77777777" w:rsidR="009C4BEF" w:rsidRPr="001D7714" w:rsidRDefault="009C4BEF" w:rsidP="002E6D17">
            <w:pPr>
              <w:spacing w:before="40" w:after="20" w:line="240" w:lineRule="auto"/>
              <w:jc w:val="center"/>
              <w:rPr>
                <w:rFonts w:ascii="Aptos" w:hAnsi="Aptos" w:cs="Times New Roman"/>
                <w:sz w:val="22"/>
              </w:rPr>
            </w:pPr>
            <w:r w:rsidRPr="001D7714">
              <w:rPr>
                <w:rFonts w:ascii="Aptos" w:hAnsi="Aptos" w:cs="Times New Roman"/>
                <w:sz w:val="22"/>
              </w:rPr>
              <w:t>-</w:t>
            </w:r>
            <w:r>
              <w:rPr>
                <w:rFonts w:ascii="Aptos" w:hAnsi="Aptos" w:cs="Times New Roman"/>
                <w:sz w:val="22"/>
              </w:rPr>
              <w:t>1.33</w:t>
            </w:r>
          </w:p>
        </w:tc>
        <w:tc>
          <w:tcPr>
            <w:tcW w:w="829" w:type="dxa"/>
            <w:tcBorders>
              <w:top w:val="single" w:sz="4" w:space="0" w:color="auto"/>
              <w:left w:val="single" w:sz="4" w:space="0" w:color="auto"/>
            </w:tcBorders>
          </w:tcPr>
          <w:p w14:paraId="5CDF75B6" w14:textId="77777777" w:rsidR="009C4BEF" w:rsidRPr="001D7714" w:rsidRDefault="009C4BEF" w:rsidP="002E6D17">
            <w:pPr>
              <w:spacing w:before="40" w:after="20" w:line="240" w:lineRule="auto"/>
              <w:jc w:val="center"/>
              <w:rPr>
                <w:rFonts w:ascii="Aptos" w:hAnsi="Aptos" w:cs="Times New Roman"/>
                <w:sz w:val="22"/>
              </w:rPr>
            </w:pPr>
            <w:r>
              <w:rPr>
                <w:rFonts w:ascii="Aptos" w:hAnsi="Aptos" w:cs="Times New Roman"/>
                <w:sz w:val="22"/>
              </w:rPr>
              <w:t>0.55</w:t>
            </w:r>
          </w:p>
        </w:tc>
        <w:tc>
          <w:tcPr>
            <w:tcW w:w="880" w:type="dxa"/>
            <w:tcBorders>
              <w:top w:val="single" w:sz="4" w:space="0" w:color="auto"/>
            </w:tcBorders>
          </w:tcPr>
          <w:p w14:paraId="03B3BBC9" w14:textId="77777777" w:rsidR="009C4BEF" w:rsidRPr="001D7714" w:rsidRDefault="009C4BEF" w:rsidP="002E6D17">
            <w:pPr>
              <w:spacing w:before="40" w:after="20" w:line="240" w:lineRule="auto"/>
              <w:jc w:val="center"/>
              <w:rPr>
                <w:rFonts w:ascii="Aptos" w:hAnsi="Aptos" w:cs="Times New Roman"/>
                <w:sz w:val="22"/>
              </w:rPr>
            </w:pPr>
            <w:r w:rsidRPr="001D7714">
              <w:rPr>
                <w:rFonts w:ascii="Aptos" w:hAnsi="Aptos" w:cs="Times New Roman"/>
                <w:sz w:val="22"/>
              </w:rPr>
              <w:t>-0.</w:t>
            </w:r>
            <w:r>
              <w:rPr>
                <w:rFonts w:ascii="Aptos" w:hAnsi="Aptos" w:cs="Times New Roman"/>
                <w:sz w:val="22"/>
              </w:rPr>
              <w:t>43</w:t>
            </w:r>
          </w:p>
        </w:tc>
        <w:tc>
          <w:tcPr>
            <w:tcW w:w="916" w:type="dxa"/>
            <w:tcBorders>
              <w:top w:val="single" w:sz="4" w:space="0" w:color="auto"/>
              <w:right w:val="single" w:sz="4" w:space="0" w:color="auto"/>
            </w:tcBorders>
          </w:tcPr>
          <w:p w14:paraId="2137BA61" w14:textId="77777777" w:rsidR="009C4BEF" w:rsidRPr="001D7714" w:rsidRDefault="009C4BEF" w:rsidP="002E6D17">
            <w:pPr>
              <w:spacing w:before="40" w:after="20" w:line="240" w:lineRule="auto"/>
              <w:jc w:val="center"/>
              <w:rPr>
                <w:rFonts w:ascii="Aptos" w:hAnsi="Aptos" w:cs="Times New Roman"/>
                <w:sz w:val="22"/>
              </w:rPr>
            </w:pPr>
            <w:r w:rsidRPr="001D7714">
              <w:rPr>
                <w:rFonts w:ascii="Aptos" w:hAnsi="Aptos" w:cs="Times New Roman"/>
                <w:sz w:val="22"/>
              </w:rPr>
              <w:t>-</w:t>
            </w:r>
            <w:r>
              <w:rPr>
                <w:rFonts w:ascii="Aptos" w:hAnsi="Aptos" w:cs="Times New Roman"/>
                <w:sz w:val="22"/>
              </w:rPr>
              <w:t>0.90</w:t>
            </w:r>
          </w:p>
        </w:tc>
        <w:tc>
          <w:tcPr>
            <w:tcW w:w="829" w:type="dxa"/>
            <w:tcBorders>
              <w:top w:val="single" w:sz="4" w:space="0" w:color="auto"/>
              <w:left w:val="single" w:sz="4" w:space="0" w:color="auto"/>
            </w:tcBorders>
          </w:tcPr>
          <w:p w14:paraId="71F5E317" w14:textId="77777777" w:rsidR="009C4BEF" w:rsidRPr="001D7714" w:rsidRDefault="009C4BEF" w:rsidP="002E6D17">
            <w:pPr>
              <w:spacing w:before="40" w:after="20" w:line="240" w:lineRule="auto"/>
              <w:jc w:val="center"/>
              <w:rPr>
                <w:rFonts w:ascii="Aptos" w:hAnsi="Aptos" w:cs="Times New Roman"/>
                <w:sz w:val="22"/>
              </w:rPr>
            </w:pPr>
            <w:r w:rsidRPr="001D7714">
              <w:rPr>
                <w:rFonts w:ascii="Aptos" w:hAnsi="Aptos" w:cs="Times New Roman"/>
                <w:sz w:val="22"/>
              </w:rPr>
              <w:t>10.57</w:t>
            </w:r>
          </w:p>
        </w:tc>
        <w:tc>
          <w:tcPr>
            <w:tcW w:w="897" w:type="dxa"/>
            <w:tcBorders>
              <w:top w:val="single" w:sz="4" w:space="0" w:color="auto"/>
            </w:tcBorders>
          </w:tcPr>
          <w:p w14:paraId="0115F0FB" w14:textId="77777777" w:rsidR="009C4BEF" w:rsidRPr="001D7714" w:rsidRDefault="009C4BEF" w:rsidP="002E6D17">
            <w:pPr>
              <w:spacing w:before="40" w:after="20" w:line="240" w:lineRule="auto"/>
              <w:jc w:val="center"/>
              <w:rPr>
                <w:rFonts w:ascii="Aptos" w:hAnsi="Aptos" w:cs="Times New Roman"/>
                <w:sz w:val="22"/>
              </w:rPr>
            </w:pPr>
            <w:r w:rsidRPr="001D7714">
              <w:rPr>
                <w:rFonts w:ascii="Aptos" w:hAnsi="Aptos" w:cs="Times New Roman"/>
                <w:sz w:val="22"/>
              </w:rPr>
              <w:t>8.88</w:t>
            </w:r>
          </w:p>
        </w:tc>
        <w:tc>
          <w:tcPr>
            <w:tcW w:w="916" w:type="dxa"/>
            <w:tcBorders>
              <w:top w:val="single" w:sz="4" w:space="0" w:color="auto"/>
            </w:tcBorders>
          </w:tcPr>
          <w:p w14:paraId="41CA77F8" w14:textId="77777777" w:rsidR="009C4BEF" w:rsidRPr="001D7714" w:rsidRDefault="009C4BEF" w:rsidP="002E6D17">
            <w:pPr>
              <w:spacing w:before="40" w:after="20" w:line="240" w:lineRule="auto"/>
              <w:jc w:val="center"/>
              <w:rPr>
                <w:rFonts w:ascii="Aptos" w:hAnsi="Aptos" w:cs="Times New Roman"/>
                <w:sz w:val="22"/>
              </w:rPr>
            </w:pPr>
            <w:r w:rsidRPr="001D7714">
              <w:rPr>
                <w:rFonts w:ascii="Aptos" w:hAnsi="Aptos" w:cs="Times New Roman"/>
                <w:sz w:val="22"/>
              </w:rPr>
              <w:t>11.36</w:t>
            </w:r>
          </w:p>
        </w:tc>
      </w:tr>
      <w:tr w:rsidR="009C4BEF" w14:paraId="33C3A244" w14:textId="77777777" w:rsidTr="007E4C9F">
        <w:tc>
          <w:tcPr>
            <w:tcW w:w="1497" w:type="dxa"/>
            <w:vAlign w:val="center"/>
          </w:tcPr>
          <w:p w14:paraId="51FF66B6" w14:textId="77777777" w:rsidR="009C4BEF" w:rsidRPr="001D7714" w:rsidRDefault="009C4BEF" w:rsidP="002E6D17">
            <w:pPr>
              <w:spacing w:before="20" w:after="20" w:line="240" w:lineRule="auto"/>
              <w:rPr>
                <w:rFonts w:ascii="Aptos" w:hAnsi="Aptos" w:cs="Times New Roman"/>
                <w:sz w:val="22"/>
              </w:rPr>
            </w:pPr>
            <w:r w:rsidRPr="001D7714">
              <w:rPr>
                <w:rFonts w:ascii="Aptos" w:hAnsi="Aptos" w:cs="Times New Roman"/>
                <w:sz w:val="22"/>
              </w:rPr>
              <w:t>Median</w:t>
            </w:r>
          </w:p>
        </w:tc>
        <w:tc>
          <w:tcPr>
            <w:tcW w:w="801" w:type="dxa"/>
          </w:tcPr>
          <w:p w14:paraId="4E143B98"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-0.</w:t>
            </w:r>
            <w:r>
              <w:rPr>
                <w:rFonts w:ascii="Aptos" w:hAnsi="Aptos" w:cs="Times New Roman"/>
                <w:sz w:val="22"/>
              </w:rPr>
              <w:t>30</w:t>
            </w:r>
          </w:p>
        </w:tc>
        <w:tc>
          <w:tcPr>
            <w:tcW w:w="879" w:type="dxa"/>
          </w:tcPr>
          <w:p w14:paraId="793F0A23"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-0.</w:t>
            </w:r>
            <w:r>
              <w:rPr>
                <w:rFonts w:ascii="Aptos" w:hAnsi="Aptos" w:cs="Times New Roman"/>
                <w:sz w:val="22"/>
              </w:rPr>
              <w:t>64</w:t>
            </w:r>
          </w:p>
        </w:tc>
        <w:tc>
          <w:tcPr>
            <w:tcW w:w="916" w:type="dxa"/>
            <w:tcBorders>
              <w:right w:val="single" w:sz="4" w:space="0" w:color="auto"/>
            </w:tcBorders>
          </w:tcPr>
          <w:p w14:paraId="0274CB58"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-0.</w:t>
            </w:r>
            <w:r>
              <w:rPr>
                <w:rFonts w:ascii="Aptos" w:hAnsi="Aptos" w:cs="Times New Roman"/>
                <w:sz w:val="22"/>
              </w:rPr>
              <w:t>70</w:t>
            </w:r>
          </w:p>
        </w:tc>
        <w:tc>
          <w:tcPr>
            <w:tcW w:w="829" w:type="dxa"/>
            <w:tcBorders>
              <w:left w:val="single" w:sz="4" w:space="0" w:color="auto"/>
            </w:tcBorders>
          </w:tcPr>
          <w:p w14:paraId="55A98E5D"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-0.0</w:t>
            </w:r>
            <w:r>
              <w:rPr>
                <w:rFonts w:ascii="Aptos" w:hAnsi="Aptos" w:cs="Times New Roman"/>
                <w:sz w:val="22"/>
              </w:rPr>
              <w:t>5</w:t>
            </w:r>
          </w:p>
        </w:tc>
        <w:tc>
          <w:tcPr>
            <w:tcW w:w="880" w:type="dxa"/>
          </w:tcPr>
          <w:p w14:paraId="64C763BF"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-0.3</w:t>
            </w:r>
            <w:r>
              <w:rPr>
                <w:rFonts w:ascii="Aptos" w:hAnsi="Aptos" w:cs="Times New Roman"/>
                <w:sz w:val="22"/>
              </w:rPr>
              <w:t>2</w:t>
            </w:r>
          </w:p>
        </w:tc>
        <w:tc>
          <w:tcPr>
            <w:tcW w:w="916" w:type="dxa"/>
            <w:tcBorders>
              <w:right w:val="single" w:sz="4" w:space="0" w:color="auto"/>
            </w:tcBorders>
          </w:tcPr>
          <w:p w14:paraId="504A7EB0"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-0.</w:t>
            </w:r>
            <w:r>
              <w:rPr>
                <w:rFonts w:ascii="Aptos" w:hAnsi="Aptos" w:cs="Times New Roman"/>
                <w:sz w:val="22"/>
              </w:rPr>
              <w:t>67</w:t>
            </w:r>
          </w:p>
        </w:tc>
        <w:tc>
          <w:tcPr>
            <w:tcW w:w="829" w:type="dxa"/>
            <w:tcBorders>
              <w:left w:val="single" w:sz="4" w:space="0" w:color="auto"/>
            </w:tcBorders>
          </w:tcPr>
          <w:p w14:paraId="54EAF9C8"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3.43</w:t>
            </w:r>
          </w:p>
        </w:tc>
        <w:tc>
          <w:tcPr>
            <w:tcW w:w="897" w:type="dxa"/>
          </w:tcPr>
          <w:p w14:paraId="557D514F"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3.01</w:t>
            </w:r>
          </w:p>
        </w:tc>
        <w:tc>
          <w:tcPr>
            <w:tcW w:w="916" w:type="dxa"/>
          </w:tcPr>
          <w:p w14:paraId="43A533DE"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3.72</w:t>
            </w:r>
          </w:p>
        </w:tc>
      </w:tr>
      <w:tr w:rsidR="009C4BEF" w14:paraId="3C1E985F" w14:textId="77777777" w:rsidTr="007E4C9F">
        <w:tc>
          <w:tcPr>
            <w:tcW w:w="1497" w:type="dxa"/>
            <w:vAlign w:val="center"/>
          </w:tcPr>
          <w:p w14:paraId="7334E3A4" w14:textId="77777777" w:rsidR="009C4BEF" w:rsidRPr="001D7714" w:rsidRDefault="009C4BEF" w:rsidP="002E6D17">
            <w:pPr>
              <w:spacing w:before="20" w:after="20" w:line="240" w:lineRule="auto"/>
              <w:rPr>
                <w:rFonts w:ascii="Aptos" w:hAnsi="Aptos" w:cs="Times New Roman"/>
                <w:sz w:val="22"/>
              </w:rPr>
            </w:pPr>
            <w:r w:rsidRPr="001D7714">
              <w:rPr>
                <w:rFonts w:ascii="Aptos" w:hAnsi="Aptos" w:cs="Times New Roman"/>
                <w:sz w:val="22"/>
              </w:rPr>
              <w:t>Std Deviation</w:t>
            </w:r>
          </w:p>
        </w:tc>
        <w:tc>
          <w:tcPr>
            <w:tcW w:w="801" w:type="dxa"/>
          </w:tcPr>
          <w:p w14:paraId="4F0DFBB8"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1.</w:t>
            </w:r>
            <w:r>
              <w:rPr>
                <w:rFonts w:ascii="Aptos" w:hAnsi="Aptos" w:cs="Times New Roman"/>
                <w:sz w:val="22"/>
              </w:rPr>
              <w:t>41</w:t>
            </w:r>
          </w:p>
        </w:tc>
        <w:tc>
          <w:tcPr>
            <w:tcW w:w="879" w:type="dxa"/>
          </w:tcPr>
          <w:p w14:paraId="667EA678" w14:textId="77777777" w:rsidR="009C4BEF" w:rsidRPr="001D7714" w:rsidRDefault="009C4BEF" w:rsidP="002E6D17">
            <w:pPr>
              <w:spacing w:before="20" w:after="20" w:line="240" w:lineRule="auto"/>
              <w:jc w:val="center"/>
              <w:rPr>
                <w:rFonts w:ascii="Aptos" w:hAnsi="Aptos" w:cs="Times New Roman"/>
                <w:sz w:val="22"/>
              </w:rPr>
            </w:pPr>
            <w:r>
              <w:rPr>
                <w:rFonts w:ascii="Aptos" w:hAnsi="Aptos" w:cs="Times New Roman"/>
                <w:sz w:val="22"/>
              </w:rPr>
              <w:t>2.48</w:t>
            </w:r>
          </w:p>
        </w:tc>
        <w:tc>
          <w:tcPr>
            <w:tcW w:w="916" w:type="dxa"/>
            <w:tcBorders>
              <w:right w:val="single" w:sz="4" w:space="0" w:color="auto"/>
            </w:tcBorders>
          </w:tcPr>
          <w:p w14:paraId="23C547A0" w14:textId="77777777" w:rsidR="009C4BEF" w:rsidRPr="001D7714" w:rsidRDefault="009C4BEF" w:rsidP="002E6D17">
            <w:pPr>
              <w:spacing w:before="20" w:after="20" w:line="240" w:lineRule="auto"/>
              <w:jc w:val="center"/>
              <w:rPr>
                <w:rFonts w:ascii="Aptos" w:hAnsi="Aptos" w:cs="Times New Roman"/>
                <w:sz w:val="22"/>
              </w:rPr>
            </w:pPr>
            <w:r>
              <w:rPr>
                <w:rFonts w:ascii="Aptos" w:hAnsi="Aptos" w:cs="Times New Roman"/>
                <w:sz w:val="22"/>
              </w:rPr>
              <w:t>3.29</w:t>
            </w:r>
          </w:p>
        </w:tc>
        <w:tc>
          <w:tcPr>
            <w:tcW w:w="829" w:type="dxa"/>
            <w:tcBorders>
              <w:left w:val="single" w:sz="4" w:space="0" w:color="auto"/>
            </w:tcBorders>
          </w:tcPr>
          <w:p w14:paraId="62598C88" w14:textId="77777777" w:rsidR="009C4BEF" w:rsidRPr="001D7714" w:rsidRDefault="009C4BEF" w:rsidP="002E6D17">
            <w:pPr>
              <w:spacing w:before="20" w:after="20" w:line="240" w:lineRule="auto"/>
              <w:jc w:val="center"/>
              <w:rPr>
                <w:rFonts w:ascii="Aptos" w:hAnsi="Aptos" w:cs="Times New Roman"/>
                <w:sz w:val="22"/>
              </w:rPr>
            </w:pPr>
            <w:r>
              <w:rPr>
                <w:rFonts w:ascii="Aptos" w:hAnsi="Aptos" w:cs="Times New Roman"/>
                <w:sz w:val="22"/>
              </w:rPr>
              <w:t>3.41</w:t>
            </w:r>
          </w:p>
        </w:tc>
        <w:tc>
          <w:tcPr>
            <w:tcW w:w="880" w:type="dxa"/>
          </w:tcPr>
          <w:p w14:paraId="20711B38"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0.</w:t>
            </w:r>
            <w:r>
              <w:rPr>
                <w:rFonts w:ascii="Aptos" w:hAnsi="Aptos" w:cs="Times New Roman"/>
                <w:sz w:val="22"/>
              </w:rPr>
              <w:t>58</w:t>
            </w:r>
          </w:p>
        </w:tc>
        <w:tc>
          <w:tcPr>
            <w:tcW w:w="916" w:type="dxa"/>
            <w:tcBorders>
              <w:right w:val="single" w:sz="4" w:space="0" w:color="auto"/>
            </w:tcBorders>
          </w:tcPr>
          <w:p w14:paraId="2E2DF6B5" w14:textId="77777777" w:rsidR="009C4BEF" w:rsidRPr="001D7714" w:rsidRDefault="009C4BEF" w:rsidP="002E6D17">
            <w:pPr>
              <w:spacing w:before="20" w:after="20" w:line="240" w:lineRule="auto"/>
              <w:jc w:val="center"/>
              <w:rPr>
                <w:rFonts w:ascii="Aptos" w:hAnsi="Aptos" w:cs="Times New Roman"/>
                <w:sz w:val="22"/>
              </w:rPr>
            </w:pPr>
            <w:r>
              <w:rPr>
                <w:rFonts w:ascii="Aptos" w:hAnsi="Aptos" w:cs="Times New Roman"/>
                <w:sz w:val="22"/>
              </w:rPr>
              <w:t>1.02</w:t>
            </w:r>
          </w:p>
        </w:tc>
        <w:tc>
          <w:tcPr>
            <w:tcW w:w="829" w:type="dxa"/>
            <w:tcBorders>
              <w:left w:val="single" w:sz="4" w:space="0" w:color="auto"/>
            </w:tcBorders>
          </w:tcPr>
          <w:p w14:paraId="345E3C8B"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27.67</w:t>
            </w:r>
          </w:p>
        </w:tc>
        <w:tc>
          <w:tcPr>
            <w:tcW w:w="897" w:type="dxa"/>
          </w:tcPr>
          <w:p w14:paraId="1E458294"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23.79</w:t>
            </w:r>
          </w:p>
        </w:tc>
        <w:tc>
          <w:tcPr>
            <w:tcW w:w="916" w:type="dxa"/>
          </w:tcPr>
          <w:p w14:paraId="6BAF38B0"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23.41</w:t>
            </w:r>
          </w:p>
        </w:tc>
      </w:tr>
      <w:tr w:rsidR="009C4BEF" w14:paraId="6C39D2F1" w14:textId="77777777" w:rsidTr="007E4C9F">
        <w:tc>
          <w:tcPr>
            <w:tcW w:w="1497" w:type="dxa"/>
            <w:vAlign w:val="center"/>
          </w:tcPr>
          <w:p w14:paraId="7CC845A8" w14:textId="77777777" w:rsidR="009C4BEF" w:rsidRPr="001D7714" w:rsidRDefault="009C4BEF" w:rsidP="002E6D17">
            <w:pPr>
              <w:spacing w:before="20" w:after="20" w:line="240" w:lineRule="auto"/>
              <w:rPr>
                <w:rFonts w:ascii="Aptos" w:hAnsi="Aptos" w:cs="Times New Roman"/>
                <w:sz w:val="22"/>
              </w:rPr>
            </w:pPr>
            <w:r w:rsidRPr="001D7714">
              <w:rPr>
                <w:rFonts w:ascii="Aptos" w:hAnsi="Aptos" w:cs="Times New Roman"/>
                <w:sz w:val="22"/>
              </w:rPr>
              <w:t>Skewness</w:t>
            </w:r>
          </w:p>
        </w:tc>
        <w:tc>
          <w:tcPr>
            <w:tcW w:w="801" w:type="dxa"/>
          </w:tcPr>
          <w:p w14:paraId="2A25335F"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-2.</w:t>
            </w:r>
            <w:r>
              <w:rPr>
                <w:rFonts w:ascii="Aptos" w:hAnsi="Aptos" w:cs="Times New Roman"/>
                <w:sz w:val="22"/>
              </w:rPr>
              <w:t>75</w:t>
            </w:r>
          </w:p>
        </w:tc>
        <w:tc>
          <w:tcPr>
            <w:tcW w:w="879" w:type="dxa"/>
          </w:tcPr>
          <w:p w14:paraId="7030885E"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w:t>
            </w:r>
            <w:r>
              <w:rPr>
                <w:rFonts w:ascii="Aptos" w:hAnsi="Aptos" w:cs="Times New Roman"/>
                <w:sz w:val="22"/>
              </w:rPr>
              <w:t>3.45</w:t>
            </w:r>
          </w:p>
        </w:tc>
        <w:tc>
          <w:tcPr>
            <w:tcW w:w="916" w:type="dxa"/>
            <w:tcBorders>
              <w:right w:val="single" w:sz="4" w:space="0" w:color="auto"/>
            </w:tcBorders>
          </w:tcPr>
          <w:p w14:paraId="10EC7B95" w14:textId="77777777" w:rsidR="009C4BEF" w:rsidRPr="001D7714" w:rsidRDefault="009C4BEF" w:rsidP="002E6D17">
            <w:pPr>
              <w:spacing w:before="20" w:after="20" w:line="240" w:lineRule="auto"/>
              <w:jc w:val="center"/>
              <w:rPr>
                <w:rFonts w:ascii="Aptos" w:hAnsi="Aptos" w:cs="Times New Roman"/>
                <w:sz w:val="22"/>
              </w:rPr>
            </w:pPr>
            <w:r>
              <w:rPr>
                <w:rFonts w:ascii="Aptos" w:hAnsi="Aptos" w:cs="Times New Roman"/>
                <w:sz w:val="22"/>
              </w:rPr>
              <w:t>2.03</w:t>
            </w:r>
          </w:p>
        </w:tc>
        <w:tc>
          <w:tcPr>
            <w:tcW w:w="829" w:type="dxa"/>
            <w:tcBorders>
              <w:left w:val="single" w:sz="4" w:space="0" w:color="auto"/>
            </w:tcBorders>
          </w:tcPr>
          <w:p w14:paraId="5B4DB94D" w14:textId="77777777" w:rsidR="009C4BEF" w:rsidRPr="001D7714" w:rsidRDefault="009C4BEF" w:rsidP="002E6D17">
            <w:pPr>
              <w:spacing w:before="20" w:after="20" w:line="240" w:lineRule="auto"/>
              <w:jc w:val="center"/>
              <w:rPr>
                <w:rFonts w:ascii="Aptos" w:hAnsi="Aptos" w:cs="Times New Roman"/>
                <w:sz w:val="22"/>
              </w:rPr>
            </w:pPr>
            <w:r>
              <w:rPr>
                <w:rFonts w:ascii="Aptos" w:hAnsi="Aptos" w:cs="Times New Roman"/>
                <w:sz w:val="22"/>
              </w:rPr>
              <w:t>5.14</w:t>
            </w:r>
          </w:p>
        </w:tc>
        <w:tc>
          <w:tcPr>
            <w:tcW w:w="880" w:type="dxa"/>
          </w:tcPr>
          <w:p w14:paraId="4FCAA553"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-1.</w:t>
            </w:r>
            <w:r>
              <w:rPr>
                <w:rFonts w:ascii="Aptos" w:hAnsi="Aptos" w:cs="Times New Roman"/>
                <w:sz w:val="22"/>
              </w:rPr>
              <w:t>45</w:t>
            </w:r>
          </w:p>
        </w:tc>
        <w:tc>
          <w:tcPr>
            <w:tcW w:w="916" w:type="dxa"/>
            <w:tcBorders>
              <w:right w:val="single" w:sz="4" w:space="0" w:color="auto"/>
            </w:tcBorders>
          </w:tcPr>
          <w:p w14:paraId="2C353FA3" w14:textId="77777777" w:rsidR="009C4BEF" w:rsidRPr="001D7714" w:rsidRDefault="009C4BEF" w:rsidP="002E6D17">
            <w:pPr>
              <w:spacing w:before="20" w:after="20" w:line="240" w:lineRule="auto"/>
              <w:jc w:val="center"/>
              <w:rPr>
                <w:rFonts w:ascii="Aptos" w:hAnsi="Aptos" w:cs="Times New Roman"/>
                <w:sz w:val="22"/>
              </w:rPr>
            </w:pPr>
            <w:r>
              <w:rPr>
                <w:rFonts w:ascii="Aptos" w:hAnsi="Aptos" w:cs="Times New Roman"/>
                <w:sz w:val="22"/>
              </w:rPr>
              <w:t>1.03</w:t>
            </w:r>
          </w:p>
        </w:tc>
        <w:tc>
          <w:tcPr>
            <w:tcW w:w="829" w:type="dxa"/>
            <w:tcBorders>
              <w:left w:val="single" w:sz="4" w:space="0" w:color="auto"/>
            </w:tcBorders>
          </w:tcPr>
          <w:p w14:paraId="11D72BEE"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3.17</w:t>
            </w:r>
          </w:p>
        </w:tc>
        <w:tc>
          <w:tcPr>
            <w:tcW w:w="897" w:type="dxa"/>
          </w:tcPr>
          <w:p w14:paraId="06BD0987"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4.31</w:t>
            </w:r>
          </w:p>
        </w:tc>
        <w:tc>
          <w:tcPr>
            <w:tcW w:w="916" w:type="dxa"/>
          </w:tcPr>
          <w:p w14:paraId="1D233F23"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3.27</w:t>
            </w:r>
          </w:p>
        </w:tc>
      </w:tr>
      <w:tr w:rsidR="009C4BEF" w14:paraId="30E1BEB1" w14:textId="77777777" w:rsidTr="007E4C9F">
        <w:tc>
          <w:tcPr>
            <w:tcW w:w="1497" w:type="dxa"/>
            <w:vAlign w:val="center"/>
          </w:tcPr>
          <w:p w14:paraId="015E4E5B" w14:textId="77777777" w:rsidR="009C4BEF" w:rsidRPr="001D7714" w:rsidRDefault="009C4BEF" w:rsidP="002E6D17">
            <w:pPr>
              <w:spacing w:before="20" w:after="20" w:line="240" w:lineRule="auto"/>
              <w:rPr>
                <w:rFonts w:ascii="Aptos" w:hAnsi="Aptos" w:cs="Times New Roman"/>
                <w:sz w:val="22"/>
              </w:rPr>
            </w:pPr>
            <w:r w:rsidRPr="001D7714">
              <w:rPr>
                <w:rFonts w:ascii="Aptos" w:hAnsi="Aptos" w:cs="Times New Roman"/>
                <w:sz w:val="22"/>
              </w:rPr>
              <w:t>N</w:t>
            </w:r>
          </w:p>
        </w:tc>
        <w:tc>
          <w:tcPr>
            <w:tcW w:w="801" w:type="dxa"/>
          </w:tcPr>
          <w:p w14:paraId="19F0B4A1"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30</w:t>
            </w:r>
          </w:p>
        </w:tc>
        <w:tc>
          <w:tcPr>
            <w:tcW w:w="879" w:type="dxa"/>
          </w:tcPr>
          <w:p w14:paraId="424E477A"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30</w:t>
            </w:r>
          </w:p>
        </w:tc>
        <w:tc>
          <w:tcPr>
            <w:tcW w:w="916" w:type="dxa"/>
            <w:tcBorders>
              <w:right w:val="single" w:sz="4" w:space="0" w:color="auto"/>
            </w:tcBorders>
          </w:tcPr>
          <w:p w14:paraId="5018E122"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31</w:t>
            </w:r>
          </w:p>
        </w:tc>
        <w:tc>
          <w:tcPr>
            <w:tcW w:w="829" w:type="dxa"/>
            <w:tcBorders>
              <w:left w:val="single" w:sz="4" w:space="0" w:color="auto"/>
            </w:tcBorders>
          </w:tcPr>
          <w:p w14:paraId="6581B45C"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30</w:t>
            </w:r>
          </w:p>
        </w:tc>
        <w:tc>
          <w:tcPr>
            <w:tcW w:w="880" w:type="dxa"/>
          </w:tcPr>
          <w:p w14:paraId="3BF1138D"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30</w:t>
            </w:r>
          </w:p>
        </w:tc>
        <w:tc>
          <w:tcPr>
            <w:tcW w:w="916" w:type="dxa"/>
            <w:tcBorders>
              <w:right w:val="single" w:sz="4" w:space="0" w:color="auto"/>
            </w:tcBorders>
          </w:tcPr>
          <w:p w14:paraId="2A87D1CE"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31</w:t>
            </w:r>
          </w:p>
        </w:tc>
        <w:tc>
          <w:tcPr>
            <w:tcW w:w="829" w:type="dxa"/>
            <w:tcBorders>
              <w:left w:val="single" w:sz="4" w:space="0" w:color="auto"/>
            </w:tcBorders>
          </w:tcPr>
          <w:p w14:paraId="37888D8D"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25</w:t>
            </w:r>
          </w:p>
        </w:tc>
        <w:tc>
          <w:tcPr>
            <w:tcW w:w="897" w:type="dxa"/>
          </w:tcPr>
          <w:p w14:paraId="0CAB192A"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25</w:t>
            </w:r>
          </w:p>
        </w:tc>
        <w:tc>
          <w:tcPr>
            <w:tcW w:w="916" w:type="dxa"/>
          </w:tcPr>
          <w:p w14:paraId="1AF129EA" w14:textId="77777777" w:rsidR="009C4BEF" w:rsidRPr="001D7714" w:rsidRDefault="009C4BEF" w:rsidP="002E6D17">
            <w:pPr>
              <w:spacing w:before="20" w:after="20" w:line="240" w:lineRule="auto"/>
              <w:jc w:val="center"/>
              <w:rPr>
                <w:rFonts w:ascii="Aptos" w:hAnsi="Aptos" w:cs="Times New Roman"/>
                <w:sz w:val="22"/>
              </w:rPr>
            </w:pPr>
            <w:r w:rsidRPr="001D7714">
              <w:rPr>
                <w:rFonts w:ascii="Aptos" w:hAnsi="Aptos" w:cs="Times New Roman"/>
                <w:sz w:val="22"/>
              </w:rPr>
              <w:t>25</w:t>
            </w:r>
          </w:p>
        </w:tc>
      </w:tr>
      <w:tr w:rsidR="009C4BEF" w14:paraId="187E3A4B" w14:textId="77777777" w:rsidTr="002E6D17">
        <w:tc>
          <w:tcPr>
            <w:tcW w:w="9360" w:type="dxa"/>
            <w:gridSpan w:val="10"/>
            <w:vAlign w:val="center"/>
          </w:tcPr>
          <w:p w14:paraId="5F5D471E" w14:textId="77777777" w:rsidR="009C4BEF" w:rsidRPr="001D7714" w:rsidRDefault="009C4BEF" w:rsidP="002E6D17">
            <w:pPr>
              <w:spacing w:before="80" w:after="80" w:line="240" w:lineRule="auto"/>
              <w:jc w:val="center"/>
              <w:rPr>
                <w:rFonts w:ascii="Aptos" w:hAnsi="Aptos" w:cs="Times New Roman"/>
                <w:b/>
                <w:bCs/>
                <w:sz w:val="22"/>
              </w:rPr>
            </w:pPr>
            <w:r w:rsidRPr="001D7714">
              <w:rPr>
                <w:rFonts w:ascii="Aptos" w:hAnsi="Aptos" w:cs="Times New Roman"/>
                <w:b/>
                <w:bCs/>
                <w:sz w:val="22"/>
              </w:rPr>
              <w:t>Estimated models</w:t>
            </w:r>
          </w:p>
        </w:tc>
      </w:tr>
      <w:tr w:rsidR="009C4BEF" w14:paraId="141481D2" w14:textId="77777777" w:rsidTr="007E4C9F">
        <w:tc>
          <w:tcPr>
            <w:tcW w:w="1497" w:type="dxa"/>
            <w:vAlign w:val="center"/>
          </w:tcPr>
          <w:p w14:paraId="3D8F1468" w14:textId="77777777" w:rsidR="009C4BEF" w:rsidRPr="001D7714" w:rsidRDefault="009C4BEF" w:rsidP="002E6D17">
            <w:pPr>
              <w:spacing w:before="80" w:after="80" w:line="276" w:lineRule="auto"/>
              <w:jc w:val="center"/>
              <w:rPr>
                <w:rFonts w:ascii="Aptos" w:hAnsi="Aptos"/>
                <w:b/>
                <w:bCs/>
              </w:rPr>
            </w:pPr>
          </w:p>
        </w:tc>
        <w:tc>
          <w:tcPr>
            <w:tcW w:w="2596" w:type="dxa"/>
            <w:gridSpan w:val="3"/>
            <w:tcBorders>
              <w:right w:val="single" w:sz="4" w:space="0" w:color="auto"/>
            </w:tcBorders>
            <w:vAlign w:val="center"/>
          </w:tcPr>
          <w:p w14:paraId="350EA65C" w14:textId="77777777" w:rsidR="009C4BEF" w:rsidRPr="001D7714" w:rsidRDefault="009C4BEF" w:rsidP="002E6D17">
            <w:pPr>
              <w:spacing w:before="80" w:after="80" w:line="276" w:lineRule="auto"/>
              <w:jc w:val="center"/>
              <w:rPr>
                <w:rFonts w:ascii="Aptos" w:hAnsi="Aptos"/>
                <w:b/>
                <w:bCs/>
              </w:rPr>
            </w:pPr>
            <w:r w:rsidRPr="001D7714">
              <w:rPr>
                <w:rFonts w:ascii="Aptos" w:hAnsi="Aptos" w:cs="Times New Roman"/>
                <w:i/>
                <w:iCs/>
                <w:sz w:val="22"/>
              </w:rPr>
              <w:t>y-slope</w:t>
            </w:r>
          </w:p>
        </w:tc>
        <w:tc>
          <w:tcPr>
            <w:tcW w:w="2625" w:type="dxa"/>
            <w:gridSpan w:val="3"/>
            <w:tcBorders>
              <w:left w:val="single" w:sz="4" w:space="0" w:color="auto"/>
              <w:right w:val="single" w:sz="4" w:space="0" w:color="auto"/>
            </w:tcBorders>
            <w:vAlign w:val="center"/>
          </w:tcPr>
          <w:p w14:paraId="0E10E354" w14:textId="77777777" w:rsidR="009C4BEF" w:rsidRPr="001D7714" w:rsidRDefault="009C4BEF" w:rsidP="002E6D17">
            <w:pPr>
              <w:spacing w:before="80" w:after="80" w:line="276" w:lineRule="auto"/>
              <w:jc w:val="center"/>
              <w:rPr>
                <w:rFonts w:ascii="Aptos" w:hAnsi="Aptos"/>
                <w:b/>
                <w:bCs/>
              </w:rPr>
            </w:pPr>
            <w:r w:rsidRPr="001D7714">
              <w:rPr>
                <w:rFonts w:ascii="Aptos" w:hAnsi="Aptos" w:cs="Times New Roman"/>
                <w:i/>
                <w:iCs/>
                <w:sz w:val="22"/>
              </w:rPr>
              <w:t>π-slope</w:t>
            </w:r>
          </w:p>
        </w:tc>
        <w:tc>
          <w:tcPr>
            <w:tcW w:w="2642" w:type="dxa"/>
            <w:gridSpan w:val="3"/>
            <w:tcBorders>
              <w:left w:val="single" w:sz="4" w:space="0" w:color="auto"/>
            </w:tcBorders>
            <w:vAlign w:val="center"/>
          </w:tcPr>
          <w:p w14:paraId="38EDC111" w14:textId="77777777" w:rsidR="009C4BEF" w:rsidRPr="001D7714" w:rsidRDefault="009C4BEF" w:rsidP="002E6D17">
            <w:pPr>
              <w:spacing w:before="80" w:after="80" w:line="276" w:lineRule="auto"/>
              <w:jc w:val="center"/>
              <w:rPr>
                <w:rFonts w:ascii="Aptos" w:hAnsi="Aptos"/>
                <w:b/>
                <w:bCs/>
              </w:rPr>
            </w:pPr>
            <w:proofErr w:type="spellStart"/>
            <w:r w:rsidRPr="001D7714">
              <w:rPr>
                <w:rFonts w:ascii="Aptos" w:hAnsi="Aptos" w:cs="Times New Roman"/>
                <w:i/>
                <w:iCs/>
                <w:sz w:val="22"/>
              </w:rPr>
              <w:t>sacratio</w:t>
            </w:r>
            <w:proofErr w:type="spellEnd"/>
          </w:p>
        </w:tc>
      </w:tr>
      <w:tr w:rsidR="009C4BEF" w14:paraId="2C884E64" w14:textId="77777777" w:rsidTr="007E4C9F">
        <w:tc>
          <w:tcPr>
            <w:tcW w:w="1497" w:type="dxa"/>
            <w:tcBorders>
              <w:bottom w:val="single" w:sz="4" w:space="0" w:color="auto"/>
            </w:tcBorders>
            <w:shd w:val="pct10" w:color="auto" w:fill="auto"/>
          </w:tcPr>
          <w:p w14:paraId="71C50431" w14:textId="77777777" w:rsidR="009C4BEF" w:rsidRPr="001D7714" w:rsidRDefault="009C4BEF" w:rsidP="002E6D17">
            <w:pPr>
              <w:spacing w:before="80" w:after="80" w:line="276" w:lineRule="auto"/>
              <w:rPr>
                <w:rFonts w:ascii="Aptos" w:hAnsi="Aptos"/>
                <w:i/>
                <w:iCs/>
              </w:rPr>
            </w:pPr>
            <w:r w:rsidRPr="001D7714">
              <w:rPr>
                <w:rFonts w:ascii="Aptos" w:hAnsi="Aptos" w:cs="Times New Roman"/>
                <w:i/>
                <w:iCs/>
                <w:sz w:val="22"/>
              </w:rPr>
              <w:t>Rules -&gt;</w:t>
            </w:r>
          </w:p>
        </w:tc>
        <w:tc>
          <w:tcPr>
            <w:tcW w:w="801" w:type="dxa"/>
            <w:tcBorders>
              <w:bottom w:val="single" w:sz="4" w:space="0" w:color="auto"/>
            </w:tcBorders>
            <w:shd w:val="pct10" w:color="auto" w:fill="auto"/>
          </w:tcPr>
          <w:p w14:paraId="2E3EC0C4" w14:textId="77777777" w:rsidR="009C4BEF" w:rsidRPr="001D7714" w:rsidRDefault="009C4BEF" w:rsidP="002E6D17">
            <w:pPr>
              <w:spacing w:before="80" w:after="80" w:line="276" w:lineRule="auto"/>
              <w:jc w:val="center"/>
              <w:rPr>
                <w:rFonts w:ascii="Aptos" w:hAnsi="Aptos"/>
                <w:i/>
                <w:iCs/>
              </w:rPr>
            </w:pPr>
            <w:r w:rsidRPr="001D7714">
              <w:rPr>
                <w:rFonts w:ascii="Aptos" w:hAnsi="Aptos" w:cs="Times New Roman"/>
                <w:i/>
                <w:iCs/>
                <w:sz w:val="22"/>
              </w:rPr>
              <w:t>Taylor</w:t>
            </w:r>
          </w:p>
        </w:tc>
        <w:tc>
          <w:tcPr>
            <w:tcW w:w="879" w:type="dxa"/>
            <w:tcBorders>
              <w:bottom w:val="single" w:sz="4" w:space="0" w:color="auto"/>
            </w:tcBorders>
            <w:shd w:val="pct10" w:color="auto" w:fill="auto"/>
          </w:tcPr>
          <w:p w14:paraId="3875E782" w14:textId="77777777" w:rsidR="009C4BEF" w:rsidRPr="001D7714" w:rsidRDefault="009C4BEF" w:rsidP="002E6D17">
            <w:pPr>
              <w:spacing w:before="80" w:after="80" w:line="276" w:lineRule="auto"/>
              <w:jc w:val="center"/>
              <w:rPr>
                <w:rFonts w:ascii="Aptos" w:hAnsi="Aptos"/>
                <w:i/>
                <w:iCs/>
              </w:rPr>
            </w:pPr>
            <w:r w:rsidRPr="001D7714">
              <w:rPr>
                <w:rFonts w:ascii="Aptos" w:hAnsi="Aptos" w:cs="Times New Roman"/>
                <w:i/>
                <w:iCs/>
                <w:sz w:val="22"/>
              </w:rPr>
              <w:t>Inertial</w:t>
            </w:r>
          </w:p>
        </w:tc>
        <w:tc>
          <w:tcPr>
            <w:tcW w:w="916" w:type="dxa"/>
            <w:tcBorders>
              <w:bottom w:val="single" w:sz="4" w:space="0" w:color="auto"/>
              <w:right w:val="single" w:sz="4" w:space="0" w:color="auto"/>
            </w:tcBorders>
            <w:shd w:val="pct10" w:color="auto" w:fill="auto"/>
          </w:tcPr>
          <w:p w14:paraId="1E3F4AEF" w14:textId="77777777" w:rsidR="009C4BEF" w:rsidRPr="001D7714" w:rsidRDefault="009C4BEF" w:rsidP="002E6D17">
            <w:pPr>
              <w:spacing w:before="80" w:after="80" w:line="276" w:lineRule="auto"/>
              <w:jc w:val="center"/>
              <w:rPr>
                <w:rFonts w:ascii="Aptos" w:hAnsi="Aptos"/>
                <w:i/>
                <w:iCs/>
              </w:rPr>
            </w:pPr>
            <w:r w:rsidRPr="001D7714">
              <w:rPr>
                <w:rFonts w:ascii="Aptos" w:hAnsi="Aptos" w:cs="Times New Roman"/>
                <w:i/>
                <w:iCs/>
                <w:sz w:val="22"/>
              </w:rPr>
              <w:t>Growth</w:t>
            </w:r>
          </w:p>
        </w:tc>
        <w:tc>
          <w:tcPr>
            <w:tcW w:w="829" w:type="dxa"/>
            <w:tcBorders>
              <w:left w:val="single" w:sz="4" w:space="0" w:color="auto"/>
              <w:bottom w:val="single" w:sz="4" w:space="0" w:color="auto"/>
            </w:tcBorders>
            <w:shd w:val="pct10" w:color="auto" w:fill="auto"/>
          </w:tcPr>
          <w:p w14:paraId="7D2A6B18" w14:textId="77777777" w:rsidR="009C4BEF" w:rsidRPr="001D7714" w:rsidRDefault="009C4BEF" w:rsidP="002E6D17">
            <w:pPr>
              <w:spacing w:before="80" w:after="80" w:line="276" w:lineRule="auto"/>
              <w:jc w:val="center"/>
              <w:rPr>
                <w:rFonts w:ascii="Aptos" w:hAnsi="Aptos"/>
                <w:i/>
                <w:iCs/>
              </w:rPr>
            </w:pPr>
            <w:r w:rsidRPr="001D7714">
              <w:rPr>
                <w:rFonts w:ascii="Aptos" w:hAnsi="Aptos" w:cs="Times New Roman"/>
                <w:i/>
                <w:iCs/>
                <w:sz w:val="22"/>
              </w:rPr>
              <w:t>Taylor</w:t>
            </w:r>
          </w:p>
        </w:tc>
        <w:tc>
          <w:tcPr>
            <w:tcW w:w="880" w:type="dxa"/>
            <w:tcBorders>
              <w:bottom w:val="single" w:sz="4" w:space="0" w:color="auto"/>
            </w:tcBorders>
            <w:shd w:val="pct10" w:color="auto" w:fill="auto"/>
          </w:tcPr>
          <w:p w14:paraId="5F5B615E" w14:textId="77777777" w:rsidR="009C4BEF" w:rsidRPr="001D7714" w:rsidRDefault="009C4BEF" w:rsidP="002E6D17">
            <w:pPr>
              <w:spacing w:before="80" w:after="80" w:line="276" w:lineRule="auto"/>
              <w:jc w:val="center"/>
              <w:rPr>
                <w:rFonts w:ascii="Aptos" w:hAnsi="Aptos"/>
                <w:i/>
                <w:iCs/>
              </w:rPr>
            </w:pPr>
            <w:r w:rsidRPr="001D7714">
              <w:rPr>
                <w:rFonts w:ascii="Aptos" w:hAnsi="Aptos" w:cs="Times New Roman"/>
                <w:i/>
                <w:iCs/>
                <w:sz w:val="22"/>
              </w:rPr>
              <w:t>Inertial</w:t>
            </w:r>
          </w:p>
        </w:tc>
        <w:tc>
          <w:tcPr>
            <w:tcW w:w="916" w:type="dxa"/>
            <w:tcBorders>
              <w:bottom w:val="single" w:sz="4" w:space="0" w:color="auto"/>
              <w:right w:val="single" w:sz="4" w:space="0" w:color="auto"/>
            </w:tcBorders>
            <w:shd w:val="pct10" w:color="auto" w:fill="auto"/>
          </w:tcPr>
          <w:p w14:paraId="4FB3317C" w14:textId="77777777" w:rsidR="009C4BEF" w:rsidRPr="001D7714" w:rsidRDefault="009C4BEF" w:rsidP="002E6D17">
            <w:pPr>
              <w:spacing w:before="80" w:after="80" w:line="276" w:lineRule="auto"/>
              <w:jc w:val="center"/>
              <w:rPr>
                <w:rFonts w:ascii="Aptos" w:hAnsi="Aptos"/>
                <w:i/>
                <w:iCs/>
              </w:rPr>
            </w:pPr>
            <w:r w:rsidRPr="001D7714">
              <w:rPr>
                <w:rFonts w:ascii="Aptos" w:hAnsi="Aptos" w:cs="Times New Roman"/>
                <w:i/>
                <w:iCs/>
                <w:sz w:val="22"/>
              </w:rPr>
              <w:t>Growth</w:t>
            </w:r>
          </w:p>
        </w:tc>
        <w:tc>
          <w:tcPr>
            <w:tcW w:w="829" w:type="dxa"/>
            <w:tcBorders>
              <w:left w:val="single" w:sz="4" w:space="0" w:color="auto"/>
              <w:bottom w:val="single" w:sz="4" w:space="0" w:color="auto"/>
            </w:tcBorders>
            <w:shd w:val="pct10" w:color="auto" w:fill="auto"/>
          </w:tcPr>
          <w:p w14:paraId="287E2FD3" w14:textId="77777777" w:rsidR="009C4BEF" w:rsidRPr="001D7714" w:rsidRDefault="009C4BEF" w:rsidP="002E6D17">
            <w:pPr>
              <w:spacing w:before="80" w:after="80" w:line="276" w:lineRule="auto"/>
              <w:jc w:val="center"/>
              <w:rPr>
                <w:rFonts w:ascii="Aptos" w:hAnsi="Aptos"/>
                <w:i/>
                <w:iCs/>
              </w:rPr>
            </w:pPr>
            <w:r w:rsidRPr="001D7714">
              <w:rPr>
                <w:rFonts w:ascii="Aptos" w:hAnsi="Aptos" w:cs="Times New Roman"/>
                <w:i/>
                <w:iCs/>
                <w:sz w:val="22"/>
              </w:rPr>
              <w:t>Taylor</w:t>
            </w:r>
          </w:p>
        </w:tc>
        <w:tc>
          <w:tcPr>
            <w:tcW w:w="897" w:type="dxa"/>
            <w:tcBorders>
              <w:bottom w:val="single" w:sz="4" w:space="0" w:color="auto"/>
            </w:tcBorders>
            <w:shd w:val="pct10" w:color="auto" w:fill="auto"/>
          </w:tcPr>
          <w:p w14:paraId="0BFD79F6" w14:textId="77777777" w:rsidR="009C4BEF" w:rsidRPr="001D7714" w:rsidRDefault="009C4BEF" w:rsidP="002E6D17">
            <w:pPr>
              <w:spacing w:before="80" w:after="80" w:line="276" w:lineRule="auto"/>
              <w:jc w:val="center"/>
              <w:rPr>
                <w:rFonts w:ascii="Aptos" w:hAnsi="Aptos"/>
                <w:i/>
                <w:iCs/>
              </w:rPr>
            </w:pPr>
            <w:r w:rsidRPr="001D7714">
              <w:rPr>
                <w:rFonts w:ascii="Aptos" w:hAnsi="Aptos" w:cs="Times New Roman"/>
                <w:i/>
                <w:iCs/>
                <w:sz w:val="22"/>
              </w:rPr>
              <w:t xml:space="preserve">Inertial </w:t>
            </w:r>
          </w:p>
        </w:tc>
        <w:tc>
          <w:tcPr>
            <w:tcW w:w="916" w:type="dxa"/>
            <w:tcBorders>
              <w:bottom w:val="single" w:sz="4" w:space="0" w:color="auto"/>
            </w:tcBorders>
            <w:shd w:val="pct10" w:color="auto" w:fill="auto"/>
          </w:tcPr>
          <w:p w14:paraId="163C90B6" w14:textId="77777777" w:rsidR="009C4BEF" w:rsidRPr="001D7714" w:rsidRDefault="009C4BEF" w:rsidP="002E6D17">
            <w:pPr>
              <w:spacing w:before="80" w:after="80" w:line="276" w:lineRule="auto"/>
              <w:jc w:val="center"/>
              <w:rPr>
                <w:rFonts w:ascii="Aptos" w:hAnsi="Aptos"/>
                <w:i/>
                <w:iCs/>
              </w:rPr>
            </w:pPr>
            <w:r w:rsidRPr="001D7714">
              <w:rPr>
                <w:rFonts w:ascii="Aptos" w:hAnsi="Aptos" w:cs="Times New Roman"/>
                <w:i/>
                <w:iCs/>
                <w:sz w:val="22"/>
              </w:rPr>
              <w:t>Growth</w:t>
            </w:r>
          </w:p>
        </w:tc>
      </w:tr>
      <w:tr w:rsidR="009C4BEF" w14:paraId="69651383" w14:textId="77777777" w:rsidTr="007E4C9F">
        <w:tc>
          <w:tcPr>
            <w:tcW w:w="1497" w:type="dxa"/>
            <w:tcBorders>
              <w:top w:val="single" w:sz="4" w:space="0" w:color="auto"/>
            </w:tcBorders>
            <w:vAlign w:val="center"/>
          </w:tcPr>
          <w:p w14:paraId="0434159E" w14:textId="77777777" w:rsidR="009C4BEF" w:rsidRPr="001D7714" w:rsidRDefault="009C4BEF" w:rsidP="002E6D17">
            <w:pPr>
              <w:spacing w:before="40" w:after="20" w:line="240" w:lineRule="auto"/>
              <w:rPr>
                <w:rFonts w:ascii="Aptos" w:hAnsi="Aptos"/>
                <w:sz w:val="22"/>
              </w:rPr>
            </w:pPr>
            <w:r w:rsidRPr="001D7714">
              <w:rPr>
                <w:rFonts w:ascii="Aptos" w:hAnsi="Aptos"/>
                <w:sz w:val="22"/>
              </w:rPr>
              <w:t>Mean</w:t>
            </w:r>
          </w:p>
        </w:tc>
        <w:tc>
          <w:tcPr>
            <w:tcW w:w="801" w:type="dxa"/>
            <w:tcBorders>
              <w:top w:val="single" w:sz="4" w:space="0" w:color="auto"/>
            </w:tcBorders>
          </w:tcPr>
          <w:p w14:paraId="5D2E0638" w14:textId="77777777" w:rsidR="009C4BEF" w:rsidRPr="001D7714" w:rsidRDefault="009C4BEF" w:rsidP="002E6D17">
            <w:pPr>
              <w:spacing w:before="40" w:after="20" w:line="240" w:lineRule="auto"/>
              <w:jc w:val="center"/>
              <w:rPr>
                <w:rFonts w:ascii="Aptos" w:hAnsi="Aptos"/>
                <w:sz w:val="22"/>
              </w:rPr>
            </w:pPr>
            <w:r w:rsidRPr="001D7714">
              <w:rPr>
                <w:rFonts w:ascii="Aptos" w:hAnsi="Aptos"/>
                <w:sz w:val="22"/>
              </w:rPr>
              <w:t>-0.</w:t>
            </w:r>
            <w:r>
              <w:rPr>
                <w:rFonts w:ascii="Aptos" w:hAnsi="Aptos"/>
                <w:sz w:val="22"/>
              </w:rPr>
              <w:t>29</w:t>
            </w:r>
          </w:p>
        </w:tc>
        <w:tc>
          <w:tcPr>
            <w:tcW w:w="879" w:type="dxa"/>
            <w:tcBorders>
              <w:top w:val="single" w:sz="4" w:space="0" w:color="auto"/>
            </w:tcBorders>
          </w:tcPr>
          <w:p w14:paraId="49B1788C" w14:textId="77777777" w:rsidR="009C4BEF" w:rsidRPr="001D7714" w:rsidRDefault="009C4BEF" w:rsidP="002E6D17">
            <w:pPr>
              <w:spacing w:before="40" w:after="20" w:line="240" w:lineRule="auto"/>
              <w:jc w:val="center"/>
              <w:rPr>
                <w:rFonts w:ascii="Aptos" w:hAnsi="Aptos"/>
                <w:sz w:val="22"/>
              </w:rPr>
            </w:pPr>
            <w:r w:rsidRPr="001D7714">
              <w:rPr>
                <w:rFonts w:ascii="Aptos" w:hAnsi="Aptos"/>
                <w:sz w:val="22"/>
              </w:rPr>
              <w:t>-0.6</w:t>
            </w:r>
            <w:r>
              <w:rPr>
                <w:rFonts w:ascii="Aptos" w:hAnsi="Aptos"/>
                <w:sz w:val="22"/>
              </w:rPr>
              <w:t>9</w:t>
            </w:r>
          </w:p>
        </w:tc>
        <w:tc>
          <w:tcPr>
            <w:tcW w:w="916" w:type="dxa"/>
            <w:tcBorders>
              <w:top w:val="single" w:sz="4" w:space="0" w:color="auto"/>
              <w:right w:val="single" w:sz="4" w:space="0" w:color="auto"/>
            </w:tcBorders>
          </w:tcPr>
          <w:p w14:paraId="386A6368" w14:textId="77777777" w:rsidR="009C4BEF" w:rsidRPr="001D7714" w:rsidRDefault="009C4BEF" w:rsidP="002E6D17">
            <w:pPr>
              <w:spacing w:before="40" w:after="20" w:line="240" w:lineRule="auto"/>
              <w:jc w:val="center"/>
              <w:rPr>
                <w:rFonts w:ascii="Aptos" w:hAnsi="Aptos"/>
                <w:sz w:val="22"/>
              </w:rPr>
            </w:pPr>
            <w:r w:rsidRPr="001D7714">
              <w:rPr>
                <w:rFonts w:ascii="Aptos" w:hAnsi="Aptos"/>
                <w:sz w:val="22"/>
              </w:rPr>
              <w:t>-1.</w:t>
            </w:r>
            <w:r>
              <w:rPr>
                <w:rFonts w:ascii="Aptos" w:hAnsi="Aptos"/>
                <w:sz w:val="22"/>
              </w:rPr>
              <w:t>35</w:t>
            </w:r>
          </w:p>
        </w:tc>
        <w:tc>
          <w:tcPr>
            <w:tcW w:w="829" w:type="dxa"/>
            <w:tcBorders>
              <w:top w:val="single" w:sz="4" w:space="0" w:color="auto"/>
              <w:left w:val="single" w:sz="4" w:space="0" w:color="auto"/>
            </w:tcBorders>
          </w:tcPr>
          <w:p w14:paraId="647470BC" w14:textId="77777777" w:rsidR="009C4BEF" w:rsidRPr="001D7714" w:rsidRDefault="009C4BEF" w:rsidP="002E6D17">
            <w:pPr>
              <w:spacing w:before="40" w:after="20" w:line="240" w:lineRule="auto"/>
              <w:jc w:val="center"/>
              <w:rPr>
                <w:rFonts w:ascii="Aptos" w:hAnsi="Aptos"/>
                <w:sz w:val="22"/>
              </w:rPr>
            </w:pPr>
            <w:r w:rsidRPr="001D7714">
              <w:rPr>
                <w:rFonts w:ascii="Aptos" w:hAnsi="Aptos"/>
                <w:sz w:val="22"/>
              </w:rPr>
              <w:t>-0.</w:t>
            </w:r>
            <w:r>
              <w:rPr>
                <w:rFonts w:ascii="Aptos" w:hAnsi="Aptos"/>
                <w:sz w:val="22"/>
              </w:rPr>
              <w:t>13</w:t>
            </w:r>
          </w:p>
        </w:tc>
        <w:tc>
          <w:tcPr>
            <w:tcW w:w="880" w:type="dxa"/>
            <w:tcBorders>
              <w:top w:val="single" w:sz="4" w:space="0" w:color="auto"/>
            </w:tcBorders>
          </w:tcPr>
          <w:p w14:paraId="6215C1F9" w14:textId="77777777" w:rsidR="009C4BEF" w:rsidRPr="001D7714" w:rsidRDefault="009C4BEF" w:rsidP="002E6D17">
            <w:pPr>
              <w:spacing w:before="40" w:after="20" w:line="240" w:lineRule="auto"/>
              <w:jc w:val="center"/>
              <w:rPr>
                <w:rFonts w:ascii="Aptos" w:hAnsi="Aptos"/>
                <w:sz w:val="22"/>
              </w:rPr>
            </w:pPr>
            <w:r w:rsidRPr="001D7714">
              <w:rPr>
                <w:rFonts w:ascii="Aptos" w:hAnsi="Aptos"/>
                <w:sz w:val="22"/>
              </w:rPr>
              <w:t>-0.2</w:t>
            </w:r>
            <w:r>
              <w:rPr>
                <w:rFonts w:ascii="Aptos" w:hAnsi="Aptos"/>
                <w:sz w:val="22"/>
              </w:rPr>
              <w:t>1</w:t>
            </w:r>
          </w:p>
        </w:tc>
        <w:tc>
          <w:tcPr>
            <w:tcW w:w="916" w:type="dxa"/>
            <w:tcBorders>
              <w:top w:val="single" w:sz="4" w:space="0" w:color="auto"/>
              <w:right w:val="single" w:sz="4" w:space="0" w:color="auto"/>
            </w:tcBorders>
          </w:tcPr>
          <w:p w14:paraId="77BF59F3" w14:textId="77777777" w:rsidR="009C4BEF" w:rsidRPr="001D7714" w:rsidRDefault="009C4BEF" w:rsidP="002E6D17">
            <w:pPr>
              <w:spacing w:before="40" w:after="20" w:line="240" w:lineRule="auto"/>
              <w:jc w:val="center"/>
              <w:rPr>
                <w:rFonts w:ascii="Aptos" w:hAnsi="Aptos"/>
                <w:sz w:val="22"/>
              </w:rPr>
            </w:pPr>
            <w:r w:rsidRPr="001D7714">
              <w:rPr>
                <w:rFonts w:ascii="Aptos" w:hAnsi="Aptos"/>
                <w:sz w:val="22"/>
              </w:rPr>
              <w:t>-0.</w:t>
            </w:r>
            <w:r>
              <w:rPr>
                <w:rFonts w:ascii="Aptos" w:hAnsi="Aptos"/>
                <w:sz w:val="22"/>
              </w:rPr>
              <w:t>58</w:t>
            </w:r>
          </w:p>
        </w:tc>
        <w:tc>
          <w:tcPr>
            <w:tcW w:w="829" w:type="dxa"/>
            <w:tcBorders>
              <w:top w:val="single" w:sz="4" w:space="0" w:color="auto"/>
              <w:left w:val="single" w:sz="4" w:space="0" w:color="auto"/>
            </w:tcBorders>
          </w:tcPr>
          <w:p w14:paraId="02EAC015" w14:textId="77777777" w:rsidR="009C4BEF" w:rsidRPr="001D7714" w:rsidRDefault="009C4BEF" w:rsidP="002E6D17">
            <w:pPr>
              <w:spacing w:before="40" w:after="20" w:line="240" w:lineRule="auto"/>
              <w:jc w:val="center"/>
              <w:rPr>
                <w:rFonts w:ascii="Aptos" w:hAnsi="Aptos"/>
                <w:sz w:val="22"/>
              </w:rPr>
            </w:pPr>
            <w:r>
              <w:rPr>
                <w:rFonts w:ascii="Aptos" w:hAnsi="Aptos"/>
                <w:sz w:val="22"/>
              </w:rPr>
              <w:t>17.60</w:t>
            </w:r>
          </w:p>
        </w:tc>
        <w:tc>
          <w:tcPr>
            <w:tcW w:w="897" w:type="dxa"/>
            <w:tcBorders>
              <w:top w:val="single" w:sz="4" w:space="0" w:color="auto"/>
            </w:tcBorders>
          </w:tcPr>
          <w:p w14:paraId="02D7A266" w14:textId="77777777" w:rsidR="009C4BEF" w:rsidRPr="001D7714" w:rsidRDefault="009C4BEF" w:rsidP="002E6D17">
            <w:pPr>
              <w:spacing w:before="40" w:after="20" w:line="240" w:lineRule="auto"/>
              <w:jc w:val="center"/>
              <w:rPr>
                <w:rFonts w:ascii="Aptos" w:hAnsi="Aptos"/>
                <w:sz w:val="22"/>
              </w:rPr>
            </w:pPr>
            <w:r w:rsidRPr="001D7714">
              <w:rPr>
                <w:rFonts w:ascii="Aptos" w:hAnsi="Aptos"/>
                <w:sz w:val="22"/>
              </w:rPr>
              <w:t>19.</w:t>
            </w:r>
            <w:r>
              <w:rPr>
                <w:rFonts w:ascii="Aptos" w:hAnsi="Aptos"/>
                <w:sz w:val="22"/>
              </w:rPr>
              <w:t>25</w:t>
            </w:r>
          </w:p>
        </w:tc>
        <w:tc>
          <w:tcPr>
            <w:tcW w:w="916" w:type="dxa"/>
            <w:tcBorders>
              <w:top w:val="single" w:sz="4" w:space="0" w:color="auto"/>
            </w:tcBorders>
          </w:tcPr>
          <w:p w14:paraId="257DE273" w14:textId="77777777" w:rsidR="009C4BEF" w:rsidRPr="001D7714" w:rsidRDefault="009C4BEF" w:rsidP="002E6D17">
            <w:pPr>
              <w:spacing w:before="40" w:after="20" w:line="240" w:lineRule="auto"/>
              <w:jc w:val="center"/>
              <w:rPr>
                <w:rFonts w:ascii="Aptos" w:hAnsi="Aptos"/>
                <w:sz w:val="22"/>
              </w:rPr>
            </w:pPr>
            <w:r w:rsidRPr="001D7714">
              <w:rPr>
                <w:rFonts w:ascii="Aptos" w:hAnsi="Aptos"/>
                <w:sz w:val="22"/>
              </w:rPr>
              <w:t>14.</w:t>
            </w:r>
            <w:r>
              <w:rPr>
                <w:rFonts w:ascii="Aptos" w:hAnsi="Aptos"/>
                <w:sz w:val="22"/>
              </w:rPr>
              <w:t>81</w:t>
            </w:r>
          </w:p>
        </w:tc>
      </w:tr>
      <w:tr w:rsidR="009C4BEF" w14:paraId="6CCE3770" w14:textId="77777777" w:rsidTr="007E4C9F">
        <w:tc>
          <w:tcPr>
            <w:tcW w:w="1497" w:type="dxa"/>
            <w:vAlign w:val="center"/>
          </w:tcPr>
          <w:p w14:paraId="65AA748F" w14:textId="77777777" w:rsidR="009C4BEF" w:rsidRPr="001D7714" w:rsidRDefault="009C4BEF" w:rsidP="002E6D17">
            <w:pPr>
              <w:spacing w:before="20" w:after="20" w:line="240" w:lineRule="auto"/>
              <w:rPr>
                <w:rFonts w:ascii="Aptos" w:hAnsi="Aptos"/>
                <w:sz w:val="22"/>
              </w:rPr>
            </w:pPr>
            <w:r w:rsidRPr="001D7714">
              <w:rPr>
                <w:rFonts w:ascii="Aptos" w:hAnsi="Aptos"/>
                <w:sz w:val="22"/>
              </w:rPr>
              <w:t>Median</w:t>
            </w:r>
          </w:p>
        </w:tc>
        <w:tc>
          <w:tcPr>
            <w:tcW w:w="801" w:type="dxa"/>
          </w:tcPr>
          <w:p w14:paraId="57468856"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-0.1</w:t>
            </w:r>
            <w:r>
              <w:rPr>
                <w:rFonts w:ascii="Aptos" w:hAnsi="Aptos"/>
                <w:sz w:val="22"/>
              </w:rPr>
              <w:t>3</w:t>
            </w:r>
          </w:p>
        </w:tc>
        <w:tc>
          <w:tcPr>
            <w:tcW w:w="879" w:type="dxa"/>
          </w:tcPr>
          <w:p w14:paraId="47E924C8"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-0.</w:t>
            </w:r>
            <w:r>
              <w:rPr>
                <w:rFonts w:ascii="Aptos" w:hAnsi="Aptos"/>
                <w:sz w:val="22"/>
              </w:rPr>
              <w:t>54</w:t>
            </w:r>
          </w:p>
        </w:tc>
        <w:tc>
          <w:tcPr>
            <w:tcW w:w="916" w:type="dxa"/>
            <w:tcBorders>
              <w:right w:val="single" w:sz="4" w:space="0" w:color="auto"/>
            </w:tcBorders>
          </w:tcPr>
          <w:p w14:paraId="5634E8D1"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w:t>
            </w:r>
            <w:r>
              <w:rPr>
                <w:rFonts w:ascii="Aptos" w:hAnsi="Aptos"/>
                <w:sz w:val="22"/>
              </w:rPr>
              <w:t>0.86</w:t>
            </w:r>
          </w:p>
        </w:tc>
        <w:tc>
          <w:tcPr>
            <w:tcW w:w="829" w:type="dxa"/>
            <w:tcBorders>
              <w:left w:val="single" w:sz="4" w:space="0" w:color="auto"/>
            </w:tcBorders>
          </w:tcPr>
          <w:p w14:paraId="46D483CD"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-0.0</w:t>
            </w:r>
            <w:r>
              <w:rPr>
                <w:rFonts w:ascii="Aptos" w:hAnsi="Aptos"/>
                <w:sz w:val="22"/>
              </w:rPr>
              <w:t>3</w:t>
            </w:r>
          </w:p>
        </w:tc>
        <w:tc>
          <w:tcPr>
            <w:tcW w:w="880" w:type="dxa"/>
          </w:tcPr>
          <w:p w14:paraId="61D11C33"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-0.1</w:t>
            </w:r>
            <w:r>
              <w:rPr>
                <w:rFonts w:ascii="Aptos" w:hAnsi="Aptos"/>
                <w:sz w:val="22"/>
              </w:rPr>
              <w:t>6</w:t>
            </w:r>
          </w:p>
        </w:tc>
        <w:tc>
          <w:tcPr>
            <w:tcW w:w="916" w:type="dxa"/>
            <w:tcBorders>
              <w:right w:val="single" w:sz="4" w:space="0" w:color="auto"/>
            </w:tcBorders>
          </w:tcPr>
          <w:p w14:paraId="2E33AA5E"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-0.</w:t>
            </w:r>
            <w:r>
              <w:rPr>
                <w:rFonts w:ascii="Aptos" w:hAnsi="Aptos"/>
                <w:sz w:val="22"/>
              </w:rPr>
              <w:t>37</w:t>
            </w:r>
          </w:p>
        </w:tc>
        <w:tc>
          <w:tcPr>
            <w:tcW w:w="829" w:type="dxa"/>
            <w:tcBorders>
              <w:left w:val="single" w:sz="4" w:space="0" w:color="auto"/>
            </w:tcBorders>
          </w:tcPr>
          <w:p w14:paraId="0F1BA9D3"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 xml:space="preserve"> 2.3</w:t>
            </w:r>
            <w:r>
              <w:rPr>
                <w:rFonts w:ascii="Aptos" w:hAnsi="Aptos"/>
                <w:sz w:val="22"/>
              </w:rPr>
              <w:t>1</w:t>
            </w:r>
          </w:p>
        </w:tc>
        <w:tc>
          <w:tcPr>
            <w:tcW w:w="897" w:type="dxa"/>
          </w:tcPr>
          <w:p w14:paraId="334EB6AE"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 xml:space="preserve"> 4.3</w:t>
            </w:r>
            <w:r>
              <w:rPr>
                <w:rFonts w:ascii="Aptos" w:hAnsi="Aptos"/>
                <w:sz w:val="22"/>
              </w:rPr>
              <w:t>3</w:t>
            </w:r>
          </w:p>
        </w:tc>
        <w:tc>
          <w:tcPr>
            <w:tcW w:w="916" w:type="dxa"/>
          </w:tcPr>
          <w:p w14:paraId="6DC2FF6F"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 xml:space="preserve"> 6.2</w:t>
            </w:r>
            <w:r>
              <w:rPr>
                <w:rFonts w:ascii="Aptos" w:hAnsi="Aptos"/>
                <w:sz w:val="22"/>
              </w:rPr>
              <w:t>0</w:t>
            </w:r>
          </w:p>
        </w:tc>
      </w:tr>
      <w:tr w:rsidR="009C4BEF" w14:paraId="417F8DFF" w14:textId="77777777" w:rsidTr="007E4C9F">
        <w:tc>
          <w:tcPr>
            <w:tcW w:w="1497" w:type="dxa"/>
            <w:vAlign w:val="center"/>
          </w:tcPr>
          <w:p w14:paraId="3E31B61A" w14:textId="77777777" w:rsidR="009C4BEF" w:rsidRPr="001D7714" w:rsidRDefault="009C4BEF" w:rsidP="002E6D17">
            <w:pPr>
              <w:spacing w:before="20" w:after="20" w:line="240" w:lineRule="auto"/>
              <w:rPr>
                <w:rFonts w:ascii="Aptos" w:hAnsi="Aptos"/>
                <w:sz w:val="22"/>
              </w:rPr>
            </w:pPr>
            <w:r w:rsidRPr="001D7714">
              <w:rPr>
                <w:rFonts w:ascii="Aptos" w:hAnsi="Aptos"/>
                <w:sz w:val="22"/>
              </w:rPr>
              <w:t>Std Deviation</w:t>
            </w:r>
          </w:p>
        </w:tc>
        <w:tc>
          <w:tcPr>
            <w:tcW w:w="801" w:type="dxa"/>
          </w:tcPr>
          <w:p w14:paraId="1423EB60"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 xml:space="preserve">  0.</w:t>
            </w:r>
            <w:r>
              <w:rPr>
                <w:rFonts w:ascii="Aptos" w:hAnsi="Aptos"/>
                <w:sz w:val="22"/>
              </w:rPr>
              <w:t>39</w:t>
            </w:r>
          </w:p>
        </w:tc>
        <w:tc>
          <w:tcPr>
            <w:tcW w:w="879" w:type="dxa"/>
          </w:tcPr>
          <w:p w14:paraId="410972E1"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 xml:space="preserve">  0.</w:t>
            </w:r>
            <w:r>
              <w:rPr>
                <w:rFonts w:ascii="Aptos" w:hAnsi="Aptos"/>
                <w:sz w:val="22"/>
              </w:rPr>
              <w:t>55</w:t>
            </w:r>
          </w:p>
        </w:tc>
        <w:tc>
          <w:tcPr>
            <w:tcW w:w="916" w:type="dxa"/>
            <w:tcBorders>
              <w:right w:val="single" w:sz="4" w:space="0" w:color="auto"/>
            </w:tcBorders>
          </w:tcPr>
          <w:p w14:paraId="2288F3A3"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 xml:space="preserve"> </w:t>
            </w:r>
            <w:r>
              <w:rPr>
                <w:rFonts w:ascii="Aptos" w:hAnsi="Aptos"/>
                <w:sz w:val="22"/>
              </w:rPr>
              <w:t>1.83</w:t>
            </w:r>
          </w:p>
        </w:tc>
        <w:tc>
          <w:tcPr>
            <w:tcW w:w="829" w:type="dxa"/>
            <w:tcBorders>
              <w:left w:val="single" w:sz="4" w:space="0" w:color="auto"/>
            </w:tcBorders>
          </w:tcPr>
          <w:p w14:paraId="7AF77C25"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 xml:space="preserve">  0.</w:t>
            </w:r>
            <w:r>
              <w:rPr>
                <w:rFonts w:ascii="Aptos" w:hAnsi="Aptos"/>
                <w:sz w:val="22"/>
              </w:rPr>
              <w:t>37</w:t>
            </w:r>
          </w:p>
        </w:tc>
        <w:tc>
          <w:tcPr>
            <w:tcW w:w="880" w:type="dxa"/>
          </w:tcPr>
          <w:p w14:paraId="03627FAC"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 xml:space="preserve">  0.3</w:t>
            </w:r>
            <w:r>
              <w:rPr>
                <w:rFonts w:ascii="Aptos" w:hAnsi="Aptos"/>
                <w:sz w:val="22"/>
              </w:rPr>
              <w:t>8</w:t>
            </w:r>
          </w:p>
        </w:tc>
        <w:tc>
          <w:tcPr>
            <w:tcW w:w="916" w:type="dxa"/>
            <w:tcBorders>
              <w:right w:val="single" w:sz="4" w:space="0" w:color="auto"/>
            </w:tcBorders>
          </w:tcPr>
          <w:p w14:paraId="74C89012"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 xml:space="preserve">  </w:t>
            </w:r>
            <w:r>
              <w:rPr>
                <w:rFonts w:ascii="Aptos" w:hAnsi="Aptos"/>
                <w:sz w:val="22"/>
              </w:rPr>
              <w:t>0.84</w:t>
            </w:r>
          </w:p>
        </w:tc>
        <w:tc>
          <w:tcPr>
            <w:tcW w:w="829" w:type="dxa"/>
            <w:tcBorders>
              <w:left w:val="single" w:sz="4" w:space="0" w:color="auto"/>
            </w:tcBorders>
          </w:tcPr>
          <w:p w14:paraId="4D4BF148"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6</w:t>
            </w:r>
            <w:r>
              <w:rPr>
                <w:rFonts w:ascii="Aptos" w:hAnsi="Aptos"/>
                <w:sz w:val="22"/>
              </w:rPr>
              <w:t>3.66</w:t>
            </w:r>
          </w:p>
        </w:tc>
        <w:tc>
          <w:tcPr>
            <w:tcW w:w="897" w:type="dxa"/>
          </w:tcPr>
          <w:p w14:paraId="757442FA"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6</w:t>
            </w:r>
            <w:r>
              <w:rPr>
                <w:rFonts w:ascii="Aptos" w:hAnsi="Aptos"/>
                <w:sz w:val="22"/>
              </w:rPr>
              <w:t>3.39</w:t>
            </w:r>
          </w:p>
        </w:tc>
        <w:tc>
          <w:tcPr>
            <w:tcW w:w="916" w:type="dxa"/>
          </w:tcPr>
          <w:p w14:paraId="083A5946"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36.</w:t>
            </w:r>
            <w:r>
              <w:rPr>
                <w:rFonts w:ascii="Aptos" w:hAnsi="Aptos"/>
                <w:sz w:val="22"/>
              </w:rPr>
              <w:t>51</w:t>
            </w:r>
          </w:p>
        </w:tc>
      </w:tr>
      <w:tr w:rsidR="009C4BEF" w14:paraId="2E443426" w14:textId="77777777" w:rsidTr="007E4C9F">
        <w:tc>
          <w:tcPr>
            <w:tcW w:w="1497" w:type="dxa"/>
            <w:vAlign w:val="center"/>
          </w:tcPr>
          <w:p w14:paraId="557758FC" w14:textId="77777777" w:rsidR="009C4BEF" w:rsidRPr="001D7714" w:rsidRDefault="009C4BEF" w:rsidP="002E6D17">
            <w:pPr>
              <w:spacing w:before="20" w:after="20" w:line="240" w:lineRule="auto"/>
              <w:rPr>
                <w:rFonts w:ascii="Aptos" w:hAnsi="Aptos"/>
                <w:sz w:val="22"/>
              </w:rPr>
            </w:pPr>
            <w:r w:rsidRPr="001D7714">
              <w:rPr>
                <w:rFonts w:ascii="Aptos" w:hAnsi="Aptos"/>
                <w:sz w:val="22"/>
              </w:rPr>
              <w:t>Skewness</w:t>
            </w:r>
          </w:p>
        </w:tc>
        <w:tc>
          <w:tcPr>
            <w:tcW w:w="801" w:type="dxa"/>
          </w:tcPr>
          <w:p w14:paraId="5E9DA438" w14:textId="77777777" w:rsidR="009C4BEF" w:rsidRPr="001D7714" w:rsidRDefault="009C4BEF" w:rsidP="002E6D17">
            <w:pPr>
              <w:spacing w:before="20" w:after="20" w:line="240" w:lineRule="auto"/>
              <w:jc w:val="center"/>
              <w:rPr>
                <w:rFonts w:ascii="Aptos" w:hAnsi="Aptos"/>
                <w:sz w:val="22"/>
              </w:rPr>
            </w:pPr>
            <w:r>
              <w:rPr>
                <w:rFonts w:ascii="Aptos" w:hAnsi="Aptos"/>
                <w:sz w:val="22"/>
              </w:rPr>
              <w:t>-1.95</w:t>
            </w:r>
          </w:p>
        </w:tc>
        <w:tc>
          <w:tcPr>
            <w:tcW w:w="879" w:type="dxa"/>
          </w:tcPr>
          <w:p w14:paraId="60B1EF07"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-1.</w:t>
            </w:r>
            <w:r>
              <w:rPr>
                <w:rFonts w:ascii="Aptos" w:hAnsi="Aptos"/>
                <w:sz w:val="22"/>
              </w:rPr>
              <w:t>73</w:t>
            </w:r>
          </w:p>
        </w:tc>
        <w:tc>
          <w:tcPr>
            <w:tcW w:w="916" w:type="dxa"/>
            <w:tcBorders>
              <w:right w:val="single" w:sz="4" w:space="0" w:color="auto"/>
            </w:tcBorders>
          </w:tcPr>
          <w:p w14:paraId="252BD4F5" w14:textId="77777777" w:rsidR="009C4BEF" w:rsidRPr="001D7714" w:rsidRDefault="009C4BEF" w:rsidP="002E6D17">
            <w:pPr>
              <w:spacing w:before="20" w:after="20" w:line="240" w:lineRule="auto"/>
              <w:jc w:val="center"/>
              <w:rPr>
                <w:rFonts w:ascii="Aptos" w:hAnsi="Aptos"/>
                <w:sz w:val="22"/>
              </w:rPr>
            </w:pPr>
            <w:r>
              <w:rPr>
                <w:rFonts w:ascii="Aptos" w:hAnsi="Aptos"/>
                <w:sz w:val="22"/>
              </w:rPr>
              <w:t>-3.55</w:t>
            </w:r>
          </w:p>
        </w:tc>
        <w:tc>
          <w:tcPr>
            <w:tcW w:w="829" w:type="dxa"/>
            <w:tcBorders>
              <w:left w:val="single" w:sz="4" w:space="0" w:color="auto"/>
            </w:tcBorders>
          </w:tcPr>
          <w:p w14:paraId="1D9586AF" w14:textId="77777777" w:rsidR="009C4BEF" w:rsidRPr="001D7714" w:rsidRDefault="009C4BEF" w:rsidP="002E6D17">
            <w:pPr>
              <w:spacing w:before="20" w:after="20" w:line="240" w:lineRule="auto"/>
              <w:jc w:val="center"/>
              <w:rPr>
                <w:rFonts w:ascii="Aptos" w:hAnsi="Aptos"/>
                <w:sz w:val="22"/>
              </w:rPr>
            </w:pPr>
            <w:r>
              <w:rPr>
                <w:rFonts w:ascii="Aptos" w:hAnsi="Aptos"/>
                <w:sz w:val="22"/>
              </w:rPr>
              <w:t>-3.05</w:t>
            </w:r>
          </w:p>
        </w:tc>
        <w:tc>
          <w:tcPr>
            <w:tcW w:w="880" w:type="dxa"/>
          </w:tcPr>
          <w:p w14:paraId="0C5CAC96"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-1.0</w:t>
            </w:r>
            <w:r>
              <w:rPr>
                <w:rFonts w:ascii="Aptos" w:hAnsi="Aptos"/>
                <w:sz w:val="22"/>
              </w:rPr>
              <w:t>6</w:t>
            </w:r>
          </w:p>
        </w:tc>
        <w:tc>
          <w:tcPr>
            <w:tcW w:w="916" w:type="dxa"/>
            <w:tcBorders>
              <w:right w:val="single" w:sz="4" w:space="0" w:color="auto"/>
            </w:tcBorders>
          </w:tcPr>
          <w:p w14:paraId="5A55B522"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 xml:space="preserve"> </w:t>
            </w:r>
            <w:r>
              <w:rPr>
                <w:rFonts w:ascii="Aptos" w:hAnsi="Aptos"/>
                <w:sz w:val="22"/>
              </w:rPr>
              <w:t>-4.57</w:t>
            </w:r>
          </w:p>
        </w:tc>
        <w:tc>
          <w:tcPr>
            <w:tcW w:w="829" w:type="dxa"/>
            <w:tcBorders>
              <w:left w:val="single" w:sz="4" w:space="0" w:color="auto"/>
            </w:tcBorders>
          </w:tcPr>
          <w:p w14:paraId="2512AD7F"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 xml:space="preserve"> 4.</w:t>
            </w:r>
            <w:r>
              <w:rPr>
                <w:rFonts w:ascii="Aptos" w:hAnsi="Aptos"/>
                <w:sz w:val="22"/>
              </w:rPr>
              <w:t>7</w:t>
            </w:r>
            <w:r w:rsidRPr="001D7714">
              <w:rPr>
                <w:rFonts w:ascii="Aptos" w:hAnsi="Aptos"/>
                <w:sz w:val="22"/>
              </w:rPr>
              <w:t>2</w:t>
            </w:r>
          </w:p>
        </w:tc>
        <w:tc>
          <w:tcPr>
            <w:tcW w:w="897" w:type="dxa"/>
          </w:tcPr>
          <w:p w14:paraId="5896BA4D"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 xml:space="preserve"> 5.</w:t>
            </w:r>
            <w:r>
              <w:rPr>
                <w:rFonts w:ascii="Aptos" w:hAnsi="Aptos"/>
                <w:sz w:val="22"/>
              </w:rPr>
              <w:t>14</w:t>
            </w:r>
          </w:p>
        </w:tc>
        <w:tc>
          <w:tcPr>
            <w:tcW w:w="916" w:type="dxa"/>
          </w:tcPr>
          <w:p w14:paraId="2975FBA8" w14:textId="77777777" w:rsidR="009C4BEF" w:rsidRPr="001D7714" w:rsidRDefault="009C4BEF" w:rsidP="002E6D17">
            <w:pPr>
              <w:spacing w:before="20" w:after="20" w:line="240" w:lineRule="auto"/>
              <w:jc w:val="center"/>
              <w:rPr>
                <w:rFonts w:ascii="Aptos" w:hAnsi="Aptos"/>
                <w:sz w:val="22"/>
              </w:rPr>
            </w:pPr>
            <w:r w:rsidRPr="001D7714">
              <w:rPr>
                <w:rFonts w:ascii="Aptos" w:hAnsi="Aptos"/>
                <w:sz w:val="22"/>
              </w:rPr>
              <w:t xml:space="preserve"> 5.</w:t>
            </w:r>
            <w:r>
              <w:rPr>
                <w:rFonts w:ascii="Aptos" w:hAnsi="Aptos"/>
                <w:sz w:val="22"/>
              </w:rPr>
              <w:t>18</w:t>
            </w:r>
          </w:p>
        </w:tc>
      </w:tr>
      <w:tr w:rsidR="009C4BEF" w14:paraId="731E2B6E" w14:textId="77777777" w:rsidTr="007E4C9F">
        <w:tc>
          <w:tcPr>
            <w:tcW w:w="1497" w:type="dxa"/>
            <w:tcBorders>
              <w:bottom w:val="single" w:sz="4" w:space="0" w:color="auto"/>
            </w:tcBorders>
            <w:vAlign w:val="center"/>
          </w:tcPr>
          <w:p w14:paraId="099160A9" w14:textId="77777777" w:rsidR="009C4BEF" w:rsidRPr="001D7714" w:rsidRDefault="009C4BEF" w:rsidP="002E6D17">
            <w:pPr>
              <w:spacing w:before="20" w:after="40" w:line="240" w:lineRule="auto"/>
              <w:rPr>
                <w:rFonts w:ascii="Aptos" w:hAnsi="Aptos"/>
                <w:sz w:val="22"/>
              </w:rPr>
            </w:pPr>
            <w:r w:rsidRPr="001D7714">
              <w:rPr>
                <w:rFonts w:ascii="Aptos" w:hAnsi="Aptos"/>
                <w:sz w:val="22"/>
              </w:rPr>
              <w:t>N</w:t>
            </w:r>
          </w:p>
        </w:tc>
        <w:tc>
          <w:tcPr>
            <w:tcW w:w="801" w:type="dxa"/>
            <w:tcBorders>
              <w:bottom w:val="single" w:sz="4" w:space="0" w:color="auto"/>
            </w:tcBorders>
          </w:tcPr>
          <w:p w14:paraId="2935F87B" w14:textId="77777777" w:rsidR="009C4BEF" w:rsidRPr="001D7714" w:rsidRDefault="009C4BEF" w:rsidP="002E6D17">
            <w:pPr>
              <w:spacing w:before="20" w:after="40" w:line="240" w:lineRule="auto"/>
              <w:jc w:val="center"/>
              <w:rPr>
                <w:rFonts w:ascii="Aptos" w:hAnsi="Aptos"/>
                <w:sz w:val="22"/>
              </w:rPr>
            </w:pPr>
            <w:r w:rsidRPr="001D7714">
              <w:rPr>
                <w:rFonts w:ascii="Aptos" w:hAnsi="Aptos"/>
                <w:sz w:val="22"/>
              </w:rPr>
              <w:t>4</w:t>
            </w:r>
            <w:r>
              <w:rPr>
                <w:rFonts w:ascii="Aptos" w:hAnsi="Aptos"/>
                <w:sz w:val="22"/>
              </w:rPr>
              <w:t>0</w:t>
            </w:r>
          </w:p>
        </w:tc>
        <w:tc>
          <w:tcPr>
            <w:tcW w:w="879" w:type="dxa"/>
            <w:tcBorders>
              <w:bottom w:val="single" w:sz="4" w:space="0" w:color="auto"/>
            </w:tcBorders>
          </w:tcPr>
          <w:p w14:paraId="168A4C4B" w14:textId="77777777" w:rsidR="009C4BEF" w:rsidRPr="001D7714" w:rsidRDefault="009C4BEF" w:rsidP="002E6D17">
            <w:pPr>
              <w:spacing w:before="20" w:after="40" w:line="240" w:lineRule="auto"/>
              <w:jc w:val="center"/>
              <w:rPr>
                <w:rFonts w:ascii="Aptos" w:hAnsi="Aptos"/>
                <w:sz w:val="22"/>
              </w:rPr>
            </w:pPr>
            <w:r w:rsidRPr="001D7714">
              <w:rPr>
                <w:rFonts w:ascii="Aptos" w:hAnsi="Aptos"/>
                <w:sz w:val="22"/>
              </w:rPr>
              <w:t>4</w:t>
            </w:r>
            <w:r>
              <w:rPr>
                <w:rFonts w:ascii="Aptos" w:hAnsi="Aptos"/>
                <w:sz w:val="22"/>
              </w:rPr>
              <w:t>3</w:t>
            </w:r>
          </w:p>
        </w:tc>
        <w:tc>
          <w:tcPr>
            <w:tcW w:w="916" w:type="dxa"/>
            <w:tcBorders>
              <w:bottom w:val="single" w:sz="4" w:space="0" w:color="auto"/>
              <w:right w:val="single" w:sz="4" w:space="0" w:color="auto"/>
            </w:tcBorders>
          </w:tcPr>
          <w:p w14:paraId="529DA945" w14:textId="77777777" w:rsidR="009C4BEF" w:rsidRPr="001D7714" w:rsidRDefault="009C4BEF" w:rsidP="002E6D17">
            <w:pPr>
              <w:spacing w:before="20" w:after="40" w:line="240" w:lineRule="auto"/>
              <w:jc w:val="center"/>
              <w:rPr>
                <w:rFonts w:ascii="Aptos" w:hAnsi="Aptos"/>
                <w:sz w:val="22"/>
              </w:rPr>
            </w:pPr>
            <w:r w:rsidRPr="001D7714">
              <w:rPr>
                <w:rFonts w:ascii="Aptos" w:hAnsi="Aptos"/>
                <w:sz w:val="22"/>
              </w:rPr>
              <w:t>4</w:t>
            </w:r>
            <w:r>
              <w:rPr>
                <w:rFonts w:ascii="Aptos" w:hAnsi="Aptos"/>
                <w:sz w:val="22"/>
              </w:rPr>
              <w:t>3</w:t>
            </w:r>
          </w:p>
        </w:tc>
        <w:tc>
          <w:tcPr>
            <w:tcW w:w="829" w:type="dxa"/>
            <w:tcBorders>
              <w:left w:val="single" w:sz="4" w:space="0" w:color="auto"/>
              <w:bottom w:val="single" w:sz="4" w:space="0" w:color="auto"/>
            </w:tcBorders>
          </w:tcPr>
          <w:p w14:paraId="0573959C" w14:textId="77777777" w:rsidR="009C4BEF" w:rsidRPr="001D7714" w:rsidRDefault="009C4BEF" w:rsidP="002E6D17">
            <w:pPr>
              <w:spacing w:before="20" w:after="40" w:line="240" w:lineRule="auto"/>
              <w:jc w:val="center"/>
              <w:rPr>
                <w:rFonts w:ascii="Aptos" w:hAnsi="Aptos"/>
                <w:sz w:val="22"/>
              </w:rPr>
            </w:pPr>
            <w:r w:rsidRPr="001D7714">
              <w:rPr>
                <w:rFonts w:ascii="Aptos" w:hAnsi="Aptos"/>
                <w:sz w:val="22"/>
              </w:rPr>
              <w:t>4</w:t>
            </w:r>
            <w:r>
              <w:rPr>
                <w:rFonts w:ascii="Aptos" w:hAnsi="Aptos"/>
                <w:sz w:val="22"/>
              </w:rPr>
              <w:t>0</w:t>
            </w:r>
          </w:p>
        </w:tc>
        <w:tc>
          <w:tcPr>
            <w:tcW w:w="880" w:type="dxa"/>
            <w:tcBorders>
              <w:bottom w:val="single" w:sz="4" w:space="0" w:color="auto"/>
            </w:tcBorders>
          </w:tcPr>
          <w:p w14:paraId="3E3F3779" w14:textId="77777777" w:rsidR="009C4BEF" w:rsidRPr="001D7714" w:rsidRDefault="009C4BEF" w:rsidP="002E6D17">
            <w:pPr>
              <w:spacing w:before="20" w:after="40" w:line="240" w:lineRule="auto"/>
              <w:jc w:val="center"/>
              <w:rPr>
                <w:rFonts w:ascii="Aptos" w:hAnsi="Aptos"/>
                <w:sz w:val="22"/>
              </w:rPr>
            </w:pPr>
            <w:r w:rsidRPr="001D7714">
              <w:rPr>
                <w:rFonts w:ascii="Aptos" w:hAnsi="Aptos"/>
                <w:sz w:val="22"/>
              </w:rPr>
              <w:t>4</w:t>
            </w:r>
            <w:r>
              <w:rPr>
                <w:rFonts w:ascii="Aptos" w:hAnsi="Aptos"/>
                <w:sz w:val="22"/>
              </w:rPr>
              <w:t>3</w:t>
            </w:r>
          </w:p>
        </w:tc>
        <w:tc>
          <w:tcPr>
            <w:tcW w:w="916" w:type="dxa"/>
            <w:tcBorders>
              <w:bottom w:val="single" w:sz="4" w:space="0" w:color="auto"/>
              <w:right w:val="single" w:sz="4" w:space="0" w:color="auto"/>
            </w:tcBorders>
          </w:tcPr>
          <w:p w14:paraId="1A3FE078" w14:textId="77777777" w:rsidR="009C4BEF" w:rsidRPr="001D7714" w:rsidRDefault="009C4BEF" w:rsidP="002E6D17">
            <w:pPr>
              <w:spacing w:before="20" w:after="40" w:line="240" w:lineRule="auto"/>
              <w:jc w:val="center"/>
              <w:rPr>
                <w:rFonts w:ascii="Aptos" w:hAnsi="Aptos"/>
                <w:sz w:val="22"/>
              </w:rPr>
            </w:pPr>
            <w:r w:rsidRPr="001D7714">
              <w:rPr>
                <w:rFonts w:ascii="Aptos" w:hAnsi="Aptos"/>
                <w:sz w:val="22"/>
              </w:rPr>
              <w:t>4</w:t>
            </w:r>
            <w:r>
              <w:rPr>
                <w:rFonts w:ascii="Aptos" w:hAnsi="Aptos"/>
                <w:sz w:val="22"/>
              </w:rPr>
              <w:t>3</w:t>
            </w:r>
          </w:p>
        </w:tc>
        <w:tc>
          <w:tcPr>
            <w:tcW w:w="829" w:type="dxa"/>
            <w:tcBorders>
              <w:left w:val="single" w:sz="4" w:space="0" w:color="auto"/>
              <w:bottom w:val="single" w:sz="4" w:space="0" w:color="auto"/>
            </w:tcBorders>
          </w:tcPr>
          <w:p w14:paraId="1F932853" w14:textId="77777777" w:rsidR="009C4BEF" w:rsidRPr="001D7714" w:rsidRDefault="009C4BEF" w:rsidP="002E6D17">
            <w:pPr>
              <w:spacing w:before="20" w:after="40" w:line="240" w:lineRule="auto"/>
              <w:jc w:val="center"/>
              <w:rPr>
                <w:rFonts w:ascii="Aptos" w:hAnsi="Aptos"/>
                <w:sz w:val="22"/>
              </w:rPr>
            </w:pPr>
            <w:r>
              <w:rPr>
                <w:rFonts w:ascii="Aptos" w:hAnsi="Aptos"/>
                <w:sz w:val="22"/>
              </w:rPr>
              <w:t>37</w:t>
            </w:r>
          </w:p>
        </w:tc>
        <w:tc>
          <w:tcPr>
            <w:tcW w:w="897" w:type="dxa"/>
            <w:tcBorders>
              <w:bottom w:val="single" w:sz="4" w:space="0" w:color="auto"/>
            </w:tcBorders>
          </w:tcPr>
          <w:p w14:paraId="6B7EABA0" w14:textId="77777777" w:rsidR="009C4BEF" w:rsidRPr="001D7714" w:rsidRDefault="009C4BEF" w:rsidP="002E6D17">
            <w:pPr>
              <w:spacing w:before="20" w:after="40" w:line="240" w:lineRule="auto"/>
              <w:jc w:val="center"/>
              <w:rPr>
                <w:rFonts w:ascii="Aptos" w:hAnsi="Aptos"/>
                <w:sz w:val="22"/>
              </w:rPr>
            </w:pPr>
            <w:r w:rsidRPr="001D7714">
              <w:rPr>
                <w:rFonts w:ascii="Aptos" w:hAnsi="Aptos"/>
                <w:sz w:val="22"/>
              </w:rPr>
              <w:t>4</w:t>
            </w:r>
            <w:r>
              <w:rPr>
                <w:rFonts w:ascii="Aptos" w:hAnsi="Aptos"/>
                <w:sz w:val="22"/>
              </w:rPr>
              <w:t>0</w:t>
            </w:r>
          </w:p>
        </w:tc>
        <w:tc>
          <w:tcPr>
            <w:tcW w:w="916" w:type="dxa"/>
            <w:tcBorders>
              <w:bottom w:val="single" w:sz="4" w:space="0" w:color="auto"/>
            </w:tcBorders>
          </w:tcPr>
          <w:p w14:paraId="758B1128" w14:textId="77777777" w:rsidR="009C4BEF" w:rsidRPr="001D7714" w:rsidRDefault="009C4BEF" w:rsidP="002E6D17">
            <w:pPr>
              <w:spacing w:before="20" w:after="40" w:line="240" w:lineRule="auto"/>
              <w:jc w:val="center"/>
              <w:rPr>
                <w:rFonts w:ascii="Aptos" w:hAnsi="Aptos"/>
                <w:sz w:val="22"/>
              </w:rPr>
            </w:pPr>
            <w:r w:rsidRPr="001D7714">
              <w:rPr>
                <w:rFonts w:ascii="Aptos" w:hAnsi="Aptos"/>
                <w:sz w:val="22"/>
              </w:rPr>
              <w:t>4</w:t>
            </w:r>
            <w:r>
              <w:rPr>
                <w:rFonts w:ascii="Aptos" w:hAnsi="Aptos"/>
                <w:sz w:val="22"/>
              </w:rPr>
              <w:t>0</w:t>
            </w:r>
          </w:p>
        </w:tc>
      </w:tr>
      <w:tr w:rsidR="009C4BEF" w14:paraId="12FBE7DF" w14:textId="77777777" w:rsidTr="002E6D17">
        <w:tc>
          <w:tcPr>
            <w:tcW w:w="9360" w:type="dxa"/>
            <w:gridSpan w:val="10"/>
            <w:tcBorders>
              <w:top w:val="single" w:sz="4" w:space="0" w:color="auto"/>
              <w:bottom w:val="single" w:sz="4" w:space="0" w:color="auto"/>
            </w:tcBorders>
            <w:vAlign w:val="center"/>
          </w:tcPr>
          <w:p w14:paraId="67751D8F" w14:textId="77777777" w:rsidR="009C4BEF" w:rsidRPr="001D7714" w:rsidRDefault="009C4BEF" w:rsidP="002E6D17">
            <w:pPr>
              <w:spacing w:before="40" w:after="40" w:line="240" w:lineRule="auto"/>
              <w:rPr>
                <w:rFonts w:ascii="Aptos" w:hAnsi="Aptos"/>
                <w:sz w:val="20"/>
                <w:szCs w:val="20"/>
              </w:rPr>
            </w:pPr>
            <w:r w:rsidRPr="001D7714">
              <w:rPr>
                <w:rFonts w:ascii="Aptos" w:hAnsi="Aptos"/>
                <w:sz w:val="20"/>
                <w:szCs w:val="20"/>
              </w:rPr>
              <w:t>Notes: See Table 1 for variable definitions</w:t>
            </w:r>
            <w:r w:rsidRPr="001D7714">
              <w:rPr>
                <w:rFonts w:ascii="Aptos" w:hAnsi="Aptos" w:cs="Times New Roman"/>
                <w:sz w:val="20"/>
                <w:szCs w:val="20"/>
              </w:rPr>
              <w:t>.  Source: authors’ calculations based on simulations of MMB models.</w:t>
            </w:r>
          </w:p>
        </w:tc>
      </w:tr>
    </w:tbl>
    <w:p w14:paraId="11E800E2" w14:textId="77777777" w:rsidR="007E4C9F" w:rsidRDefault="007E4C9F" w:rsidP="009C4BEF">
      <w:pPr>
        <w:ind w:firstLine="720"/>
      </w:pPr>
      <w:r>
        <w:t xml:space="preserve">Turning to the timing results, Table 5 shows that the differences in timing conditioned on the policy rule are strongly affected by whether the model is calibrated or estimated.  For the calibrated models, there are only modest differences in timing across the three policy rules, with </w:t>
      </w:r>
      <w:r>
        <w:lastRenderedPageBreak/>
        <w:t>all the rules implying a modal peak effect in the period of the shock.  The results are more mixed for the estimated models.</w:t>
      </w:r>
    </w:p>
    <w:p w14:paraId="64FAFF38" w14:textId="623B6A38" w:rsidR="009C4BEF" w:rsidRDefault="009C4BEF" w:rsidP="009C4BEF">
      <w:pPr>
        <w:ind w:firstLine="720"/>
      </w:pPr>
      <w:r>
        <w:t xml:space="preserve">   </w:t>
      </w:r>
    </w:p>
    <w:tbl>
      <w:tblPr>
        <w:tblStyle w:val="TableGrid"/>
        <w:tblW w:w="0" w:type="auto"/>
        <w:tblLayout w:type="fixed"/>
        <w:tblLook w:val="04A0" w:firstRow="1" w:lastRow="0" w:firstColumn="1" w:lastColumn="0" w:noHBand="0" w:noVBand="1"/>
      </w:tblPr>
      <w:tblGrid>
        <w:gridCol w:w="1710"/>
        <w:gridCol w:w="1152"/>
        <w:gridCol w:w="1152"/>
        <w:gridCol w:w="1116"/>
        <w:gridCol w:w="1188"/>
        <w:gridCol w:w="1152"/>
        <w:gridCol w:w="1152"/>
      </w:tblGrid>
      <w:tr w:rsidR="009C4BEF" w14:paraId="2C251746" w14:textId="77777777" w:rsidTr="002E6D17">
        <w:trPr>
          <w:trHeight w:val="527"/>
        </w:trPr>
        <w:tc>
          <w:tcPr>
            <w:tcW w:w="8622" w:type="dxa"/>
            <w:gridSpan w:val="7"/>
            <w:tcBorders>
              <w:top w:val="single" w:sz="4" w:space="0" w:color="auto"/>
              <w:left w:val="nil"/>
              <w:bottom w:val="nil"/>
              <w:right w:val="nil"/>
            </w:tcBorders>
          </w:tcPr>
          <w:p w14:paraId="0C1E03CE" w14:textId="23487BC8" w:rsidR="009C4BEF" w:rsidRPr="001D7714" w:rsidRDefault="009C4BEF" w:rsidP="002E6D17">
            <w:pPr>
              <w:spacing w:line="276" w:lineRule="auto"/>
              <w:jc w:val="center"/>
              <w:rPr>
                <w:rFonts w:ascii="Aptos" w:hAnsi="Aptos" w:cs="Times New Roman"/>
                <w:sz w:val="22"/>
              </w:rPr>
            </w:pPr>
            <w:r w:rsidRPr="001D7714">
              <w:rPr>
                <w:rFonts w:ascii="Aptos" w:hAnsi="Aptos" w:cs="Times New Roman"/>
                <w:sz w:val="22"/>
              </w:rPr>
              <w:t xml:space="preserve">Table </w:t>
            </w:r>
            <w:r w:rsidR="00F84078">
              <w:rPr>
                <w:rFonts w:ascii="Aptos" w:hAnsi="Aptos" w:cs="Times New Roman"/>
                <w:sz w:val="22"/>
              </w:rPr>
              <w:t>5</w:t>
            </w:r>
          </w:p>
          <w:p w14:paraId="76849DFF" w14:textId="77777777" w:rsidR="009C4BEF" w:rsidRPr="001D7714" w:rsidRDefault="009C4BEF" w:rsidP="002E6D17">
            <w:pPr>
              <w:spacing w:after="0" w:line="240" w:lineRule="auto"/>
              <w:jc w:val="center"/>
              <w:rPr>
                <w:rFonts w:ascii="Aptos" w:hAnsi="Aptos" w:cs="Times New Roman"/>
                <w:b/>
                <w:bCs/>
                <w:sz w:val="22"/>
                <w:u w:val="single"/>
              </w:rPr>
            </w:pPr>
            <w:r w:rsidRPr="001D7714">
              <w:rPr>
                <w:rFonts w:ascii="Aptos" w:hAnsi="Aptos" w:cs="Times New Roman"/>
                <w:b/>
                <w:bCs/>
                <w:sz w:val="22"/>
                <w:u w:val="single"/>
              </w:rPr>
              <w:t>Summary statistics for timing of peak outcome variables</w:t>
            </w:r>
          </w:p>
          <w:p w14:paraId="58AE2743" w14:textId="77777777" w:rsidR="009C4BEF" w:rsidRPr="001D7714" w:rsidRDefault="009C4BEF" w:rsidP="002E6D17">
            <w:pPr>
              <w:spacing w:before="0" w:line="240" w:lineRule="auto"/>
              <w:jc w:val="center"/>
              <w:rPr>
                <w:rFonts w:ascii="Aptos" w:hAnsi="Aptos" w:cs="Times New Roman"/>
                <w:sz w:val="20"/>
                <w:szCs w:val="20"/>
              </w:rPr>
            </w:pPr>
            <w:r w:rsidRPr="001D7714">
              <w:rPr>
                <w:rFonts w:ascii="Aptos" w:hAnsi="Aptos" w:cs="Times New Roman"/>
                <w:sz w:val="20"/>
                <w:szCs w:val="20"/>
              </w:rPr>
              <w:t>(by policy rule and model type)</w:t>
            </w:r>
          </w:p>
        </w:tc>
      </w:tr>
      <w:tr w:rsidR="009C4BEF" w14:paraId="1A291A2F" w14:textId="77777777" w:rsidTr="002E6D17">
        <w:trPr>
          <w:trHeight w:val="288"/>
        </w:trPr>
        <w:tc>
          <w:tcPr>
            <w:tcW w:w="8622" w:type="dxa"/>
            <w:gridSpan w:val="7"/>
            <w:tcBorders>
              <w:top w:val="nil"/>
              <w:left w:val="nil"/>
              <w:bottom w:val="nil"/>
              <w:right w:val="nil"/>
            </w:tcBorders>
          </w:tcPr>
          <w:p w14:paraId="25FA9B6B" w14:textId="77777777" w:rsidR="009C4BEF" w:rsidRPr="001D7714" w:rsidRDefault="009C4BEF" w:rsidP="002E6D17">
            <w:pPr>
              <w:spacing w:before="80" w:after="40" w:line="240" w:lineRule="auto"/>
              <w:jc w:val="center"/>
              <w:rPr>
                <w:rFonts w:ascii="Aptos" w:hAnsi="Aptos" w:cs="Times New Roman"/>
                <w:b/>
                <w:bCs/>
                <w:sz w:val="22"/>
              </w:rPr>
            </w:pPr>
            <w:r w:rsidRPr="001D7714">
              <w:rPr>
                <w:rFonts w:ascii="Aptos" w:hAnsi="Aptos" w:cs="Times New Roman"/>
                <w:b/>
                <w:bCs/>
                <w:sz w:val="22"/>
              </w:rPr>
              <w:t>Calibrated models</w:t>
            </w:r>
          </w:p>
        </w:tc>
      </w:tr>
      <w:tr w:rsidR="009C4BEF" w14:paraId="0F6DF46C" w14:textId="77777777" w:rsidTr="002E6D17">
        <w:trPr>
          <w:trHeight w:val="288"/>
        </w:trPr>
        <w:tc>
          <w:tcPr>
            <w:tcW w:w="1710" w:type="dxa"/>
            <w:tcBorders>
              <w:top w:val="nil"/>
              <w:left w:val="nil"/>
              <w:bottom w:val="nil"/>
              <w:right w:val="nil"/>
            </w:tcBorders>
          </w:tcPr>
          <w:p w14:paraId="35DE4D66" w14:textId="77777777" w:rsidR="009C4BEF" w:rsidRPr="001D7714" w:rsidRDefault="009C4BEF" w:rsidP="002E6D17">
            <w:pPr>
              <w:spacing w:before="80" w:after="80" w:line="276" w:lineRule="auto"/>
              <w:rPr>
                <w:rFonts w:ascii="Aptos" w:hAnsi="Aptos" w:cs="Times New Roman"/>
                <w:sz w:val="22"/>
              </w:rPr>
            </w:pPr>
          </w:p>
        </w:tc>
        <w:tc>
          <w:tcPr>
            <w:tcW w:w="3420" w:type="dxa"/>
            <w:gridSpan w:val="3"/>
            <w:tcBorders>
              <w:top w:val="nil"/>
              <w:left w:val="nil"/>
              <w:bottom w:val="nil"/>
              <w:right w:val="single" w:sz="4" w:space="0" w:color="auto"/>
            </w:tcBorders>
          </w:tcPr>
          <w:p w14:paraId="2C4C111B"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y-timing</w:t>
            </w:r>
          </w:p>
        </w:tc>
        <w:tc>
          <w:tcPr>
            <w:tcW w:w="3492" w:type="dxa"/>
            <w:gridSpan w:val="3"/>
            <w:tcBorders>
              <w:top w:val="nil"/>
              <w:left w:val="single" w:sz="4" w:space="0" w:color="auto"/>
              <w:bottom w:val="nil"/>
              <w:right w:val="nil"/>
            </w:tcBorders>
          </w:tcPr>
          <w:p w14:paraId="7D39047C"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π-timing</w:t>
            </w:r>
          </w:p>
        </w:tc>
      </w:tr>
      <w:tr w:rsidR="009C4BEF" w:rsidRPr="001F5E28" w14:paraId="477AB6CE" w14:textId="77777777" w:rsidTr="002E6D17">
        <w:trPr>
          <w:trHeight w:val="144"/>
        </w:trPr>
        <w:tc>
          <w:tcPr>
            <w:tcW w:w="1710" w:type="dxa"/>
            <w:tcBorders>
              <w:top w:val="nil"/>
              <w:left w:val="nil"/>
              <w:bottom w:val="single" w:sz="4" w:space="0" w:color="auto"/>
              <w:right w:val="nil"/>
            </w:tcBorders>
            <w:shd w:val="pct10" w:color="auto" w:fill="auto"/>
          </w:tcPr>
          <w:p w14:paraId="084691F4" w14:textId="77777777" w:rsidR="009C4BEF" w:rsidRPr="001D7714" w:rsidRDefault="009C4BEF" w:rsidP="002E6D17">
            <w:pPr>
              <w:spacing w:before="80" w:after="80" w:line="276" w:lineRule="auto"/>
              <w:rPr>
                <w:rFonts w:ascii="Aptos" w:hAnsi="Aptos" w:cs="Times New Roman"/>
                <w:i/>
                <w:iCs/>
                <w:sz w:val="22"/>
              </w:rPr>
            </w:pPr>
            <w:r w:rsidRPr="001D7714">
              <w:rPr>
                <w:rFonts w:ascii="Aptos" w:hAnsi="Aptos" w:cs="Times New Roman"/>
                <w:i/>
                <w:iCs/>
                <w:sz w:val="22"/>
              </w:rPr>
              <w:t>Policy rules -&gt;</w:t>
            </w:r>
          </w:p>
        </w:tc>
        <w:tc>
          <w:tcPr>
            <w:tcW w:w="1152" w:type="dxa"/>
            <w:tcBorders>
              <w:top w:val="nil"/>
              <w:left w:val="nil"/>
              <w:bottom w:val="single" w:sz="4" w:space="0" w:color="auto"/>
              <w:right w:val="nil"/>
            </w:tcBorders>
            <w:shd w:val="pct10" w:color="auto" w:fill="auto"/>
          </w:tcPr>
          <w:p w14:paraId="1659F265"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Taylor</w:t>
            </w:r>
          </w:p>
        </w:tc>
        <w:tc>
          <w:tcPr>
            <w:tcW w:w="1152" w:type="dxa"/>
            <w:tcBorders>
              <w:top w:val="nil"/>
              <w:left w:val="nil"/>
              <w:bottom w:val="single" w:sz="4" w:space="0" w:color="auto"/>
              <w:right w:val="nil"/>
            </w:tcBorders>
            <w:shd w:val="pct10" w:color="auto" w:fill="auto"/>
          </w:tcPr>
          <w:p w14:paraId="13B4BB60"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Inertial</w:t>
            </w:r>
          </w:p>
        </w:tc>
        <w:tc>
          <w:tcPr>
            <w:tcW w:w="1116" w:type="dxa"/>
            <w:tcBorders>
              <w:top w:val="nil"/>
              <w:left w:val="nil"/>
              <w:bottom w:val="single" w:sz="4" w:space="0" w:color="auto"/>
              <w:right w:val="single" w:sz="4" w:space="0" w:color="auto"/>
            </w:tcBorders>
            <w:shd w:val="pct10" w:color="auto" w:fill="auto"/>
          </w:tcPr>
          <w:p w14:paraId="17850B93"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Growth</w:t>
            </w:r>
          </w:p>
        </w:tc>
        <w:tc>
          <w:tcPr>
            <w:tcW w:w="1188" w:type="dxa"/>
            <w:tcBorders>
              <w:top w:val="nil"/>
              <w:left w:val="single" w:sz="4" w:space="0" w:color="auto"/>
              <w:bottom w:val="single" w:sz="4" w:space="0" w:color="auto"/>
              <w:right w:val="nil"/>
            </w:tcBorders>
            <w:shd w:val="pct10" w:color="auto" w:fill="auto"/>
          </w:tcPr>
          <w:p w14:paraId="6619B4A2"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Taylor</w:t>
            </w:r>
          </w:p>
        </w:tc>
        <w:tc>
          <w:tcPr>
            <w:tcW w:w="1152" w:type="dxa"/>
            <w:tcBorders>
              <w:top w:val="nil"/>
              <w:left w:val="nil"/>
              <w:bottom w:val="single" w:sz="4" w:space="0" w:color="auto"/>
              <w:right w:val="nil"/>
            </w:tcBorders>
            <w:shd w:val="pct10" w:color="auto" w:fill="auto"/>
          </w:tcPr>
          <w:p w14:paraId="03338778"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Inertial</w:t>
            </w:r>
          </w:p>
        </w:tc>
        <w:tc>
          <w:tcPr>
            <w:tcW w:w="1152" w:type="dxa"/>
            <w:tcBorders>
              <w:top w:val="nil"/>
              <w:left w:val="nil"/>
              <w:bottom w:val="single" w:sz="4" w:space="0" w:color="auto"/>
              <w:right w:val="nil"/>
            </w:tcBorders>
            <w:shd w:val="pct10" w:color="auto" w:fill="auto"/>
          </w:tcPr>
          <w:p w14:paraId="6AE0A72F" w14:textId="77777777" w:rsidR="009C4BEF" w:rsidRPr="001D7714" w:rsidRDefault="009C4BEF" w:rsidP="002E6D17">
            <w:pPr>
              <w:spacing w:before="80" w:after="80" w:line="276" w:lineRule="auto"/>
              <w:jc w:val="center"/>
              <w:rPr>
                <w:rFonts w:ascii="Aptos" w:hAnsi="Aptos" w:cs="Times New Roman"/>
                <w:i/>
                <w:iCs/>
                <w:sz w:val="22"/>
              </w:rPr>
            </w:pPr>
            <w:r w:rsidRPr="001D7714">
              <w:rPr>
                <w:rFonts w:ascii="Aptos" w:hAnsi="Aptos" w:cs="Times New Roman"/>
                <w:i/>
                <w:iCs/>
                <w:sz w:val="22"/>
              </w:rPr>
              <w:t>Growth</w:t>
            </w:r>
          </w:p>
        </w:tc>
      </w:tr>
      <w:tr w:rsidR="009C4BEF" w14:paraId="6705CB8C" w14:textId="77777777" w:rsidTr="002E6D17">
        <w:trPr>
          <w:trHeight w:val="144"/>
        </w:trPr>
        <w:tc>
          <w:tcPr>
            <w:tcW w:w="1710" w:type="dxa"/>
            <w:tcBorders>
              <w:top w:val="single" w:sz="4" w:space="0" w:color="auto"/>
              <w:left w:val="nil"/>
              <w:bottom w:val="nil"/>
              <w:right w:val="nil"/>
            </w:tcBorders>
            <w:vAlign w:val="center"/>
          </w:tcPr>
          <w:p w14:paraId="49C3C9A3" w14:textId="77777777" w:rsidR="009C4BEF" w:rsidRPr="001D7714" w:rsidRDefault="009C4BEF" w:rsidP="002E6D17">
            <w:pPr>
              <w:spacing w:before="40" w:after="20" w:line="240" w:lineRule="auto"/>
              <w:rPr>
                <w:rFonts w:ascii="Aptos" w:hAnsi="Aptos" w:cs="Times New Roman"/>
                <w:sz w:val="22"/>
              </w:rPr>
            </w:pPr>
            <w:r w:rsidRPr="001D7714">
              <w:rPr>
                <w:rFonts w:ascii="Aptos" w:hAnsi="Aptos" w:cs="Times New Roman"/>
                <w:sz w:val="22"/>
              </w:rPr>
              <w:t>Mean</w:t>
            </w:r>
          </w:p>
        </w:tc>
        <w:tc>
          <w:tcPr>
            <w:tcW w:w="1152" w:type="dxa"/>
            <w:tcBorders>
              <w:top w:val="single" w:sz="4" w:space="0" w:color="auto"/>
              <w:left w:val="nil"/>
              <w:bottom w:val="nil"/>
              <w:right w:val="nil"/>
            </w:tcBorders>
          </w:tcPr>
          <w:p w14:paraId="771B5305" w14:textId="77777777" w:rsidR="009C4BEF" w:rsidRPr="00AC0A73" w:rsidRDefault="009C4BEF" w:rsidP="002E6D17">
            <w:pPr>
              <w:spacing w:before="40" w:after="20" w:line="240" w:lineRule="auto"/>
              <w:jc w:val="center"/>
              <w:rPr>
                <w:rFonts w:ascii="Aptos" w:hAnsi="Aptos" w:cs="Times New Roman"/>
                <w:sz w:val="22"/>
              </w:rPr>
            </w:pPr>
            <w:r w:rsidRPr="00AC0A73">
              <w:rPr>
                <w:rFonts w:ascii="Aptos" w:hAnsi="Aptos"/>
                <w:sz w:val="22"/>
              </w:rPr>
              <w:t>1.30</w:t>
            </w:r>
          </w:p>
        </w:tc>
        <w:tc>
          <w:tcPr>
            <w:tcW w:w="1152" w:type="dxa"/>
            <w:tcBorders>
              <w:top w:val="single" w:sz="4" w:space="0" w:color="auto"/>
              <w:left w:val="nil"/>
              <w:bottom w:val="nil"/>
              <w:right w:val="nil"/>
            </w:tcBorders>
          </w:tcPr>
          <w:p w14:paraId="6E4CDABA" w14:textId="77777777" w:rsidR="009C4BEF" w:rsidRPr="00AC0A73" w:rsidRDefault="009C4BEF" w:rsidP="002E6D17">
            <w:pPr>
              <w:spacing w:before="40" w:after="20" w:line="240" w:lineRule="auto"/>
              <w:jc w:val="center"/>
              <w:rPr>
                <w:rFonts w:ascii="Aptos" w:hAnsi="Aptos" w:cs="Times New Roman"/>
                <w:sz w:val="22"/>
              </w:rPr>
            </w:pPr>
            <w:r w:rsidRPr="00AC0A73">
              <w:rPr>
                <w:rFonts w:ascii="Aptos" w:hAnsi="Aptos"/>
                <w:sz w:val="22"/>
              </w:rPr>
              <w:t>1.37</w:t>
            </w:r>
          </w:p>
        </w:tc>
        <w:tc>
          <w:tcPr>
            <w:tcW w:w="1116" w:type="dxa"/>
            <w:tcBorders>
              <w:top w:val="single" w:sz="4" w:space="0" w:color="auto"/>
              <w:left w:val="nil"/>
              <w:bottom w:val="nil"/>
              <w:right w:val="single" w:sz="4" w:space="0" w:color="auto"/>
            </w:tcBorders>
          </w:tcPr>
          <w:p w14:paraId="157011C7" w14:textId="77777777" w:rsidR="009C4BEF" w:rsidRPr="00AC0A73" w:rsidRDefault="009C4BEF" w:rsidP="002E6D17">
            <w:pPr>
              <w:spacing w:before="40" w:after="20" w:line="240" w:lineRule="auto"/>
              <w:jc w:val="center"/>
              <w:rPr>
                <w:rFonts w:ascii="Aptos" w:hAnsi="Aptos" w:cs="Times New Roman"/>
                <w:sz w:val="22"/>
              </w:rPr>
            </w:pPr>
            <w:r w:rsidRPr="00AC0A73">
              <w:rPr>
                <w:rFonts w:ascii="Aptos" w:hAnsi="Aptos"/>
                <w:sz w:val="22"/>
              </w:rPr>
              <w:t>1.48</w:t>
            </w:r>
          </w:p>
        </w:tc>
        <w:tc>
          <w:tcPr>
            <w:tcW w:w="1188" w:type="dxa"/>
            <w:tcBorders>
              <w:top w:val="single" w:sz="4" w:space="0" w:color="auto"/>
              <w:left w:val="single" w:sz="4" w:space="0" w:color="auto"/>
              <w:bottom w:val="nil"/>
              <w:right w:val="nil"/>
            </w:tcBorders>
          </w:tcPr>
          <w:p w14:paraId="0766AAAE" w14:textId="77777777" w:rsidR="009C4BEF" w:rsidRPr="00AC0A73" w:rsidRDefault="009C4BEF" w:rsidP="002E6D17">
            <w:pPr>
              <w:spacing w:before="40" w:after="20" w:line="240" w:lineRule="auto"/>
              <w:jc w:val="center"/>
              <w:rPr>
                <w:rFonts w:ascii="Aptos" w:hAnsi="Aptos" w:cs="Times New Roman"/>
                <w:sz w:val="22"/>
              </w:rPr>
            </w:pPr>
            <w:r w:rsidRPr="00AC0A73">
              <w:rPr>
                <w:rFonts w:ascii="Aptos" w:hAnsi="Aptos"/>
                <w:sz w:val="22"/>
              </w:rPr>
              <w:t>1.</w:t>
            </w:r>
            <w:r>
              <w:rPr>
                <w:rFonts w:ascii="Aptos" w:hAnsi="Aptos"/>
                <w:sz w:val="22"/>
              </w:rPr>
              <w:t>10</w:t>
            </w:r>
          </w:p>
        </w:tc>
        <w:tc>
          <w:tcPr>
            <w:tcW w:w="1152" w:type="dxa"/>
            <w:tcBorders>
              <w:top w:val="single" w:sz="4" w:space="0" w:color="auto"/>
              <w:left w:val="nil"/>
              <w:bottom w:val="nil"/>
              <w:right w:val="nil"/>
            </w:tcBorders>
          </w:tcPr>
          <w:p w14:paraId="08AE8F36" w14:textId="77777777" w:rsidR="009C4BEF" w:rsidRPr="00AC0A73" w:rsidRDefault="009C4BEF" w:rsidP="002E6D17">
            <w:pPr>
              <w:spacing w:before="40" w:after="20" w:line="240" w:lineRule="auto"/>
              <w:jc w:val="center"/>
              <w:rPr>
                <w:rFonts w:ascii="Aptos" w:hAnsi="Aptos" w:cs="Times New Roman"/>
                <w:sz w:val="22"/>
              </w:rPr>
            </w:pPr>
            <w:r w:rsidRPr="00AC0A73">
              <w:rPr>
                <w:rFonts w:ascii="Aptos" w:hAnsi="Aptos"/>
                <w:sz w:val="22"/>
              </w:rPr>
              <w:t>1.27</w:t>
            </w:r>
          </w:p>
        </w:tc>
        <w:tc>
          <w:tcPr>
            <w:tcW w:w="1152" w:type="dxa"/>
            <w:tcBorders>
              <w:top w:val="single" w:sz="4" w:space="0" w:color="auto"/>
              <w:left w:val="nil"/>
              <w:bottom w:val="nil"/>
              <w:right w:val="nil"/>
            </w:tcBorders>
          </w:tcPr>
          <w:p w14:paraId="2BB8AE5C" w14:textId="77777777" w:rsidR="009C4BEF" w:rsidRPr="00AC0A73" w:rsidRDefault="009C4BEF" w:rsidP="002E6D17">
            <w:pPr>
              <w:spacing w:before="40" w:after="20" w:line="240" w:lineRule="auto"/>
              <w:jc w:val="center"/>
              <w:rPr>
                <w:rFonts w:ascii="Aptos" w:hAnsi="Aptos" w:cs="Times New Roman"/>
                <w:sz w:val="22"/>
              </w:rPr>
            </w:pPr>
            <w:r w:rsidRPr="00AC0A73">
              <w:rPr>
                <w:rFonts w:ascii="Aptos" w:hAnsi="Aptos"/>
                <w:sz w:val="22"/>
              </w:rPr>
              <w:t>1.42</w:t>
            </w:r>
          </w:p>
        </w:tc>
      </w:tr>
      <w:tr w:rsidR="009C4BEF" w14:paraId="5134F452" w14:textId="77777777" w:rsidTr="002E6D17">
        <w:trPr>
          <w:trHeight w:val="144"/>
        </w:trPr>
        <w:tc>
          <w:tcPr>
            <w:tcW w:w="1710" w:type="dxa"/>
            <w:tcBorders>
              <w:top w:val="nil"/>
              <w:left w:val="nil"/>
              <w:bottom w:val="nil"/>
              <w:right w:val="nil"/>
            </w:tcBorders>
            <w:vAlign w:val="center"/>
          </w:tcPr>
          <w:p w14:paraId="645EA8AD" w14:textId="77777777" w:rsidR="009C4BEF" w:rsidRPr="001D7714" w:rsidRDefault="009C4BEF" w:rsidP="002E6D17">
            <w:pPr>
              <w:spacing w:before="20" w:after="20" w:line="240" w:lineRule="auto"/>
              <w:rPr>
                <w:rFonts w:ascii="Aptos" w:hAnsi="Aptos" w:cs="Times New Roman"/>
                <w:sz w:val="22"/>
              </w:rPr>
            </w:pPr>
            <w:r w:rsidRPr="001D7714">
              <w:rPr>
                <w:rFonts w:ascii="Aptos" w:hAnsi="Aptos" w:cs="Times New Roman"/>
                <w:sz w:val="22"/>
              </w:rPr>
              <w:t>Median</w:t>
            </w:r>
          </w:p>
        </w:tc>
        <w:tc>
          <w:tcPr>
            <w:tcW w:w="1152" w:type="dxa"/>
            <w:tcBorders>
              <w:top w:val="nil"/>
              <w:left w:val="nil"/>
              <w:bottom w:val="nil"/>
              <w:right w:val="nil"/>
            </w:tcBorders>
          </w:tcPr>
          <w:p w14:paraId="1E79E77E"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1.00</w:t>
            </w:r>
          </w:p>
        </w:tc>
        <w:tc>
          <w:tcPr>
            <w:tcW w:w="1152" w:type="dxa"/>
            <w:tcBorders>
              <w:top w:val="nil"/>
              <w:left w:val="nil"/>
              <w:bottom w:val="nil"/>
              <w:right w:val="nil"/>
            </w:tcBorders>
          </w:tcPr>
          <w:p w14:paraId="45B27CCD"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1.00</w:t>
            </w:r>
          </w:p>
        </w:tc>
        <w:tc>
          <w:tcPr>
            <w:tcW w:w="1116" w:type="dxa"/>
            <w:tcBorders>
              <w:top w:val="nil"/>
              <w:left w:val="nil"/>
              <w:bottom w:val="nil"/>
              <w:right w:val="single" w:sz="4" w:space="0" w:color="auto"/>
            </w:tcBorders>
          </w:tcPr>
          <w:p w14:paraId="6B6AAEDE"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1.00</w:t>
            </w:r>
          </w:p>
        </w:tc>
        <w:tc>
          <w:tcPr>
            <w:tcW w:w="1188" w:type="dxa"/>
            <w:tcBorders>
              <w:top w:val="nil"/>
              <w:left w:val="single" w:sz="4" w:space="0" w:color="auto"/>
              <w:bottom w:val="nil"/>
              <w:right w:val="nil"/>
            </w:tcBorders>
          </w:tcPr>
          <w:p w14:paraId="76C37826"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1.00</w:t>
            </w:r>
          </w:p>
        </w:tc>
        <w:tc>
          <w:tcPr>
            <w:tcW w:w="1152" w:type="dxa"/>
            <w:tcBorders>
              <w:top w:val="nil"/>
              <w:left w:val="nil"/>
              <w:bottom w:val="nil"/>
              <w:right w:val="nil"/>
            </w:tcBorders>
          </w:tcPr>
          <w:p w14:paraId="43E55399"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1.00</w:t>
            </w:r>
          </w:p>
        </w:tc>
        <w:tc>
          <w:tcPr>
            <w:tcW w:w="1152" w:type="dxa"/>
            <w:tcBorders>
              <w:top w:val="nil"/>
              <w:left w:val="nil"/>
              <w:bottom w:val="nil"/>
              <w:right w:val="nil"/>
            </w:tcBorders>
          </w:tcPr>
          <w:p w14:paraId="4FC4EFEB"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1.00</w:t>
            </w:r>
          </w:p>
        </w:tc>
      </w:tr>
      <w:tr w:rsidR="009C4BEF" w14:paraId="65ED42CF" w14:textId="77777777" w:rsidTr="002E6D17">
        <w:trPr>
          <w:trHeight w:val="144"/>
        </w:trPr>
        <w:tc>
          <w:tcPr>
            <w:tcW w:w="1710" w:type="dxa"/>
            <w:tcBorders>
              <w:top w:val="nil"/>
              <w:left w:val="nil"/>
              <w:bottom w:val="nil"/>
              <w:right w:val="nil"/>
            </w:tcBorders>
            <w:vAlign w:val="center"/>
          </w:tcPr>
          <w:p w14:paraId="778DC17B" w14:textId="77777777" w:rsidR="009C4BEF" w:rsidRPr="001D7714" w:rsidRDefault="009C4BEF" w:rsidP="002E6D17">
            <w:pPr>
              <w:spacing w:before="20" w:after="20" w:line="240" w:lineRule="auto"/>
              <w:rPr>
                <w:rFonts w:ascii="Aptos" w:hAnsi="Aptos" w:cs="Times New Roman"/>
                <w:sz w:val="22"/>
              </w:rPr>
            </w:pPr>
            <w:r w:rsidRPr="001D7714">
              <w:rPr>
                <w:rFonts w:ascii="Aptos" w:hAnsi="Aptos" w:cs="Times New Roman"/>
                <w:sz w:val="22"/>
              </w:rPr>
              <w:t>Std deviation</w:t>
            </w:r>
          </w:p>
        </w:tc>
        <w:tc>
          <w:tcPr>
            <w:tcW w:w="1152" w:type="dxa"/>
            <w:tcBorders>
              <w:top w:val="nil"/>
              <w:left w:val="nil"/>
              <w:bottom w:val="nil"/>
              <w:right w:val="nil"/>
            </w:tcBorders>
          </w:tcPr>
          <w:p w14:paraId="144487C5"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0.84</w:t>
            </w:r>
          </w:p>
        </w:tc>
        <w:tc>
          <w:tcPr>
            <w:tcW w:w="1152" w:type="dxa"/>
            <w:tcBorders>
              <w:top w:val="nil"/>
              <w:left w:val="nil"/>
              <w:bottom w:val="nil"/>
              <w:right w:val="nil"/>
            </w:tcBorders>
          </w:tcPr>
          <w:p w14:paraId="24193C40"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0.72</w:t>
            </w:r>
          </w:p>
        </w:tc>
        <w:tc>
          <w:tcPr>
            <w:tcW w:w="1116" w:type="dxa"/>
            <w:tcBorders>
              <w:top w:val="nil"/>
              <w:left w:val="nil"/>
              <w:bottom w:val="nil"/>
              <w:right w:val="single" w:sz="4" w:space="0" w:color="auto"/>
            </w:tcBorders>
          </w:tcPr>
          <w:p w14:paraId="7729391D"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0.89</w:t>
            </w:r>
          </w:p>
        </w:tc>
        <w:tc>
          <w:tcPr>
            <w:tcW w:w="1188" w:type="dxa"/>
            <w:tcBorders>
              <w:top w:val="nil"/>
              <w:left w:val="single" w:sz="4" w:space="0" w:color="auto"/>
              <w:bottom w:val="nil"/>
              <w:right w:val="nil"/>
            </w:tcBorders>
          </w:tcPr>
          <w:p w14:paraId="038113E3" w14:textId="77777777" w:rsidR="009C4BEF" w:rsidRPr="00AC0A73" w:rsidRDefault="009C4BEF" w:rsidP="002E6D17">
            <w:pPr>
              <w:spacing w:before="20" w:after="20" w:line="240" w:lineRule="auto"/>
              <w:jc w:val="center"/>
              <w:rPr>
                <w:rFonts w:ascii="Aptos" w:hAnsi="Aptos" w:cs="Times New Roman"/>
                <w:sz w:val="22"/>
              </w:rPr>
            </w:pPr>
            <w:r>
              <w:rPr>
                <w:rFonts w:ascii="Aptos" w:hAnsi="Aptos"/>
                <w:sz w:val="22"/>
              </w:rPr>
              <w:t>0.31</w:t>
            </w:r>
          </w:p>
        </w:tc>
        <w:tc>
          <w:tcPr>
            <w:tcW w:w="1152" w:type="dxa"/>
            <w:tcBorders>
              <w:top w:val="nil"/>
              <w:left w:val="nil"/>
              <w:bottom w:val="nil"/>
              <w:right w:val="nil"/>
            </w:tcBorders>
          </w:tcPr>
          <w:p w14:paraId="09E492CE"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0.64</w:t>
            </w:r>
          </w:p>
        </w:tc>
        <w:tc>
          <w:tcPr>
            <w:tcW w:w="1152" w:type="dxa"/>
            <w:tcBorders>
              <w:top w:val="nil"/>
              <w:left w:val="nil"/>
              <w:bottom w:val="nil"/>
              <w:right w:val="nil"/>
            </w:tcBorders>
          </w:tcPr>
          <w:p w14:paraId="20E0AA2D"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1.06</w:t>
            </w:r>
          </w:p>
        </w:tc>
      </w:tr>
      <w:tr w:rsidR="009C4BEF" w14:paraId="45E0EBB0" w14:textId="77777777" w:rsidTr="002E6D17">
        <w:trPr>
          <w:trHeight w:val="144"/>
        </w:trPr>
        <w:tc>
          <w:tcPr>
            <w:tcW w:w="1710" w:type="dxa"/>
            <w:tcBorders>
              <w:top w:val="nil"/>
              <w:left w:val="nil"/>
              <w:bottom w:val="nil"/>
              <w:right w:val="nil"/>
            </w:tcBorders>
            <w:vAlign w:val="center"/>
          </w:tcPr>
          <w:p w14:paraId="5A28DD75" w14:textId="77777777" w:rsidR="009C4BEF" w:rsidRPr="001D7714" w:rsidRDefault="009C4BEF" w:rsidP="002E6D17">
            <w:pPr>
              <w:spacing w:before="20" w:after="20" w:line="240" w:lineRule="auto"/>
              <w:rPr>
                <w:rFonts w:ascii="Aptos" w:hAnsi="Aptos" w:cs="Times New Roman"/>
                <w:sz w:val="22"/>
              </w:rPr>
            </w:pPr>
            <w:r w:rsidRPr="001D7714">
              <w:rPr>
                <w:rFonts w:ascii="Aptos" w:hAnsi="Aptos" w:cs="Times New Roman"/>
                <w:sz w:val="22"/>
              </w:rPr>
              <w:t>Skewness</w:t>
            </w:r>
          </w:p>
        </w:tc>
        <w:tc>
          <w:tcPr>
            <w:tcW w:w="1152" w:type="dxa"/>
            <w:tcBorders>
              <w:top w:val="nil"/>
              <w:left w:val="nil"/>
              <w:bottom w:val="nil"/>
              <w:right w:val="nil"/>
            </w:tcBorders>
          </w:tcPr>
          <w:p w14:paraId="6CC4BEAC"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2.63</w:t>
            </w:r>
          </w:p>
        </w:tc>
        <w:tc>
          <w:tcPr>
            <w:tcW w:w="1152" w:type="dxa"/>
            <w:tcBorders>
              <w:top w:val="nil"/>
              <w:left w:val="nil"/>
              <w:bottom w:val="nil"/>
              <w:right w:val="nil"/>
            </w:tcBorders>
          </w:tcPr>
          <w:p w14:paraId="52D3BF46"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1.61</w:t>
            </w:r>
          </w:p>
        </w:tc>
        <w:tc>
          <w:tcPr>
            <w:tcW w:w="1116" w:type="dxa"/>
            <w:tcBorders>
              <w:top w:val="nil"/>
              <w:left w:val="nil"/>
              <w:bottom w:val="nil"/>
              <w:right w:val="single" w:sz="4" w:space="0" w:color="auto"/>
            </w:tcBorders>
          </w:tcPr>
          <w:p w14:paraId="205DC4C3"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1.49</w:t>
            </w:r>
          </w:p>
        </w:tc>
        <w:tc>
          <w:tcPr>
            <w:tcW w:w="1188" w:type="dxa"/>
            <w:tcBorders>
              <w:top w:val="nil"/>
              <w:left w:val="single" w:sz="4" w:space="0" w:color="auto"/>
              <w:bottom w:val="nil"/>
              <w:right w:val="nil"/>
            </w:tcBorders>
          </w:tcPr>
          <w:p w14:paraId="485228A2" w14:textId="77777777" w:rsidR="009C4BEF" w:rsidRPr="00AC0A73" w:rsidRDefault="009C4BEF" w:rsidP="002E6D17">
            <w:pPr>
              <w:spacing w:before="20" w:after="20" w:line="240" w:lineRule="auto"/>
              <w:jc w:val="center"/>
              <w:rPr>
                <w:rFonts w:ascii="Aptos" w:hAnsi="Aptos" w:cs="Times New Roman"/>
                <w:sz w:val="22"/>
              </w:rPr>
            </w:pPr>
            <w:r>
              <w:rPr>
                <w:rFonts w:ascii="Aptos" w:hAnsi="Aptos"/>
                <w:sz w:val="22"/>
              </w:rPr>
              <w:t>2.67</w:t>
            </w:r>
          </w:p>
        </w:tc>
        <w:tc>
          <w:tcPr>
            <w:tcW w:w="1152" w:type="dxa"/>
            <w:tcBorders>
              <w:top w:val="nil"/>
              <w:left w:val="nil"/>
              <w:bottom w:val="nil"/>
              <w:right w:val="nil"/>
            </w:tcBorders>
          </w:tcPr>
          <w:p w14:paraId="12EDA6BF"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2.14</w:t>
            </w:r>
          </w:p>
        </w:tc>
        <w:tc>
          <w:tcPr>
            <w:tcW w:w="1152" w:type="dxa"/>
            <w:tcBorders>
              <w:top w:val="nil"/>
              <w:left w:val="nil"/>
              <w:bottom w:val="nil"/>
              <w:right w:val="nil"/>
            </w:tcBorders>
          </w:tcPr>
          <w:p w14:paraId="4222A356"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3.05</w:t>
            </w:r>
          </w:p>
        </w:tc>
      </w:tr>
      <w:tr w:rsidR="009C4BEF" w14:paraId="6C1E7446" w14:textId="77777777" w:rsidTr="002E6D17">
        <w:trPr>
          <w:trHeight w:val="144"/>
        </w:trPr>
        <w:tc>
          <w:tcPr>
            <w:tcW w:w="1710" w:type="dxa"/>
            <w:tcBorders>
              <w:top w:val="nil"/>
              <w:left w:val="nil"/>
              <w:bottom w:val="nil"/>
              <w:right w:val="nil"/>
            </w:tcBorders>
            <w:vAlign w:val="center"/>
          </w:tcPr>
          <w:p w14:paraId="60BEA9C9" w14:textId="77777777" w:rsidR="009C4BEF" w:rsidRPr="001D7714" w:rsidRDefault="009C4BEF" w:rsidP="002E6D17">
            <w:pPr>
              <w:spacing w:before="20" w:after="20" w:line="240" w:lineRule="auto"/>
              <w:rPr>
                <w:rFonts w:ascii="Aptos" w:hAnsi="Aptos" w:cs="Times New Roman"/>
                <w:sz w:val="22"/>
              </w:rPr>
            </w:pPr>
            <w:r w:rsidRPr="001D7714">
              <w:rPr>
                <w:rFonts w:ascii="Aptos" w:hAnsi="Aptos" w:cs="Times New Roman"/>
                <w:sz w:val="22"/>
              </w:rPr>
              <w:t>N</w:t>
            </w:r>
          </w:p>
        </w:tc>
        <w:tc>
          <w:tcPr>
            <w:tcW w:w="1152" w:type="dxa"/>
            <w:tcBorders>
              <w:top w:val="nil"/>
              <w:left w:val="nil"/>
              <w:bottom w:val="nil"/>
              <w:right w:val="nil"/>
            </w:tcBorders>
          </w:tcPr>
          <w:p w14:paraId="0D845E9C"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30</w:t>
            </w:r>
          </w:p>
        </w:tc>
        <w:tc>
          <w:tcPr>
            <w:tcW w:w="1152" w:type="dxa"/>
            <w:tcBorders>
              <w:top w:val="nil"/>
              <w:left w:val="nil"/>
              <w:bottom w:val="nil"/>
              <w:right w:val="nil"/>
            </w:tcBorders>
          </w:tcPr>
          <w:p w14:paraId="2A2E514D"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30</w:t>
            </w:r>
          </w:p>
        </w:tc>
        <w:tc>
          <w:tcPr>
            <w:tcW w:w="1116" w:type="dxa"/>
            <w:tcBorders>
              <w:top w:val="nil"/>
              <w:left w:val="nil"/>
              <w:bottom w:val="nil"/>
              <w:right w:val="single" w:sz="4" w:space="0" w:color="auto"/>
            </w:tcBorders>
          </w:tcPr>
          <w:p w14:paraId="4DF1CD84"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31</w:t>
            </w:r>
          </w:p>
        </w:tc>
        <w:tc>
          <w:tcPr>
            <w:tcW w:w="1188" w:type="dxa"/>
            <w:tcBorders>
              <w:top w:val="nil"/>
              <w:left w:val="single" w:sz="4" w:space="0" w:color="auto"/>
              <w:bottom w:val="nil"/>
              <w:right w:val="nil"/>
            </w:tcBorders>
          </w:tcPr>
          <w:p w14:paraId="506612ED"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30</w:t>
            </w:r>
          </w:p>
        </w:tc>
        <w:tc>
          <w:tcPr>
            <w:tcW w:w="1152" w:type="dxa"/>
            <w:tcBorders>
              <w:top w:val="nil"/>
              <w:left w:val="nil"/>
              <w:bottom w:val="nil"/>
              <w:right w:val="nil"/>
            </w:tcBorders>
          </w:tcPr>
          <w:p w14:paraId="76F0DCFE"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30</w:t>
            </w:r>
          </w:p>
        </w:tc>
        <w:tc>
          <w:tcPr>
            <w:tcW w:w="1152" w:type="dxa"/>
            <w:tcBorders>
              <w:top w:val="nil"/>
              <w:left w:val="nil"/>
              <w:bottom w:val="nil"/>
              <w:right w:val="nil"/>
            </w:tcBorders>
          </w:tcPr>
          <w:p w14:paraId="115B06BE" w14:textId="77777777" w:rsidR="009C4BEF" w:rsidRPr="00AC0A73" w:rsidRDefault="009C4BEF" w:rsidP="002E6D17">
            <w:pPr>
              <w:spacing w:before="20" w:after="20" w:line="240" w:lineRule="auto"/>
              <w:jc w:val="center"/>
              <w:rPr>
                <w:rFonts w:ascii="Aptos" w:hAnsi="Aptos" w:cs="Times New Roman"/>
                <w:sz w:val="22"/>
              </w:rPr>
            </w:pPr>
            <w:r w:rsidRPr="00AC0A73">
              <w:rPr>
                <w:rFonts w:ascii="Aptos" w:hAnsi="Aptos"/>
                <w:sz w:val="22"/>
              </w:rPr>
              <w:t>31</w:t>
            </w:r>
          </w:p>
        </w:tc>
      </w:tr>
      <w:tr w:rsidR="009C4BEF" w14:paraId="569865E9" w14:textId="77777777" w:rsidTr="002E6D17">
        <w:trPr>
          <w:trHeight w:val="144"/>
        </w:trPr>
        <w:tc>
          <w:tcPr>
            <w:tcW w:w="8622" w:type="dxa"/>
            <w:gridSpan w:val="7"/>
            <w:tcBorders>
              <w:top w:val="nil"/>
              <w:left w:val="nil"/>
              <w:bottom w:val="nil"/>
              <w:right w:val="nil"/>
            </w:tcBorders>
            <w:vAlign w:val="center"/>
          </w:tcPr>
          <w:p w14:paraId="675F85AF" w14:textId="77777777" w:rsidR="009C4BEF" w:rsidRPr="001D7714" w:rsidRDefault="009C4BEF" w:rsidP="002E6D17">
            <w:pPr>
              <w:spacing w:before="80" w:after="40" w:line="240" w:lineRule="auto"/>
              <w:jc w:val="center"/>
              <w:rPr>
                <w:rFonts w:ascii="Aptos" w:hAnsi="Aptos" w:cs="Times New Roman"/>
                <w:sz w:val="22"/>
              </w:rPr>
            </w:pPr>
            <w:r w:rsidRPr="001D7714">
              <w:rPr>
                <w:rFonts w:ascii="Aptos" w:hAnsi="Aptos" w:cs="Times New Roman"/>
                <w:b/>
                <w:bCs/>
                <w:sz w:val="22"/>
              </w:rPr>
              <w:t>Estimated models</w:t>
            </w:r>
          </w:p>
        </w:tc>
      </w:tr>
      <w:tr w:rsidR="009C4BEF" w14:paraId="59F5C29E" w14:textId="77777777" w:rsidTr="002E6D17">
        <w:trPr>
          <w:trHeight w:val="144"/>
        </w:trPr>
        <w:tc>
          <w:tcPr>
            <w:tcW w:w="1710" w:type="dxa"/>
            <w:tcBorders>
              <w:top w:val="nil"/>
              <w:left w:val="nil"/>
              <w:bottom w:val="nil"/>
              <w:right w:val="nil"/>
            </w:tcBorders>
          </w:tcPr>
          <w:p w14:paraId="2F8A8598" w14:textId="77777777" w:rsidR="009C4BEF" w:rsidRPr="001D7714" w:rsidRDefault="009C4BEF" w:rsidP="002E6D17">
            <w:pPr>
              <w:spacing w:before="80" w:after="80" w:line="276" w:lineRule="auto"/>
              <w:jc w:val="center"/>
              <w:rPr>
                <w:rFonts w:ascii="Aptos" w:hAnsi="Aptos" w:cs="Times New Roman"/>
                <w:b/>
                <w:bCs/>
                <w:sz w:val="22"/>
              </w:rPr>
            </w:pPr>
          </w:p>
        </w:tc>
        <w:tc>
          <w:tcPr>
            <w:tcW w:w="3420" w:type="dxa"/>
            <w:gridSpan w:val="3"/>
            <w:tcBorders>
              <w:top w:val="nil"/>
              <w:left w:val="nil"/>
              <w:bottom w:val="nil"/>
              <w:right w:val="single" w:sz="4" w:space="0" w:color="auto"/>
            </w:tcBorders>
          </w:tcPr>
          <w:p w14:paraId="7033EBE9" w14:textId="77777777" w:rsidR="009C4BEF" w:rsidRPr="001D7714" w:rsidRDefault="009C4BEF" w:rsidP="002E6D17">
            <w:pPr>
              <w:spacing w:before="80" w:after="80" w:line="276" w:lineRule="auto"/>
              <w:jc w:val="center"/>
              <w:rPr>
                <w:rFonts w:ascii="Aptos" w:hAnsi="Aptos" w:cs="Times New Roman"/>
                <w:b/>
                <w:bCs/>
                <w:sz w:val="22"/>
              </w:rPr>
            </w:pPr>
            <w:r w:rsidRPr="001D7714">
              <w:rPr>
                <w:rFonts w:ascii="Aptos" w:hAnsi="Aptos" w:cs="Times New Roman"/>
                <w:i/>
                <w:iCs/>
                <w:sz w:val="22"/>
              </w:rPr>
              <w:t>y-timing</w:t>
            </w:r>
          </w:p>
        </w:tc>
        <w:tc>
          <w:tcPr>
            <w:tcW w:w="3492" w:type="dxa"/>
            <w:gridSpan w:val="3"/>
            <w:tcBorders>
              <w:top w:val="nil"/>
              <w:left w:val="single" w:sz="4" w:space="0" w:color="auto"/>
              <w:bottom w:val="nil"/>
              <w:right w:val="nil"/>
            </w:tcBorders>
          </w:tcPr>
          <w:p w14:paraId="12EE45BB" w14:textId="77777777" w:rsidR="009C4BEF" w:rsidRPr="001D7714" w:rsidRDefault="009C4BEF" w:rsidP="002E6D17">
            <w:pPr>
              <w:spacing w:before="80" w:after="80" w:line="276" w:lineRule="auto"/>
              <w:jc w:val="center"/>
              <w:rPr>
                <w:rFonts w:ascii="Aptos" w:hAnsi="Aptos" w:cs="Times New Roman"/>
                <w:b/>
                <w:bCs/>
                <w:sz w:val="22"/>
              </w:rPr>
            </w:pPr>
            <w:r w:rsidRPr="001D7714">
              <w:rPr>
                <w:rFonts w:ascii="Aptos" w:hAnsi="Aptos" w:cs="Times New Roman"/>
                <w:i/>
                <w:iCs/>
                <w:sz w:val="22"/>
              </w:rPr>
              <w:t>π-timing</w:t>
            </w:r>
          </w:p>
        </w:tc>
      </w:tr>
      <w:tr w:rsidR="009C4BEF" w14:paraId="142E2D6F" w14:textId="77777777" w:rsidTr="002E6D17">
        <w:trPr>
          <w:trHeight w:val="144"/>
        </w:trPr>
        <w:tc>
          <w:tcPr>
            <w:tcW w:w="1710" w:type="dxa"/>
            <w:tcBorders>
              <w:top w:val="nil"/>
              <w:left w:val="nil"/>
              <w:bottom w:val="single" w:sz="4" w:space="0" w:color="auto"/>
              <w:right w:val="nil"/>
            </w:tcBorders>
            <w:shd w:val="pct10" w:color="auto" w:fill="auto"/>
            <w:vAlign w:val="center"/>
          </w:tcPr>
          <w:p w14:paraId="4437FD44" w14:textId="77777777" w:rsidR="009C4BEF" w:rsidRPr="001D7714" w:rsidRDefault="009C4BEF" w:rsidP="002E6D17">
            <w:pPr>
              <w:spacing w:before="80" w:after="80" w:line="276" w:lineRule="auto"/>
              <w:rPr>
                <w:rFonts w:ascii="Aptos" w:hAnsi="Aptos"/>
                <w:i/>
                <w:iCs/>
                <w:sz w:val="22"/>
              </w:rPr>
            </w:pPr>
            <w:r w:rsidRPr="001D7714">
              <w:rPr>
                <w:rFonts w:ascii="Aptos" w:hAnsi="Aptos"/>
                <w:i/>
                <w:iCs/>
                <w:sz w:val="22"/>
              </w:rPr>
              <w:t>Policy rules -&gt;</w:t>
            </w:r>
          </w:p>
        </w:tc>
        <w:tc>
          <w:tcPr>
            <w:tcW w:w="1152" w:type="dxa"/>
            <w:tcBorders>
              <w:top w:val="nil"/>
              <w:left w:val="nil"/>
              <w:bottom w:val="single" w:sz="4" w:space="0" w:color="auto"/>
              <w:right w:val="nil"/>
            </w:tcBorders>
            <w:shd w:val="pct10" w:color="auto" w:fill="auto"/>
            <w:vAlign w:val="center"/>
          </w:tcPr>
          <w:p w14:paraId="32FBF9B0" w14:textId="77777777" w:rsidR="009C4BEF" w:rsidRPr="001D7714" w:rsidRDefault="009C4BEF" w:rsidP="002E6D17">
            <w:pPr>
              <w:spacing w:before="80" w:after="80" w:line="276" w:lineRule="auto"/>
              <w:jc w:val="center"/>
              <w:rPr>
                <w:rFonts w:ascii="Aptos" w:hAnsi="Aptos"/>
                <w:i/>
                <w:iCs/>
                <w:sz w:val="22"/>
              </w:rPr>
            </w:pPr>
            <w:r w:rsidRPr="001D7714">
              <w:rPr>
                <w:rFonts w:ascii="Aptos" w:hAnsi="Aptos"/>
                <w:i/>
                <w:iCs/>
                <w:sz w:val="22"/>
              </w:rPr>
              <w:t>Taylor</w:t>
            </w:r>
          </w:p>
        </w:tc>
        <w:tc>
          <w:tcPr>
            <w:tcW w:w="1152" w:type="dxa"/>
            <w:tcBorders>
              <w:top w:val="nil"/>
              <w:left w:val="nil"/>
              <w:bottom w:val="single" w:sz="4" w:space="0" w:color="auto"/>
              <w:right w:val="nil"/>
            </w:tcBorders>
            <w:shd w:val="pct10" w:color="auto" w:fill="auto"/>
            <w:vAlign w:val="center"/>
          </w:tcPr>
          <w:p w14:paraId="07A6A291" w14:textId="77777777" w:rsidR="009C4BEF" w:rsidRPr="001D7714" w:rsidRDefault="009C4BEF" w:rsidP="002E6D17">
            <w:pPr>
              <w:spacing w:before="80" w:after="80" w:line="276" w:lineRule="auto"/>
              <w:jc w:val="center"/>
              <w:rPr>
                <w:rFonts w:ascii="Aptos" w:hAnsi="Aptos"/>
                <w:i/>
                <w:iCs/>
                <w:sz w:val="22"/>
              </w:rPr>
            </w:pPr>
            <w:r w:rsidRPr="001D7714">
              <w:rPr>
                <w:rFonts w:ascii="Aptos" w:hAnsi="Aptos"/>
                <w:i/>
                <w:iCs/>
                <w:sz w:val="22"/>
              </w:rPr>
              <w:t>Inertial</w:t>
            </w:r>
          </w:p>
        </w:tc>
        <w:tc>
          <w:tcPr>
            <w:tcW w:w="1116" w:type="dxa"/>
            <w:tcBorders>
              <w:top w:val="nil"/>
              <w:left w:val="nil"/>
              <w:bottom w:val="single" w:sz="4" w:space="0" w:color="auto"/>
              <w:right w:val="single" w:sz="4" w:space="0" w:color="auto"/>
            </w:tcBorders>
            <w:shd w:val="pct10" w:color="auto" w:fill="auto"/>
            <w:vAlign w:val="center"/>
          </w:tcPr>
          <w:p w14:paraId="1EB74F0C" w14:textId="77777777" w:rsidR="009C4BEF" w:rsidRPr="001D7714" w:rsidRDefault="009C4BEF" w:rsidP="002E6D17">
            <w:pPr>
              <w:spacing w:before="80" w:after="80" w:line="276" w:lineRule="auto"/>
              <w:jc w:val="center"/>
              <w:rPr>
                <w:rFonts w:ascii="Aptos" w:hAnsi="Aptos"/>
                <w:i/>
                <w:iCs/>
                <w:sz w:val="22"/>
              </w:rPr>
            </w:pPr>
            <w:r w:rsidRPr="001D7714">
              <w:rPr>
                <w:rFonts w:ascii="Aptos" w:hAnsi="Aptos"/>
                <w:i/>
                <w:iCs/>
                <w:sz w:val="22"/>
              </w:rPr>
              <w:t>Growth</w:t>
            </w:r>
          </w:p>
        </w:tc>
        <w:tc>
          <w:tcPr>
            <w:tcW w:w="1188" w:type="dxa"/>
            <w:tcBorders>
              <w:top w:val="nil"/>
              <w:left w:val="single" w:sz="4" w:space="0" w:color="auto"/>
              <w:bottom w:val="single" w:sz="4" w:space="0" w:color="auto"/>
              <w:right w:val="nil"/>
            </w:tcBorders>
            <w:shd w:val="pct10" w:color="auto" w:fill="auto"/>
            <w:vAlign w:val="center"/>
          </w:tcPr>
          <w:p w14:paraId="796045F0" w14:textId="77777777" w:rsidR="009C4BEF" w:rsidRPr="001D7714" w:rsidRDefault="009C4BEF" w:rsidP="002E6D17">
            <w:pPr>
              <w:spacing w:before="80" w:after="80" w:line="276" w:lineRule="auto"/>
              <w:jc w:val="center"/>
              <w:rPr>
                <w:rFonts w:ascii="Aptos" w:hAnsi="Aptos"/>
                <w:i/>
                <w:iCs/>
                <w:sz w:val="22"/>
              </w:rPr>
            </w:pPr>
            <w:r w:rsidRPr="001D7714">
              <w:rPr>
                <w:rFonts w:ascii="Aptos" w:hAnsi="Aptos"/>
                <w:i/>
                <w:iCs/>
                <w:sz w:val="22"/>
              </w:rPr>
              <w:t xml:space="preserve">Taylor </w:t>
            </w:r>
          </w:p>
        </w:tc>
        <w:tc>
          <w:tcPr>
            <w:tcW w:w="1152" w:type="dxa"/>
            <w:tcBorders>
              <w:top w:val="nil"/>
              <w:left w:val="nil"/>
              <w:bottom w:val="single" w:sz="4" w:space="0" w:color="auto"/>
              <w:right w:val="nil"/>
            </w:tcBorders>
            <w:shd w:val="pct10" w:color="auto" w:fill="auto"/>
            <w:vAlign w:val="center"/>
          </w:tcPr>
          <w:p w14:paraId="7D680C6F" w14:textId="77777777" w:rsidR="009C4BEF" w:rsidRPr="001D7714" w:rsidRDefault="009C4BEF" w:rsidP="002E6D17">
            <w:pPr>
              <w:spacing w:before="80" w:after="80" w:line="276" w:lineRule="auto"/>
              <w:jc w:val="center"/>
              <w:rPr>
                <w:rFonts w:ascii="Aptos" w:hAnsi="Aptos"/>
                <w:i/>
                <w:iCs/>
                <w:sz w:val="22"/>
              </w:rPr>
            </w:pPr>
            <w:r w:rsidRPr="001D7714">
              <w:rPr>
                <w:rFonts w:ascii="Aptos" w:hAnsi="Aptos"/>
                <w:i/>
                <w:iCs/>
                <w:sz w:val="22"/>
              </w:rPr>
              <w:t>Inertial</w:t>
            </w:r>
          </w:p>
        </w:tc>
        <w:tc>
          <w:tcPr>
            <w:tcW w:w="1152" w:type="dxa"/>
            <w:tcBorders>
              <w:top w:val="nil"/>
              <w:left w:val="nil"/>
              <w:bottom w:val="single" w:sz="4" w:space="0" w:color="auto"/>
              <w:right w:val="nil"/>
            </w:tcBorders>
            <w:shd w:val="pct10" w:color="auto" w:fill="auto"/>
            <w:vAlign w:val="center"/>
          </w:tcPr>
          <w:p w14:paraId="1BB1EF18" w14:textId="77777777" w:rsidR="009C4BEF" w:rsidRPr="001D7714" w:rsidRDefault="009C4BEF" w:rsidP="002E6D17">
            <w:pPr>
              <w:spacing w:before="80" w:after="80" w:line="276" w:lineRule="auto"/>
              <w:jc w:val="center"/>
              <w:rPr>
                <w:rFonts w:ascii="Aptos" w:hAnsi="Aptos"/>
                <w:i/>
                <w:iCs/>
                <w:sz w:val="22"/>
              </w:rPr>
            </w:pPr>
            <w:r w:rsidRPr="001D7714">
              <w:rPr>
                <w:rFonts w:ascii="Aptos" w:hAnsi="Aptos"/>
                <w:i/>
                <w:iCs/>
                <w:sz w:val="22"/>
              </w:rPr>
              <w:t>Growth</w:t>
            </w:r>
          </w:p>
        </w:tc>
      </w:tr>
      <w:tr w:rsidR="009C4BEF" w14:paraId="04B32076" w14:textId="77777777" w:rsidTr="002E6D17">
        <w:trPr>
          <w:trHeight w:val="144"/>
        </w:trPr>
        <w:tc>
          <w:tcPr>
            <w:tcW w:w="1710" w:type="dxa"/>
            <w:tcBorders>
              <w:top w:val="single" w:sz="4" w:space="0" w:color="auto"/>
              <w:left w:val="nil"/>
              <w:bottom w:val="nil"/>
              <w:right w:val="nil"/>
            </w:tcBorders>
            <w:vAlign w:val="center"/>
          </w:tcPr>
          <w:p w14:paraId="4A91BA43" w14:textId="77777777" w:rsidR="009C4BEF" w:rsidRPr="001D7714" w:rsidRDefault="009C4BEF" w:rsidP="002E6D17">
            <w:pPr>
              <w:spacing w:before="40" w:after="20" w:line="240" w:lineRule="auto"/>
              <w:rPr>
                <w:rFonts w:ascii="Aptos" w:hAnsi="Aptos"/>
                <w:sz w:val="22"/>
              </w:rPr>
            </w:pPr>
            <w:r w:rsidRPr="001D7714">
              <w:rPr>
                <w:rFonts w:ascii="Aptos" w:hAnsi="Aptos"/>
                <w:sz w:val="22"/>
              </w:rPr>
              <w:t>Mean</w:t>
            </w:r>
          </w:p>
        </w:tc>
        <w:tc>
          <w:tcPr>
            <w:tcW w:w="1152" w:type="dxa"/>
            <w:tcBorders>
              <w:top w:val="single" w:sz="4" w:space="0" w:color="auto"/>
              <w:left w:val="nil"/>
              <w:bottom w:val="nil"/>
              <w:right w:val="nil"/>
            </w:tcBorders>
          </w:tcPr>
          <w:p w14:paraId="53A38C5B" w14:textId="77777777" w:rsidR="009C4BEF" w:rsidRPr="00AC0A73" w:rsidRDefault="009C4BEF" w:rsidP="002E6D17">
            <w:pPr>
              <w:spacing w:before="40" w:after="20" w:line="240" w:lineRule="auto"/>
              <w:jc w:val="center"/>
              <w:rPr>
                <w:rFonts w:ascii="Aptos" w:hAnsi="Aptos"/>
                <w:sz w:val="22"/>
              </w:rPr>
            </w:pPr>
            <w:r>
              <w:rPr>
                <w:rFonts w:ascii="Aptos" w:hAnsi="Aptos"/>
                <w:sz w:val="22"/>
              </w:rPr>
              <w:t>1.90</w:t>
            </w:r>
          </w:p>
        </w:tc>
        <w:tc>
          <w:tcPr>
            <w:tcW w:w="1152" w:type="dxa"/>
            <w:tcBorders>
              <w:top w:val="single" w:sz="4" w:space="0" w:color="auto"/>
              <w:left w:val="nil"/>
              <w:bottom w:val="nil"/>
              <w:right w:val="nil"/>
            </w:tcBorders>
          </w:tcPr>
          <w:p w14:paraId="444C6E1A" w14:textId="77777777" w:rsidR="009C4BEF" w:rsidRPr="00AC0A73" w:rsidRDefault="009C4BEF" w:rsidP="002E6D17">
            <w:pPr>
              <w:spacing w:before="40" w:after="20" w:line="240" w:lineRule="auto"/>
              <w:jc w:val="center"/>
              <w:rPr>
                <w:rFonts w:ascii="Aptos" w:hAnsi="Aptos"/>
                <w:sz w:val="22"/>
              </w:rPr>
            </w:pPr>
            <w:r w:rsidRPr="00AC0A73">
              <w:rPr>
                <w:rFonts w:ascii="Aptos" w:hAnsi="Aptos"/>
                <w:sz w:val="22"/>
              </w:rPr>
              <w:t>2.93</w:t>
            </w:r>
          </w:p>
        </w:tc>
        <w:tc>
          <w:tcPr>
            <w:tcW w:w="1116" w:type="dxa"/>
            <w:tcBorders>
              <w:top w:val="single" w:sz="4" w:space="0" w:color="auto"/>
              <w:left w:val="nil"/>
              <w:bottom w:val="nil"/>
              <w:right w:val="single" w:sz="4" w:space="0" w:color="auto"/>
            </w:tcBorders>
          </w:tcPr>
          <w:p w14:paraId="4328BCA1" w14:textId="77777777" w:rsidR="009C4BEF" w:rsidRPr="00AC0A73" w:rsidRDefault="009C4BEF" w:rsidP="002E6D17">
            <w:pPr>
              <w:spacing w:before="40" w:after="20" w:line="240" w:lineRule="auto"/>
              <w:jc w:val="center"/>
              <w:rPr>
                <w:rFonts w:ascii="Aptos" w:hAnsi="Aptos"/>
                <w:sz w:val="22"/>
              </w:rPr>
            </w:pPr>
            <w:r w:rsidRPr="00AC0A73">
              <w:rPr>
                <w:rFonts w:ascii="Aptos" w:hAnsi="Aptos"/>
                <w:sz w:val="22"/>
              </w:rPr>
              <w:t>3.</w:t>
            </w:r>
            <w:r>
              <w:rPr>
                <w:rFonts w:ascii="Aptos" w:hAnsi="Aptos"/>
                <w:sz w:val="22"/>
              </w:rPr>
              <w:t>70</w:t>
            </w:r>
          </w:p>
        </w:tc>
        <w:tc>
          <w:tcPr>
            <w:tcW w:w="1188" w:type="dxa"/>
            <w:tcBorders>
              <w:top w:val="single" w:sz="4" w:space="0" w:color="auto"/>
              <w:left w:val="single" w:sz="4" w:space="0" w:color="auto"/>
              <w:bottom w:val="nil"/>
              <w:right w:val="nil"/>
            </w:tcBorders>
          </w:tcPr>
          <w:p w14:paraId="0CD93685" w14:textId="77777777" w:rsidR="009C4BEF" w:rsidRPr="00AC0A73" w:rsidRDefault="009C4BEF" w:rsidP="002E6D17">
            <w:pPr>
              <w:spacing w:before="40" w:after="20" w:line="240" w:lineRule="auto"/>
              <w:jc w:val="center"/>
              <w:rPr>
                <w:rFonts w:ascii="Aptos" w:hAnsi="Aptos"/>
                <w:sz w:val="22"/>
              </w:rPr>
            </w:pPr>
            <w:r>
              <w:rPr>
                <w:rFonts w:ascii="Aptos" w:hAnsi="Aptos"/>
                <w:sz w:val="22"/>
              </w:rPr>
              <w:t>3.20</w:t>
            </w:r>
          </w:p>
        </w:tc>
        <w:tc>
          <w:tcPr>
            <w:tcW w:w="1152" w:type="dxa"/>
            <w:tcBorders>
              <w:top w:val="single" w:sz="4" w:space="0" w:color="auto"/>
              <w:left w:val="nil"/>
              <w:bottom w:val="nil"/>
              <w:right w:val="nil"/>
            </w:tcBorders>
          </w:tcPr>
          <w:p w14:paraId="040D517B" w14:textId="77777777" w:rsidR="009C4BEF" w:rsidRPr="00AC0A73" w:rsidRDefault="009C4BEF" w:rsidP="002E6D17">
            <w:pPr>
              <w:spacing w:before="40" w:after="20" w:line="240" w:lineRule="auto"/>
              <w:jc w:val="center"/>
              <w:rPr>
                <w:rFonts w:ascii="Aptos" w:hAnsi="Aptos"/>
                <w:sz w:val="22"/>
              </w:rPr>
            </w:pPr>
            <w:r>
              <w:rPr>
                <w:rFonts w:ascii="Aptos" w:hAnsi="Aptos"/>
                <w:sz w:val="22"/>
              </w:rPr>
              <w:t>3.16</w:t>
            </w:r>
          </w:p>
        </w:tc>
        <w:tc>
          <w:tcPr>
            <w:tcW w:w="1152" w:type="dxa"/>
            <w:tcBorders>
              <w:top w:val="single" w:sz="4" w:space="0" w:color="auto"/>
              <w:left w:val="nil"/>
              <w:bottom w:val="nil"/>
              <w:right w:val="nil"/>
            </w:tcBorders>
          </w:tcPr>
          <w:p w14:paraId="0DFB81E7" w14:textId="77777777" w:rsidR="009C4BEF" w:rsidRPr="00AC0A73" w:rsidRDefault="009C4BEF" w:rsidP="002E6D17">
            <w:pPr>
              <w:spacing w:before="40" w:after="20" w:line="240" w:lineRule="auto"/>
              <w:jc w:val="center"/>
              <w:rPr>
                <w:rFonts w:ascii="Aptos" w:hAnsi="Aptos"/>
                <w:sz w:val="22"/>
              </w:rPr>
            </w:pPr>
            <w:r>
              <w:rPr>
                <w:rFonts w:ascii="Aptos" w:hAnsi="Aptos"/>
                <w:sz w:val="22"/>
              </w:rPr>
              <w:t>3.74</w:t>
            </w:r>
          </w:p>
        </w:tc>
      </w:tr>
      <w:tr w:rsidR="009C4BEF" w14:paraId="3DCA83C0" w14:textId="77777777" w:rsidTr="002E6D17">
        <w:trPr>
          <w:trHeight w:val="144"/>
        </w:trPr>
        <w:tc>
          <w:tcPr>
            <w:tcW w:w="1710" w:type="dxa"/>
            <w:tcBorders>
              <w:top w:val="nil"/>
              <w:left w:val="nil"/>
              <w:bottom w:val="nil"/>
              <w:right w:val="nil"/>
            </w:tcBorders>
            <w:vAlign w:val="center"/>
          </w:tcPr>
          <w:p w14:paraId="66F1026A" w14:textId="77777777" w:rsidR="009C4BEF" w:rsidRPr="001D7714" w:rsidRDefault="009C4BEF" w:rsidP="002E6D17">
            <w:pPr>
              <w:spacing w:before="20" w:after="20" w:line="240" w:lineRule="auto"/>
              <w:rPr>
                <w:rFonts w:ascii="Aptos" w:hAnsi="Aptos"/>
                <w:sz w:val="22"/>
              </w:rPr>
            </w:pPr>
            <w:r w:rsidRPr="001D7714">
              <w:rPr>
                <w:rFonts w:ascii="Aptos" w:hAnsi="Aptos"/>
                <w:sz w:val="22"/>
              </w:rPr>
              <w:t>Median</w:t>
            </w:r>
          </w:p>
        </w:tc>
        <w:tc>
          <w:tcPr>
            <w:tcW w:w="1152" w:type="dxa"/>
            <w:tcBorders>
              <w:top w:val="nil"/>
              <w:left w:val="nil"/>
              <w:bottom w:val="nil"/>
              <w:right w:val="nil"/>
            </w:tcBorders>
          </w:tcPr>
          <w:p w14:paraId="46F69B83" w14:textId="77777777" w:rsidR="009C4BEF" w:rsidRPr="00AC0A73" w:rsidRDefault="009C4BEF" w:rsidP="002E6D17">
            <w:pPr>
              <w:spacing w:before="20" w:after="20" w:line="240" w:lineRule="auto"/>
              <w:jc w:val="center"/>
              <w:rPr>
                <w:rFonts w:ascii="Aptos" w:hAnsi="Aptos"/>
                <w:sz w:val="22"/>
              </w:rPr>
            </w:pPr>
            <w:r w:rsidRPr="00AC0A73">
              <w:rPr>
                <w:rFonts w:ascii="Aptos" w:hAnsi="Aptos"/>
                <w:sz w:val="22"/>
              </w:rPr>
              <w:t>1.00</w:t>
            </w:r>
          </w:p>
        </w:tc>
        <w:tc>
          <w:tcPr>
            <w:tcW w:w="1152" w:type="dxa"/>
            <w:tcBorders>
              <w:top w:val="nil"/>
              <w:left w:val="nil"/>
              <w:bottom w:val="nil"/>
              <w:right w:val="nil"/>
            </w:tcBorders>
          </w:tcPr>
          <w:p w14:paraId="7DB8C5DB" w14:textId="77777777" w:rsidR="009C4BEF" w:rsidRPr="00AC0A73" w:rsidRDefault="009C4BEF" w:rsidP="002E6D17">
            <w:pPr>
              <w:spacing w:before="20" w:after="20" w:line="240" w:lineRule="auto"/>
              <w:jc w:val="center"/>
              <w:rPr>
                <w:rFonts w:ascii="Aptos" w:hAnsi="Aptos"/>
                <w:sz w:val="22"/>
              </w:rPr>
            </w:pPr>
            <w:r w:rsidRPr="00AC0A73">
              <w:rPr>
                <w:rFonts w:ascii="Aptos" w:hAnsi="Aptos"/>
                <w:sz w:val="22"/>
              </w:rPr>
              <w:t>2.00</w:t>
            </w:r>
          </w:p>
        </w:tc>
        <w:tc>
          <w:tcPr>
            <w:tcW w:w="1116" w:type="dxa"/>
            <w:tcBorders>
              <w:top w:val="nil"/>
              <w:left w:val="nil"/>
              <w:bottom w:val="nil"/>
              <w:right w:val="single" w:sz="4" w:space="0" w:color="auto"/>
            </w:tcBorders>
          </w:tcPr>
          <w:p w14:paraId="348B5786" w14:textId="77777777" w:rsidR="009C4BEF" w:rsidRPr="00AC0A73" w:rsidRDefault="009C4BEF" w:rsidP="002E6D17">
            <w:pPr>
              <w:spacing w:before="20" w:after="20" w:line="240" w:lineRule="auto"/>
              <w:jc w:val="center"/>
              <w:rPr>
                <w:rFonts w:ascii="Aptos" w:hAnsi="Aptos"/>
                <w:sz w:val="22"/>
              </w:rPr>
            </w:pPr>
            <w:r w:rsidRPr="00AC0A73">
              <w:rPr>
                <w:rFonts w:ascii="Aptos" w:hAnsi="Aptos"/>
                <w:sz w:val="22"/>
              </w:rPr>
              <w:t>3.00</w:t>
            </w:r>
          </w:p>
        </w:tc>
        <w:tc>
          <w:tcPr>
            <w:tcW w:w="1188" w:type="dxa"/>
            <w:tcBorders>
              <w:top w:val="nil"/>
              <w:left w:val="single" w:sz="4" w:space="0" w:color="auto"/>
              <w:bottom w:val="nil"/>
              <w:right w:val="nil"/>
            </w:tcBorders>
          </w:tcPr>
          <w:p w14:paraId="60A977FC" w14:textId="77777777" w:rsidR="009C4BEF" w:rsidRPr="00AC0A73" w:rsidRDefault="009C4BEF" w:rsidP="002E6D17">
            <w:pPr>
              <w:spacing w:before="20" w:after="20" w:line="240" w:lineRule="auto"/>
              <w:jc w:val="center"/>
              <w:rPr>
                <w:rFonts w:ascii="Aptos" w:hAnsi="Aptos"/>
                <w:sz w:val="22"/>
              </w:rPr>
            </w:pPr>
            <w:r>
              <w:rPr>
                <w:rFonts w:ascii="Aptos" w:hAnsi="Aptos"/>
                <w:sz w:val="22"/>
              </w:rPr>
              <w:t>1.50</w:t>
            </w:r>
          </w:p>
        </w:tc>
        <w:tc>
          <w:tcPr>
            <w:tcW w:w="1152" w:type="dxa"/>
            <w:tcBorders>
              <w:top w:val="nil"/>
              <w:left w:val="nil"/>
              <w:bottom w:val="nil"/>
              <w:right w:val="nil"/>
            </w:tcBorders>
          </w:tcPr>
          <w:p w14:paraId="606CE340" w14:textId="77777777" w:rsidR="009C4BEF" w:rsidRPr="00AC0A73" w:rsidRDefault="009C4BEF" w:rsidP="002E6D17">
            <w:pPr>
              <w:spacing w:before="20" w:after="20" w:line="240" w:lineRule="auto"/>
              <w:jc w:val="center"/>
              <w:rPr>
                <w:rFonts w:ascii="Aptos" w:hAnsi="Aptos"/>
                <w:sz w:val="22"/>
              </w:rPr>
            </w:pPr>
            <w:r w:rsidRPr="00AC0A73">
              <w:rPr>
                <w:rFonts w:ascii="Aptos" w:hAnsi="Aptos"/>
                <w:sz w:val="22"/>
              </w:rPr>
              <w:t>2.00</w:t>
            </w:r>
          </w:p>
        </w:tc>
        <w:tc>
          <w:tcPr>
            <w:tcW w:w="1152" w:type="dxa"/>
            <w:tcBorders>
              <w:top w:val="nil"/>
              <w:left w:val="nil"/>
              <w:bottom w:val="nil"/>
              <w:right w:val="nil"/>
            </w:tcBorders>
          </w:tcPr>
          <w:p w14:paraId="4C56ECE2" w14:textId="77777777" w:rsidR="009C4BEF" w:rsidRPr="00AC0A73" w:rsidRDefault="009C4BEF" w:rsidP="002E6D17">
            <w:pPr>
              <w:spacing w:before="20" w:after="20" w:line="240" w:lineRule="auto"/>
              <w:jc w:val="center"/>
              <w:rPr>
                <w:rFonts w:ascii="Aptos" w:hAnsi="Aptos"/>
                <w:sz w:val="22"/>
              </w:rPr>
            </w:pPr>
            <w:r w:rsidRPr="00AC0A73">
              <w:rPr>
                <w:rFonts w:ascii="Aptos" w:hAnsi="Aptos"/>
                <w:sz w:val="22"/>
              </w:rPr>
              <w:t>2.</w:t>
            </w:r>
            <w:r>
              <w:rPr>
                <w:rFonts w:ascii="Aptos" w:hAnsi="Aptos"/>
                <w:sz w:val="22"/>
              </w:rPr>
              <w:t>00</w:t>
            </w:r>
          </w:p>
        </w:tc>
      </w:tr>
      <w:tr w:rsidR="009C4BEF" w14:paraId="352C45B4" w14:textId="77777777" w:rsidTr="002E6D17">
        <w:trPr>
          <w:trHeight w:val="144"/>
        </w:trPr>
        <w:tc>
          <w:tcPr>
            <w:tcW w:w="1710" w:type="dxa"/>
            <w:tcBorders>
              <w:top w:val="nil"/>
              <w:left w:val="nil"/>
              <w:bottom w:val="nil"/>
              <w:right w:val="nil"/>
            </w:tcBorders>
            <w:vAlign w:val="center"/>
          </w:tcPr>
          <w:p w14:paraId="1D2D3AF0" w14:textId="77777777" w:rsidR="009C4BEF" w:rsidRPr="001D7714" w:rsidRDefault="009C4BEF" w:rsidP="002E6D17">
            <w:pPr>
              <w:spacing w:before="20" w:after="20" w:line="240" w:lineRule="auto"/>
              <w:rPr>
                <w:rFonts w:ascii="Aptos" w:hAnsi="Aptos"/>
                <w:sz w:val="22"/>
              </w:rPr>
            </w:pPr>
            <w:r w:rsidRPr="001D7714">
              <w:rPr>
                <w:rFonts w:ascii="Aptos" w:hAnsi="Aptos"/>
                <w:sz w:val="22"/>
              </w:rPr>
              <w:t>Std deviation</w:t>
            </w:r>
          </w:p>
        </w:tc>
        <w:tc>
          <w:tcPr>
            <w:tcW w:w="1152" w:type="dxa"/>
            <w:tcBorders>
              <w:top w:val="nil"/>
              <w:left w:val="nil"/>
              <w:bottom w:val="nil"/>
              <w:right w:val="nil"/>
            </w:tcBorders>
          </w:tcPr>
          <w:p w14:paraId="6B3AC906" w14:textId="77777777" w:rsidR="009C4BEF" w:rsidRPr="00AC0A73" w:rsidRDefault="009C4BEF" w:rsidP="002E6D17">
            <w:pPr>
              <w:spacing w:before="20" w:after="20" w:line="240" w:lineRule="auto"/>
              <w:jc w:val="center"/>
              <w:rPr>
                <w:rFonts w:ascii="Aptos" w:hAnsi="Aptos"/>
                <w:sz w:val="22"/>
              </w:rPr>
            </w:pPr>
            <w:r>
              <w:rPr>
                <w:rFonts w:ascii="Aptos" w:hAnsi="Aptos"/>
                <w:sz w:val="22"/>
              </w:rPr>
              <w:t>1.97</w:t>
            </w:r>
          </w:p>
        </w:tc>
        <w:tc>
          <w:tcPr>
            <w:tcW w:w="1152" w:type="dxa"/>
            <w:tcBorders>
              <w:top w:val="nil"/>
              <w:left w:val="nil"/>
              <w:bottom w:val="nil"/>
              <w:right w:val="nil"/>
            </w:tcBorders>
          </w:tcPr>
          <w:p w14:paraId="493EE217" w14:textId="77777777" w:rsidR="009C4BEF" w:rsidRPr="00AC0A73" w:rsidRDefault="009C4BEF" w:rsidP="002E6D17">
            <w:pPr>
              <w:spacing w:before="20" w:after="20" w:line="240" w:lineRule="auto"/>
              <w:jc w:val="center"/>
              <w:rPr>
                <w:rFonts w:ascii="Aptos" w:hAnsi="Aptos"/>
                <w:sz w:val="22"/>
              </w:rPr>
            </w:pPr>
            <w:r w:rsidRPr="00AC0A73">
              <w:rPr>
                <w:rFonts w:ascii="Aptos" w:hAnsi="Aptos"/>
                <w:sz w:val="22"/>
              </w:rPr>
              <w:t>1.</w:t>
            </w:r>
            <w:r>
              <w:rPr>
                <w:rFonts w:ascii="Aptos" w:hAnsi="Aptos"/>
                <w:sz w:val="22"/>
              </w:rPr>
              <w:t>71</w:t>
            </w:r>
          </w:p>
        </w:tc>
        <w:tc>
          <w:tcPr>
            <w:tcW w:w="1116" w:type="dxa"/>
            <w:tcBorders>
              <w:top w:val="nil"/>
              <w:left w:val="nil"/>
              <w:bottom w:val="nil"/>
              <w:right w:val="single" w:sz="4" w:space="0" w:color="auto"/>
            </w:tcBorders>
          </w:tcPr>
          <w:p w14:paraId="0C747063" w14:textId="77777777" w:rsidR="009C4BEF" w:rsidRPr="00AC0A73" w:rsidRDefault="009C4BEF" w:rsidP="002E6D17">
            <w:pPr>
              <w:spacing w:before="20" w:after="20" w:line="240" w:lineRule="auto"/>
              <w:jc w:val="center"/>
              <w:rPr>
                <w:rFonts w:ascii="Aptos" w:hAnsi="Aptos"/>
                <w:sz w:val="22"/>
              </w:rPr>
            </w:pPr>
            <w:r w:rsidRPr="00AC0A73">
              <w:rPr>
                <w:rFonts w:ascii="Aptos" w:hAnsi="Aptos"/>
                <w:sz w:val="22"/>
              </w:rPr>
              <w:t>3.7</w:t>
            </w:r>
            <w:r>
              <w:rPr>
                <w:rFonts w:ascii="Aptos" w:hAnsi="Aptos"/>
                <w:sz w:val="22"/>
              </w:rPr>
              <w:t>5</w:t>
            </w:r>
          </w:p>
        </w:tc>
        <w:tc>
          <w:tcPr>
            <w:tcW w:w="1188" w:type="dxa"/>
            <w:tcBorders>
              <w:top w:val="nil"/>
              <w:left w:val="single" w:sz="4" w:space="0" w:color="auto"/>
              <w:bottom w:val="nil"/>
              <w:right w:val="nil"/>
            </w:tcBorders>
          </w:tcPr>
          <w:p w14:paraId="6A084C3F" w14:textId="77777777" w:rsidR="009C4BEF" w:rsidRPr="00AC0A73" w:rsidRDefault="009C4BEF" w:rsidP="002E6D17">
            <w:pPr>
              <w:spacing w:before="20" w:after="20" w:line="240" w:lineRule="auto"/>
              <w:jc w:val="center"/>
              <w:rPr>
                <w:rFonts w:ascii="Aptos" w:hAnsi="Aptos"/>
                <w:sz w:val="22"/>
              </w:rPr>
            </w:pPr>
            <w:r>
              <w:rPr>
                <w:rFonts w:ascii="Aptos" w:hAnsi="Aptos"/>
                <w:sz w:val="22"/>
              </w:rPr>
              <w:t>3.78</w:t>
            </w:r>
          </w:p>
        </w:tc>
        <w:tc>
          <w:tcPr>
            <w:tcW w:w="1152" w:type="dxa"/>
            <w:tcBorders>
              <w:top w:val="nil"/>
              <w:left w:val="nil"/>
              <w:bottom w:val="nil"/>
              <w:right w:val="nil"/>
            </w:tcBorders>
          </w:tcPr>
          <w:p w14:paraId="5B61F543" w14:textId="77777777" w:rsidR="009C4BEF" w:rsidRPr="00AC0A73" w:rsidRDefault="009C4BEF" w:rsidP="002E6D17">
            <w:pPr>
              <w:spacing w:before="20" w:after="20" w:line="240" w:lineRule="auto"/>
              <w:jc w:val="center"/>
              <w:rPr>
                <w:rFonts w:ascii="Aptos" w:hAnsi="Aptos"/>
                <w:sz w:val="22"/>
              </w:rPr>
            </w:pPr>
            <w:r>
              <w:rPr>
                <w:rFonts w:ascii="Aptos" w:hAnsi="Aptos"/>
                <w:sz w:val="22"/>
              </w:rPr>
              <w:t>3.66</w:t>
            </w:r>
          </w:p>
        </w:tc>
        <w:tc>
          <w:tcPr>
            <w:tcW w:w="1152" w:type="dxa"/>
            <w:tcBorders>
              <w:top w:val="nil"/>
              <w:left w:val="nil"/>
              <w:bottom w:val="nil"/>
              <w:right w:val="nil"/>
            </w:tcBorders>
          </w:tcPr>
          <w:p w14:paraId="580AE627" w14:textId="77777777" w:rsidR="009C4BEF" w:rsidRPr="00AC0A73" w:rsidRDefault="009C4BEF" w:rsidP="002E6D17">
            <w:pPr>
              <w:spacing w:before="20" w:after="20" w:line="240" w:lineRule="auto"/>
              <w:jc w:val="center"/>
              <w:rPr>
                <w:rFonts w:ascii="Aptos" w:hAnsi="Aptos"/>
                <w:sz w:val="22"/>
              </w:rPr>
            </w:pPr>
            <w:r>
              <w:rPr>
                <w:rFonts w:ascii="Aptos" w:hAnsi="Aptos"/>
                <w:sz w:val="22"/>
              </w:rPr>
              <w:t>4.65</w:t>
            </w:r>
          </w:p>
        </w:tc>
      </w:tr>
      <w:tr w:rsidR="009C4BEF" w14:paraId="39B48E73" w14:textId="77777777" w:rsidTr="002E6D17">
        <w:trPr>
          <w:trHeight w:val="144"/>
        </w:trPr>
        <w:tc>
          <w:tcPr>
            <w:tcW w:w="1710" w:type="dxa"/>
            <w:tcBorders>
              <w:top w:val="nil"/>
              <w:left w:val="nil"/>
              <w:bottom w:val="nil"/>
              <w:right w:val="nil"/>
            </w:tcBorders>
            <w:vAlign w:val="center"/>
          </w:tcPr>
          <w:p w14:paraId="7E7AD491" w14:textId="77777777" w:rsidR="009C4BEF" w:rsidRPr="001D7714" w:rsidRDefault="009C4BEF" w:rsidP="002E6D17">
            <w:pPr>
              <w:spacing w:before="20" w:after="20" w:line="240" w:lineRule="auto"/>
              <w:rPr>
                <w:rFonts w:ascii="Aptos" w:hAnsi="Aptos"/>
                <w:sz w:val="22"/>
              </w:rPr>
            </w:pPr>
            <w:r w:rsidRPr="001D7714">
              <w:rPr>
                <w:rFonts w:ascii="Aptos" w:hAnsi="Aptos"/>
                <w:sz w:val="22"/>
              </w:rPr>
              <w:t>Skewness</w:t>
            </w:r>
          </w:p>
        </w:tc>
        <w:tc>
          <w:tcPr>
            <w:tcW w:w="1152" w:type="dxa"/>
            <w:tcBorders>
              <w:top w:val="nil"/>
              <w:left w:val="nil"/>
              <w:bottom w:val="nil"/>
              <w:right w:val="nil"/>
            </w:tcBorders>
          </w:tcPr>
          <w:p w14:paraId="4939B822" w14:textId="77777777" w:rsidR="009C4BEF" w:rsidRPr="00AC0A73" w:rsidRDefault="009C4BEF" w:rsidP="002E6D17">
            <w:pPr>
              <w:spacing w:before="20" w:after="20" w:line="240" w:lineRule="auto"/>
              <w:jc w:val="center"/>
              <w:rPr>
                <w:rFonts w:ascii="Aptos" w:hAnsi="Aptos"/>
                <w:sz w:val="22"/>
              </w:rPr>
            </w:pPr>
            <w:r>
              <w:rPr>
                <w:rFonts w:ascii="Aptos" w:hAnsi="Aptos"/>
                <w:sz w:val="22"/>
              </w:rPr>
              <w:t>2.52</w:t>
            </w:r>
          </w:p>
        </w:tc>
        <w:tc>
          <w:tcPr>
            <w:tcW w:w="1152" w:type="dxa"/>
            <w:tcBorders>
              <w:top w:val="nil"/>
              <w:left w:val="nil"/>
              <w:bottom w:val="nil"/>
              <w:right w:val="nil"/>
            </w:tcBorders>
          </w:tcPr>
          <w:p w14:paraId="4659DB20" w14:textId="77777777" w:rsidR="009C4BEF" w:rsidRPr="00AC0A73" w:rsidRDefault="009C4BEF" w:rsidP="002E6D17">
            <w:pPr>
              <w:spacing w:before="20" w:after="20" w:line="240" w:lineRule="auto"/>
              <w:jc w:val="center"/>
              <w:rPr>
                <w:rFonts w:ascii="Aptos" w:hAnsi="Aptos"/>
                <w:sz w:val="22"/>
              </w:rPr>
            </w:pPr>
            <w:r w:rsidRPr="00AC0A73">
              <w:rPr>
                <w:rFonts w:ascii="Aptos" w:hAnsi="Aptos"/>
                <w:sz w:val="22"/>
              </w:rPr>
              <w:t>1.1</w:t>
            </w:r>
            <w:r>
              <w:rPr>
                <w:rFonts w:ascii="Aptos" w:hAnsi="Aptos"/>
                <w:sz w:val="22"/>
              </w:rPr>
              <w:t>8</w:t>
            </w:r>
          </w:p>
        </w:tc>
        <w:tc>
          <w:tcPr>
            <w:tcW w:w="1116" w:type="dxa"/>
            <w:tcBorders>
              <w:top w:val="nil"/>
              <w:left w:val="nil"/>
              <w:bottom w:val="nil"/>
              <w:right w:val="single" w:sz="4" w:space="0" w:color="auto"/>
            </w:tcBorders>
          </w:tcPr>
          <w:p w14:paraId="00382E40" w14:textId="77777777" w:rsidR="009C4BEF" w:rsidRPr="00AC0A73" w:rsidRDefault="009C4BEF" w:rsidP="002E6D17">
            <w:pPr>
              <w:spacing w:before="20" w:after="20" w:line="240" w:lineRule="auto"/>
              <w:jc w:val="center"/>
              <w:rPr>
                <w:rFonts w:ascii="Aptos" w:hAnsi="Aptos"/>
                <w:sz w:val="22"/>
              </w:rPr>
            </w:pPr>
            <w:r w:rsidRPr="00AC0A73">
              <w:rPr>
                <w:rFonts w:ascii="Aptos" w:hAnsi="Aptos"/>
                <w:sz w:val="22"/>
              </w:rPr>
              <w:t>4.4</w:t>
            </w:r>
            <w:r>
              <w:rPr>
                <w:rFonts w:ascii="Aptos" w:hAnsi="Aptos"/>
                <w:sz w:val="22"/>
              </w:rPr>
              <w:t>1</w:t>
            </w:r>
          </w:p>
        </w:tc>
        <w:tc>
          <w:tcPr>
            <w:tcW w:w="1188" w:type="dxa"/>
            <w:tcBorders>
              <w:top w:val="nil"/>
              <w:left w:val="single" w:sz="4" w:space="0" w:color="auto"/>
              <w:bottom w:val="nil"/>
              <w:right w:val="nil"/>
            </w:tcBorders>
          </w:tcPr>
          <w:p w14:paraId="0652F5A4" w14:textId="77777777" w:rsidR="009C4BEF" w:rsidRPr="00AC0A73" w:rsidRDefault="009C4BEF" w:rsidP="002E6D17">
            <w:pPr>
              <w:spacing w:before="20" w:after="20" w:line="240" w:lineRule="auto"/>
              <w:jc w:val="center"/>
              <w:rPr>
                <w:rFonts w:ascii="Aptos" w:hAnsi="Aptos"/>
                <w:sz w:val="22"/>
              </w:rPr>
            </w:pPr>
            <w:r>
              <w:rPr>
                <w:rFonts w:ascii="Aptos" w:hAnsi="Aptos"/>
                <w:sz w:val="22"/>
              </w:rPr>
              <w:t>2.19</w:t>
            </w:r>
          </w:p>
        </w:tc>
        <w:tc>
          <w:tcPr>
            <w:tcW w:w="1152" w:type="dxa"/>
            <w:tcBorders>
              <w:top w:val="nil"/>
              <w:left w:val="nil"/>
              <w:bottom w:val="nil"/>
              <w:right w:val="nil"/>
            </w:tcBorders>
          </w:tcPr>
          <w:p w14:paraId="37A64462" w14:textId="77777777" w:rsidR="009C4BEF" w:rsidRPr="00AC0A73" w:rsidRDefault="009C4BEF" w:rsidP="002E6D17">
            <w:pPr>
              <w:spacing w:before="20" w:after="20" w:line="240" w:lineRule="auto"/>
              <w:jc w:val="center"/>
              <w:rPr>
                <w:rFonts w:ascii="Aptos" w:hAnsi="Aptos"/>
                <w:sz w:val="22"/>
              </w:rPr>
            </w:pPr>
            <w:r>
              <w:rPr>
                <w:rFonts w:ascii="Aptos" w:hAnsi="Aptos"/>
                <w:sz w:val="22"/>
              </w:rPr>
              <w:t>3.18</w:t>
            </w:r>
          </w:p>
        </w:tc>
        <w:tc>
          <w:tcPr>
            <w:tcW w:w="1152" w:type="dxa"/>
            <w:tcBorders>
              <w:top w:val="nil"/>
              <w:left w:val="nil"/>
              <w:bottom w:val="nil"/>
              <w:right w:val="nil"/>
            </w:tcBorders>
          </w:tcPr>
          <w:p w14:paraId="009A4779" w14:textId="77777777" w:rsidR="009C4BEF" w:rsidRPr="00AC0A73" w:rsidRDefault="009C4BEF" w:rsidP="002E6D17">
            <w:pPr>
              <w:spacing w:before="20" w:after="20" w:line="240" w:lineRule="auto"/>
              <w:jc w:val="center"/>
              <w:rPr>
                <w:rFonts w:ascii="Aptos" w:hAnsi="Aptos"/>
                <w:sz w:val="22"/>
              </w:rPr>
            </w:pPr>
            <w:r>
              <w:rPr>
                <w:rFonts w:ascii="Aptos" w:hAnsi="Aptos"/>
                <w:sz w:val="22"/>
              </w:rPr>
              <w:t>3.77</w:t>
            </w:r>
          </w:p>
        </w:tc>
      </w:tr>
      <w:tr w:rsidR="009C4BEF" w14:paraId="19D4E1F6" w14:textId="77777777" w:rsidTr="002E6D17">
        <w:trPr>
          <w:trHeight w:val="144"/>
        </w:trPr>
        <w:tc>
          <w:tcPr>
            <w:tcW w:w="1710" w:type="dxa"/>
            <w:tcBorders>
              <w:top w:val="nil"/>
              <w:left w:val="nil"/>
              <w:bottom w:val="single" w:sz="4" w:space="0" w:color="auto"/>
              <w:right w:val="nil"/>
            </w:tcBorders>
            <w:vAlign w:val="center"/>
          </w:tcPr>
          <w:p w14:paraId="5EC9B309" w14:textId="77777777" w:rsidR="009C4BEF" w:rsidRPr="001D7714" w:rsidRDefault="009C4BEF" w:rsidP="002E6D17">
            <w:pPr>
              <w:spacing w:before="20" w:after="40" w:line="240" w:lineRule="auto"/>
              <w:rPr>
                <w:rFonts w:ascii="Aptos" w:hAnsi="Aptos"/>
                <w:sz w:val="22"/>
              </w:rPr>
            </w:pPr>
            <w:r w:rsidRPr="001D7714">
              <w:rPr>
                <w:rFonts w:ascii="Aptos" w:hAnsi="Aptos"/>
                <w:sz w:val="22"/>
              </w:rPr>
              <w:t>N</w:t>
            </w:r>
          </w:p>
        </w:tc>
        <w:tc>
          <w:tcPr>
            <w:tcW w:w="1152" w:type="dxa"/>
            <w:tcBorders>
              <w:top w:val="nil"/>
              <w:left w:val="nil"/>
              <w:bottom w:val="single" w:sz="4" w:space="0" w:color="auto"/>
              <w:right w:val="nil"/>
            </w:tcBorders>
          </w:tcPr>
          <w:p w14:paraId="7AE63CBA" w14:textId="77777777" w:rsidR="009C4BEF" w:rsidRPr="00AC0A73" w:rsidRDefault="009C4BEF" w:rsidP="002E6D17">
            <w:pPr>
              <w:spacing w:before="20" w:after="40" w:line="240" w:lineRule="auto"/>
              <w:jc w:val="center"/>
              <w:rPr>
                <w:rFonts w:ascii="Aptos" w:hAnsi="Aptos"/>
                <w:sz w:val="22"/>
              </w:rPr>
            </w:pPr>
            <w:r w:rsidRPr="00AC0A73">
              <w:rPr>
                <w:rFonts w:ascii="Aptos" w:hAnsi="Aptos"/>
                <w:sz w:val="22"/>
              </w:rPr>
              <w:t>4</w:t>
            </w:r>
            <w:r>
              <w:rPr>
                <w:rFonts w:ascii="Aptos" w:hAnsi="Aptos"/>
                <w:sz w:val="22"/>
              </w:rPr>
              <w:t>0</w:t>
            </w:r>
          </w:p>
        </w:tc>
        <w:tc>
          <w:tcPr>
            <w:tcW w:w="1152" w:type="dxa"/>
            <w:tcBorders>
              <w:top w:val="nil"/>
              <w:left w:val="nil"/>
              <w:bottom w:val="single" w:sz="4" w:space="0" w:color="auto"/>
              <w:right w:val="nil"/>
            </w:tcBorders>
          </w:tcPr>
          <w:p w14:paraId="6DB4B151" w14:textId="77777777" w:rsidR="009C4BEF" w:rsidRPr="00AC0A73" w:rsidRDefault="009C4BEF" w:rsidP="002E6D17">
            <w:pPr>
              <w:spacing w:before="20" w:after="40" w:line="240" w:lineRule="auto"/>
              <w:jc w:val="center"/>
              <w:rPr>
                <w:rFonts w:ascii="Aptos" w:hAnsi="Aptos"/>
                <w:sz w:val="22"/>
              </w:rPr>
            </w:pPr>
            <w:r w:rsidRPr="00AC0A73">
              <w:rPr>
                <w:rFonts w:ascii="Aptos" w:hAnsi="Aptos"/>
                <w:sz w:val="22"/>
              </w:rPr>
              <w:t>4</w:t>
            </w:r>
            <w:r>
              <w:rPr>
                <w:rFonts w:ascii="Aptos" w:hAnsi="Aptos"/>
                <w:sz w:val="22"/>
              </w:rPr>
              <w:t>3</w:t>
            </w:r>
          </w:p>
        </w:tc>
        <w:tc>
          <w:tcPr>
            <w:tcW w:w="1116" w:type="dxa"/>
            <w:tcBorders>
              <w:top w:val="nil"/>
              <w:left w:val="nil"/>
              <w:bottom w:val="single" w:sz="4" w:space="0" w:color="auto"/>
              <w:right w:val="single" w:sz="4" w:space="0" w:color="auto"/>
            </w:tcBorders>
          </w:tcPr>
          <w:p w14:paraId="4803531B" w14:textId="77777777" w:rsidR="009C4BEF" w:rsidRPr="00AC0A73" w:rsidRDefault="009C4BEF" w:rsidP="002E6D17">
            <w:pPr>
              <w:spacing w:before="20" w:after="40" w:line="240" w:lineRule="auto"/>
              <w:jc w:val="center"/>
              <w:rPr>
                <w:rFonts w:ascii="Aptos" w:hAnsi="Aptos"/>
                <w:sz w:val="22"/>
              </w:rPr>
            </w:pPr>
            <w:r w:rsidRPr="00AC0A73">
              <w:rPr>
                <w:rFonts w:ascii="Aptos" w:hAnsi="Aptos"/>
                <w:sz w:val="22"/>
              </w:rPr>
              <w:t>4</w:t>
            </w:r>
            <w:r>
              <w:rPr>
                <w:rFonts w:ascii="Aptos" w:hAnsi="Aptos"/>
                <w:sz w:val="22"/>
              </w:rPr>
              <w:t>3</w:t>
            </w:r>
          </w:p>
        </w:tc>
        <w:tc>
          <w:tcPr>
            <w:tcW w:w="1188" w:type="dxa"/>
            <w:tcBorders>
              <w:top w:val="nil"/>
              <w:left w:val="single" w:sz="4" w:space="0" w:color="auto"/>
              <w:bottom w:val="single" w:sz="4" w:space="0" w:color="auto"/>
              <w:right w:val="nil"/>
            </w:tcBorders>
          </w:tcPr>
          <w:p w14:paraId="42981531" w14:textId="77777777" w:rsidR="009C4BEF" w:rsidRPr="00AC0A73" w:rsidRDefault="009C4BEF" w:rsidP="002E6D17">
            <w:pPr>
              <w:spacing w:before="20" w:after="40" w:line="240" w:lineRule="auto"/>
              <w:jc w:val="center"/>
              <w:rPr>
                <w:rFonts w:ascii="Aptos" w:hAnsi="Aptos"/>
                <w:sz w:val="22"/>
              </w:rPr>
            </w:pPr>
            <w:r w:rsidRPr="00AC0A73">
              <w:rPr>
                <w:rFonts w:ascii="Aptos" w:hAnsi="Aptos"/>
                <w:sz w:val="22"/>
              </w:rPr>
              <w:t>4</w:t>
            </w:r>
            <w:r>
              <w:rPr>
                <w:rFonts w:ascii="Aptos" w:hAnsi="Aptos"/>
                <w:sz w:val="22"/>
              </w:rPr>
              <w:t>0</w:t>
            </w:r>
          </w:p>
        </w:tc>
        <w:tc>
          <w:tcPr>
            <w:tcW w:w="1152" w:type="dxa"/>
            <w:tcBorders>
              <w:top w:val="nil"/>
              <w:left w:val="nil"/>
              <w:bottom w:val="single" w:sz="4" w:space="0" w:color="auto"/>
              <w:right w:val="nil"/>
            </w:tcBorders>
          </w:tcPr>
          <w:p w14:paraId="5F71BF3B" w14:textId="77777777" w:rsidR="009C4BEF" w:rsidRPr="00AC0A73" w:rsidRDefault="009C4BEF" w:rsidP="002E6D17">
            <w:pPr>
              <w:spacing w:before="20" w:after="40" w:line="240" w:lineRule="auto"/>
              <w:jc w:val="center"/>
              <w:rPr>
                <w:rFonts w:ascii="Aptos" w:hAnsi="Aptos"/>
                <w:sz w:val="22"/>
              </w:rPr>
            </w:pPr>
            <w:r w:rsidRPr="00AC0A73">
              <w:rPr>
                <w:rFonts w:ascii="Aptos" w:hAnsi="Aptos"/>
                <w:sz w:val="22"/>
              </w:rPr>
              <w:t>4</w:t>
            </w:r>
            <w:r>
              <w:rPr>
                <w:rFonts w:ascii="Aptos" w:hAnsi="Aptos"/>
                <w:sz w:val="22"/>
              </w:rPr>
              <w:t>3</w:t>
            </w:r>
          </w:p>
        </w:tc>
        <w:tc>
          <w:tcPr>
            <w:tcW w:w="1152" w:type="dxa"/>
            <w:tcBorders>
              <w:top w:val="nil"/>
              <w:left w:val="nil"/>
              <w:bottom w:val="single" w:sz="4" w:space="0" w:color="auto"/>
              <w:right w:val="nil"/>
            </w:tcBorders>
          </w:tcPr>
          <w:p w14:paraId="29C230BF" w14:textId="77777777" w:rsidR="009C4BEF" w:rsidRPr="00AC0A73" w:rsidRDefault="009C4BEF" w:rsidP="002E6D17">
            <w:pPr>
              <w:spacing w:before="20" w:after="40" w:line="240" w:lineRule="auto"/>
              <w:jc w:val="center"/>
              <w:rPr>
                <w:rFonts w:ascii="Aptos" w:hAnsi="Aptos"/>
                <w:sz w:val="22"/>
              </w:rPr>
            </w:pPr>
            <w:r w:rsidRPr="00AC0A73">
              <w:rPr>
                <w:rFonts w:ascii="Aptos" w:hAnsi="Aptos"/>
                <w:sz w:val="22"/>
              </w:rPr>
              <w:t>4</w:t>
            </w:r>
            <w:r>
              <w:rPr>
                <w:rFonts w:ascii="Aptos" w:hAnsi="Aptos"/>
                <w:sz w:val="22"/>
              </w:rPr>
              <w:t>3</w:t>
            </w:r>
          </w:p>
        </w:tc>
      </w:tr>
      <w:tr w:rsidR="009C4BEF" w14:paraId="29C75E05" w14:textId="77777777" w:rsidTr="002E6D17">
        <w:trPr>
          <w:trHeight w:val="144"/>
        </w:trPr>
        <w:tc>
          <w:tcPr>
            <w:tcW w:w="8622" w:type="dxa"/>
            <w:gridSpan w:val="7"/>
            <w:tcBorders>
              <w:top w:val="single" w:sz="4" w:space="0" w:color="auto"/>
              <w:left w:val="nil"/>
              <w:bottom w:val="single" w:sz="4" w:space="0" w:color="auto"/>
              <w:right w:val="nil"/>
            </w:tcBorders>
            <w:vAlign w:val="center"/>
          </w:tcPr>
          <w:p w14:paraId="16ED544A" w14:textId="77777777" w:rsidR="009C4BEF" w:rsidRPr="001D7714" w:rsidRDefault="009C4BEF" w:rsidP="002E6D17">
            <w:pPr>
              <w:spacing w:before="40" w:after="40" w:line="240" w:lineRule="auto"/>
              <w:rPr>
                <w:rFonts w:ascii="Aptos" w:hAnsi="Aptos"/>
                <w:sz w:val="20"/>
                <w:szCs w:val="20"/>
              </w:rPr>
            </w:pPr>
            <w:r w:rsidRPr="001D7714">
              <w:rPr>
                <w:rFonts w:ascii="Aptos" w:hAnsi="Aptos"/>
                <w:sz w:val="20"/>
                <w:szCs w:val="20"/>
              </w:rPr>
              <w:t>Notes: See Table 1 for definitions of</w:t>
            </w:r>
            <w:r>
              <w:rPr>
                <w:rFonts w:ascii="Aptos" w:hAnsi="Aptos"/>
                <w:sz w:val="20"/>
                <w:szCs w:val="20"/>
              </w:rPr>
              <w:t xml:space="preserve"> variables</w:t>
            </w:r>
            <w:r w:rsidRPr="001D7714">
              <w:rPr>
                <w:rFonts w:ascii="Aptos" w:hAnsi="Aptos" w:cs="Times New Roman"/>
                <w:sz w:val="20"/>
                <w:szCs w:val="20"/>
              </w:rPr>
              <w:t xml:space="preserve">. </w:t>
            </w:r>
            <w:r w:rsidRPr="001D7714">
              <w:rPr>
                <w:rFonts w:ascii="Aptos" w:hAnsi="Aptos"/>
                <w:sz w:val="20"/>
                <w:szCs w:val="20"/>
              </w:rPr>
              <w:t xml:space="preserve"> Source: authors’ calculations based on simulations of MMB models.</w:t>
            </w:r>
          </w:p>
        </w:tc>
      </w:tr>
    </w:tbl>
    <w:p w14:paraId="606EB610" w14:textId="77777777" w:rsidR="009C4BEF" w:rsidRDefault="009C4BEF" w:rsidP="009C4BEF"/>
    <w:p w14:paraId="2A623859" w14:textId="77777777" w:rsidR="007E4C9F" w:rsidRDefault="007E4C9F" w:rsidP="009C4BEF">
      <w:pPr>
        <w:ind w:firstLine="720"/>
        <w:rPr>
          <w:ins w:id="152" w:author="Robert Tetlow" w:date="2025-09-01T11:36:00Z" w16du:dateUtc="2025-09-01T15:36:00Z"/>
        </w:rPr>
      </w:pPr>
      <w:r>
        <w:t xml:space="preserve">Not surprisingly, the mean lags for these models are longest for the GR, although the longer average lag is mostly accompanied by notably higher variability—in terms of standard deviation and skewness—of the peak timing across models under the GR.  Finally, mean lags are longer for inflation than output among estimated models.  This is consistent with the </w:t>
      </w:r>
      <w:r>
        <w:lastRenderedPageBreak/>
        <w:t>conventional view, captured in the VAR model impulse responses shown below in figures 2-4, that slack in labor and goods markets takes time to have effects on inflation—but it does not hold for calibrated models (Fuhrer and Moore, 1995).</w:t>
      </w:r>
    </w:p>
    <w:p w14:paraId="124B7243" w14:textId="73A56009" w:rsidR="009C4BEF" w:rsidRPr="008F6712" w:rsidRDefault="009C4BEF" w:rsidP="009C4BEF">
      <w:pPr>
        <w:ind w:firstLine="720"/>
      </w:pPr>
      <w:r>
        <w:t>There is greater variation in peak timing across rules for the estimated models, as captured by the standard deviations.  This difference is a manifestation of the need for intrinsic persistence to capture the data in estimated models.  Calibrated models, almost by definition, fit the data more loosely than estimated models, where autocorrelated shocks do more of the work in establishing that fit.</w:t>
      </w:r>
    </w:p>
    <w:p w14:paraId="0C4B771C" w14:textId="77777777" w:rsidR="009C4BEF" w:rsidRPr="00E55E83" w:rsidRDefault="009C4BEF" w:rsidP="0076501E">
      <w:pPr>
        <w:spacing w:before="0" w:line="240" w:lineRule="auto"/>
      </w:pPr>
    </w:p>
    <w:p w14:paraId="48ECE94B" w14:textId="55CA4B11" w:rsidR="001042BC" w:rsidRPr="00DD4065" w:rsidRDefault="00C1194C" w:rsidP="00741D61">
      <w:pPr>
        <w:pStyle w:val="Heading1"/>
      </w:pPr>
      <w:r>
        <w:t>T</w:t>
      </w:r>
      <w:r w:rsidR="00B013FB">
        <w:t>he e</w:t>
      </w:r>
      <w:r w:rsidR="001042BC" w:rsidRPr="00DD4065">
        <w:t xml:space="preserve">ffects of </w:t>
      </w:r>
      <w:r w:rsidR="00B013FB">
        <w:t>m</w:t>
      </w:r>
      <w:r w:rsidR="001042BC" w:rsidRPr="00DD4065">
        <w:t xml:space="preserve">odel </w:t>
      </w:r>
      <w:r w:rsidR="00464D7D">
        <w:t xml:space="preserve">and non-model </w:t>
      </w:r>
      <w:r w:rsidR="00B013FB">
        <w:t>a</w:t>
      </w:r>
      <w:r w:rsidR="00C02AAB" w:rsidRPr="00DD4065">
        <w:t>ttributes</w:t>
      </w:r>
    </w:p>
    <w:p w14:paraId="5D1DA2DC" w14:textId="34BD61ED" w:rsidR="00A12187" w:rsidRDefault="00E0466D" w:rsidP="00DC57EB">
      <w:pPr>
        <w:spacing w:before="100" w:beforeAutospacing="1" w:after="100" w:afterAutospacing="1"/>
        <w:ind w:firstLine="720"/>
        <w:rPr>
          <w:rFonts w:cs="Times New Roman"/>
          <w:szCs w:val="24"/>
        </w:rPr>
      </w:pPr>
      <w:r>
        <w:rPr>
          <w:rFonts w:cs="Times New Roman"/>
          <w:szCs w:val="24"/>
        </w:rPr>
        <w:t xml:space="preserve">Given the wide range of </w:t>
      </w:r>
      <w:r w:rsidR="00662058">
        <w:rPr>
          <w:rFonts w:cs="Times New Roman"/>
          <w:szCs w:val="24"/>
        </w:rPr>
        <w:t xml:space="preserve">the size and timing of the </w:t>
      </w:r>
      <w:r>
        <w:rPr>
          <w:rFonts w:cs="Times New Roman"/>
          <w:szCs w:val="24"/>
        </w:rPr>
        <w:t>effects of monetary</w:t>
      </w:r>
      <w:r w:rsidR="00C16B99">
        <w:rPr>
          <w:rFonts w:cs="Times New Roman"/>
          <w:szCs w:val="24"/>
        </w:rPr>
        <w:t xml:space="preserve"> policy </w:t>
      </w:r>
      <w:r w:rsidR="00662058">
        <w:rPr>
          <w:rFonts w:cs="Times New Roman"/>
          <w:szCs w:val="24"/>
        </w:rPr>
        <w:t>across models</w:t>
      </w:r>
      <w:r w:rsidR="00B013FB">
        <w:rPr>
          <w:rFonts w:cs="Times New Roman"/>
          <w:szCs w:val="24"/>
        </w:rPr>
        <w:t xml:space="preserve"> that we find</w:t>
      </w:r>
      <w:r w:rsidR="00662058">
        <w:rPr>
          <w:rFonts w:cs="Times New Roman"/>
          <w:szCs w:val="24"/>
        </w:rPr>
        <w:t xml:space="preserve">, it is natural to consider which model </w:t>
      </w:r>
      <w:r w:rsidR="00B013FB">
        <w:rPr>
          <w:rFonts w:cs="Times New Roman"/>
          <w:szCs w:val="24"/>
        </w:rPr>
        <w:t>attributes</w:t>
      </w:r>
      <w:r w:rsidR="00662058">
        <w:rPr>
          <w:rFonts w:cs="Times New Roman"/>
          <w:szCs w:val="24"/>
        </w:rPr>
        <w:t xml:space="preserve"> </w:t>
      </w:r>
      <w:r w:rsidR="00354642">
        <w:rPr>
          <w:rFonts w:cs="Times New Roman"/>
          <w:szCs w:val="24"/>
        </w:rPr>
        <w:t>contribute to the</w:t>
      </w:r>
      <w:r w:rsidR="00F84078">
        <w:rPr>
          <w:rFonts w:cs="Times New Roman"/>
          <w:szCs w:val="24"/>
        </w:rPr>
        <w:t>se</w:t>
      </w:r>
      <w:r w:rsidR="00662058">
        <w:rPr>
          <w:rFonts w:cs="Times New Roman"/>
          <w:szCs w:val="24"/>
        </w:rPr>
        <w:t xml:space="preserve"> diverse </w:t>
      </w:r>
      <w:r w:rsidR="00036D77">
        <w:rPr>
          <w:rFonts w:cs="Times New Roman"/>
          <w:szCs w:val="24"/>
        </w:rPr>
        <w:t>outcomes</w:t>
      </w:r>
      <w:r w:rsidR="00662058">
        <w:rPr>
          <w:rFonts w:cs="Times New Roman"/>
          <w:szCs w:val="24"/>
        </w:rPr>
        <w:t xml:space="preserve">.  </w:t>
      </w:r>
      <w:r w:rsidR="00354642">
        <w:rPr>
          <w:rFonts w:cs="Times New Roman"/>
          <w:szCs w:val="24"/>
        </w:rPr>
        <w:t xml:space="preserve">To test for these contributions, </w:t>
      </w:r>
      <w:r w:rsidR="00485424">
        <w:rPr>
          <w:rFonts w:cs="Times New Roman"/>
          <w:szCs w:val="24"/>
        </w:rPr>
        <w:t xml:space="preserve">we regress </w:t>
      </w:r>
      <w:r w:rsidR="00036D77">
        <w:rPr>
          <w:rFonts w:cs="Times New Roman"/>
          <w:szCs w:val="24"/>
        </w:rPr>
        <w:t xml:space="preserve">our </w:t>
      </w:r>
      <w:r w:rsidR="00485424">
        <w:rPr>
          <w:rFonts w:cs="Times New Roman"/>
          <w:szCs w:val="24"/>
        </w:rPr>
        <w:t xml:space="preserve">variables summarizing the </w:t>
      </w:r>
      <w:r w:rsidR="00693170">
        <w:rPr>
          <w:rFonts w:cs="Times New Roman"/>
          <w:szCs w:val="24"/>
        </w:rPr>
        <w:t>effect</w:t>
      </w:r>
      <w:ins w:id="153" w:author="English, William" w:date="2025-09-15T22:12:00Z" w16du:dateUtc="2025-09-16T02:12:00Z">
        <w:r w:rsidR="008A444A">
          <w:rPr>
            <w:rFonts w:cs="Times New Roman"/>
            <w:szCs w:val="24"/>
          </w:rPr>
          <w:t>s</w:t>
        </w:r>
      </w:ins>
      <w:r w:rsidR="00693170">
        <w:rPr>
          <w:rFonts w:cs="Times New Roman"/>
          <w:szCs w:val="24"/>
        </w:rPr>
        <w:t xml:space="preserve"> of monetary policy </w:t>
      </w:r>
      <w:del w:id="154" w:author="English, William" w:date="2025-09-15T22:12:00Z" w16du:dateUtc="2025-09-16T02:12:00Z">
        <w:r w:rsidR="00693170" w:rsidDel="008A444A">
          <w:rPr>
            <w:rFonts w:cs="Times New Roman"/>
            <w:szCs w:val="24"/>
          </w:rPr>
          <w:delText xml:space="preserve">on the economy </w:delText>
        </w:r>
      </w:del>
      <w:r w:rsidR="00693170">
        <w:rPr>
          <w:rFonts w:cs="Times New Roman"/>
          <w:szCs w:val="24"/>
        </w:rPr>
        <w:t xml:space="preserve">on </w:t>
      </w:r>
      <w:r w:rsidR="00044225">
        <w:rPr>
          <w:rFonts w:cs="Times New Roman"/>
          <w:szCs w:val="24"/>
        </w:rPr>
        <w:t>the</w:t>
      </w:r>
      <w:r w:rsidR="00693170">
        <w:rPr>
          <w:rFonts w:cs="Times New Roman"/>
          <w:szCs w:val="24"/>
        </w:rPr>
        <w:t xml:space="preserve"> model </w:t>
      </w:r>
      <w:r w:rsidR="00044225">
        <w:rPr>
          <w:rFonts w:cs="Times New Roman"/>
          <w:szCs w:val="24"/>
        </w:rPr>
        <w:t xml:space="preserve">and non-model </w:t>
      </w:r>
      <w:r w:rsidR="00693170">
        <w:rPr>
          <w:rFonts w:cs="Times New Roman"/>
          <w:szCs w:val="24"/>
        </w:rPr>
        <w:t>attribute</w:t>
      </w:r>
      <w:r w:rsidR="00DC57EB">
        <w:rPr>
          <w:rFonts w:cs="Times New Roman"/>
          <w:szCs w:val="24"/>
        </w:rPr>
        <w:t xml:space="preserve"> variables described in </w:t>
      </w:r>
      <w:r w:rsidR="00544DA1">
        <w:rPr>
          <w:rFonts w:cs="Times New Roman"/>
          <w:szCs w:val="24"/>
        </w:rPr>
        <w:t>S</w:t>
      </w:r>
      <w:r w:rsidR="00DC57EB">
        <w:rPr>
          <w:rFonts w:cs="Times New Roman"/>
          <w:szCs w:val="24"/>
        </w:rPr>
        <w:t>ection</w:t>
      </w:r>
      <w:r w:rsidR="00544DA1">
        <w:rPr>
          <w:rFonts w:cs="Times New Roman"/>
          <w:szCs w:val="24"/>
        </w:rPr>
        <w:t xml:space="preserve"> 3</w:t>
      </w:r>
      <w:r w:rsidR="00CF30C5">
        <w:rPr>
          <w:rFonts w:cs="Times New Roman"/>
          <w:szCs w:val="24"/>
        </w:rPr>
        <w:t xml:space="preserve">.  </w:t>
      </w:r>
      <w:r w:rsidR="00F84078">
        <w:rPr>
          <w:rFonts w:cs="Times New Roman"/>
          <w:szCs w:val="24"/>
        </w:rPr>
        <w:t xml:space="preserve">We proceed in two steps.  In the first step, we </w:t>
      </w:r>
      <w:r w:rsidR="000803AC">
        <w:rPr>
          <w:rFonts w:cs="Times New Roman"/>
          <w:szCs w:val="24"/>
        </w:rPr>
        <w:t xml:space="preserve">identify variables, one by one, that are influential for our five outcome variables: </w:t>
      </w:r>
      <w:r w:rsidR="000803AC">
        <w:rPr>
          <w:rFonts w:cs="Times New Roman"/>
          <w:i/>
          <w:iCs/>
          <w:szCs w:val="24"/>
        </w:rPr>
        <w:t>y-slope</w:t>
      </w:r>
      <w:r w:rsidR="000803AC">
        <w:rPr>
          <w:rFonts w:cs="Times New Roman"/>
          <w:szCs w:val="24"/>
        </w:rPr>
        <w:t>,</w:t>
      </w:r>
      <w:r w:rsidR="000803AC">
        <w:rPr>
          <w:rFonts w:cs="Times New Roman"/>
          <w:i/>
          <w:iCs/>
          <w:szCs w:val="24"/>
        </w:rPr>
        <w:t xml:space="preserve"> </w:t>
      </w:r>
      <w:r w:rsidR="000803AC" w:rsidRPr="005B3DC9">
        <w:rPr>
          <w:i/>
          <w:iCs/>
        </w:rPr>
        <w:t>π-slope</w:t>
      </w:r>
      <w:r w:rsidR="000803AC">
        <w:t xml:space="preserve">, </w:t>
      </w:r>
      <w:proofErr w:type="spellStart"/>
      <w:r w:rsidR="000803AC">
        <w:rPr>
          <w:i/>
          <w:iCs/>
        </w:rPr>
        <w:t>sacratio</w:t>
      </w:r>
      <w:proofErr w:type="spellEnd"/>
      <w:r w:rsidR="000803AC">
        <w:rPr>
          <w:i/>
          <w:iCs/>
        </w:rPr>
        <w:t xml:space="preserve">, y-timing and </w:t>
      </w:r>
      <w:r w:rsidR="000803AC">
        <w:rPr>
          <w:rFonts w:cs="Times New Roman"/>
          <w:i/>
          <w:iCs/>
        </w:rPr>
        <w:t>π</w:t>
      </w:r>
      <w:r w:rsidR="000803AC">
        <w:rPr>
          <w:i/>
          <w:iCs/>
        </w:rPr>
        <w:t>-timing</w:t>
      </w:r>
      <w:r w:rsidR="000803AC">
        <w:rPr>
          <w:rFonts w:cs="Times New Roman"/>
          <w:szCs w:val="24"/>
        </w:rPr>
        <w:t>.  In the second step, we examine the importance of collections of notionally related attribute variables for these outcomes.</w:t>
      </w:r>
    </w:p>
    <w:p w14:paraId="597F1C8B" w14:textId="77777777" w:rsidR="00476179" w:rsidRPr="008A444A" w:rsidRDefault="00044225" w:rsidP="00525003">
      <w:pPr>
        <w:rPr>
          <w:i/>
          <w:iCs/>
        </w:rPr>
      </w:pPr>
      <w:r w:rsidRPr="008A444A">
        <w:rPr>
          <w:rFonts w:cs="Times New Roman"/>
          <w:i/>
          <w:iCs/>
          <w:szCs w:val="24"/>
        </w:rPr>
        <w:t xml:space="preserve">5.1.  </w:t>
      </w:r>
      <w:r w:rsidR="00525003" w:rsidRPr="008A444A">
        <w:rPr>
          <w:rFonts w:cs="Times New Roman"/>
          <w:i/>
          <w:iCs/>
          <w:szCs w:val="24"/>
        </w:rPr>
        <w:t>Baseline results</w:t>
      </w:r>
      <w:r w:rsidR="00525003" w:rsidRPr="008A444A">
        <w:rPr>
          <w:i/>
          <w:iCs/>
        </w:rPr>
        <w:t xml:space="preserve"> </w:t>
      </w:r>
    </w:p>
    <w:p w14:paraId="2D8F270D" w14:textId="0493AA08" w:rsidR="007B79E0" w:rsidRDefault="00525003" w:rsidP="00476179">
      <w:pPr>
        <w:ind w:firstLine="720"/>
      </w:pPr>
      <w:r>
        <w:t xml:space="preserve">Figures 2 through 4 </w:t>
      </w:r>
      <w:r w:rsidR="00476179">
        <w:t xml:space="preserve">in the previous section </w:t>
      </w:r>
      <w:r>
        <w:t>illustrate</w:t>
      </w:r>
      <w:r w:rsidR="00476179">
        <w:t>d</w:t>
      </w:r>
      <w:r>
        <w:t xml:space="preserve"> the importance of the policy rule </w:t>
      </w:r>
      <w:r w:rsidR="00703A91">
        <w:t xml:space="preserve">and estimation vs calibration </w:t>
      </w:r>
      <w:r>
        <w:t xml:space="preserve">for the IRFs.  We can quantify this influence with regression analysis.  </w:t>
      </w:r>
      <w:r>
        <w:rPr>
          <w:rFonts w:cs="Times New Roman"/>
          <w:szCs w:val="24"/>
        </w:rPr>
        <w:t xml:space="preserve">However, because as Tables </w:t>
      </w:r>
      <w:r w:rsidR="000803AC">
        <w:rPr>
          <w:rFonts w:cs="Times New Roman"/>
          <w:szCs w:val="24"/>
        </w:rPr>
        <w:t>3</w:t>
      </w:r>
      <w:r>
        <w:rPr>
          <w:rFonts w:cs="Times New Roman"/>
          <w:szCs w:val="24"/>
        </w:rPr>
        <w:t>-</w:t>
      </w:r>
      <w:r w:rsidR="000803AC">
        <w:rPr>
          <w:rFonts w:cs="Times New Roman"/>
          <w:szCs w:val="24"/>
        </w:rPr>
        <w:t>5</w:t>
      </w:r>
      <w:r>
        <w:rPr>
          <w:rFonts w:cs="Times New Roman"/>
          <w:szCs w:val="24"/>
        </w:rPr>
        <w:t xml:space="preserve"> show, the data </w:t>
      </w:r>
      <w:r w:rsidR="00F84078">
        <w:rPr>
          <w:rFonts w:cs="Times New Roman"/>
          <w:szCs w:val="24"/>
        </w:rPr>
        <w:t>include</w:t>
      </w:r>
      <w:r>
        <w:rPr>
          <w:rFonts w:cs="Times New Roman"/>
          <w:szCs w:val="24"/>
        </w:rPr>
        <w:t xml:space="preserve"> large and asymmetric outliers, </w:t>
      </w:r>
      <w:r>
        <w:rPr>
          <w:rFonts w:cs="Times New Roman"/>
          <w:szCs w:val="24"/>
        </w:rPr>
        <w:lastRenderedPageBreak/>
        <w:t>we cannot use ordinary least squares.  Accordingly, when</w:t>
      </w:r>
      <w:r w:rsidR="006E60E9">
        <w:rPr>
          <w:rFonts w:cs="Times New Roman"/>
          <w:szCs w:val="24"/>
        </w:rPr>
        <w:t xml:space="preserve"> the dependent variable is</w:t>
      </w:r>
      <w:r>
        <w:rPr>
          <w:rFonts w:cs="Times New Roman"/>
          <w:szCs w:val="24"/>
        </w:rPr>
        <w:t xml:space="preserve"> </w:t>
      </w:r>
      <w:r>
        <w:rPr>
          <w:rFonts w:cs="Times New Roman"/>
          <w:i/>
          <w:iCs/>
          <w:szCs w:val="24"/>
        </w:rPr>
        <w:t>y-slope</w:t>
      </w:r>
      <w:r>
        <w:rPr>
          <w:rFonts w:cs="Times New Roman"/>
          <w:szCs w:val="24"/>
        </w:rPr>
        <w:t>,</w:t>
      </w:r>
      <w:r>
        <w:rPr>
          <w:rFonts w:cs="Times New Roman"/>
          <w:i/>
          <w:iCs/>
          <w:szCs w:val="24"/>
        </w:rPr>
        <w:t xml:space="preserve"> </w:t>
      </w:r>
      <w:r w:rsidRPr="005B3DC9">
        <w:rPr>
          <w:i/>
          <w:iCs/>
        </w:rPr>
        <w:t>π-slope</w:t>
      </w:r>
      <w:r>
        <w:t xml:space="preserve">, or </w:t>
      </w:r>
      <w:proofErr w:type="spellStart"/>
      <w:r>
        <w:rPr>
          <w:i/>
          <w:iCs/>
        </w:rPr>
        <w:t>sacratio</w:t>
      </w:r>
      <w:proofErr w:type="spellEnd"/>
      <w:r>
        <w:t>,</w:t>
      </w:r>
      <w:r>
        <w:rPr>
          <w:rFonts w:cs="Times New Roman"/>
          <w:i/>
          <w:iCs/>
          <w:szCs w:val="24"/>
        </w:rPr>
        <w:t xml:space="preserve"> </w:t>
      </w:r>
      <w:r>
        <w:rPr>
          <w:rFonts w:cs="Times New Roman"/>
          <w:szCs w:val="24"/>
        </w:rPr>
        <w:t xml:space="preserve">we </w:t>
      </w:r>
      <w:r w:rsidR="007B79E0">
        <w:rPr>
          <w:rFonts w:cs="Times New Roman"/>
          <w:szCs w:val="24"/>
        </w:rPr>
        <w:t>employ</w:t>
      </w:r>
      <w:r>
        <w:rPr>
          <w:rFonts w:cs="Times New Roman"/>
          <w:szCs w:val="24"/>
        </w:rPr>
        <w:t xml:space="preserve"> a robust least squares (RLS) approach; in particular, we use the M-regression of Huber (1973), estimated using iteratively reweighted least squares.</w:t>
      </w:r>
      <w:r>
        <w:rPr>
          <w:rStyle w:val="FootnoteReference"/>
          <w:rFonts w:cs="Times New Roman"/>
          <w:szCs w:val="24"/>
        </w:rPr>
        <w:footnoteReference w:id="23"/>
      </w:r>
      <w:r>
        <w:rPr>
          <w:rFonts w:cs="Times New Roman"/>
          <w:szCs w:val="24"/>
        </w:rPr>
        <w:t xml:space="preserve"> </w:t>
      </w:r>
      <w:r>
        <w:t xml:space="preserve"> </w:t>
      </w:r>
      <w:r w:rsidR="000412AE">
        <w:t xml:space="preserve">The three columns to the left of </w:t>
      </w:r>
      <w:r>
        <w:t xml:space="preserve">Table </w:t>
      </w:r>
      <w:r w:rsidR="00450D9E">
        <w:t>6</w:t>
      </w:r>
      <w:r>
        <w:t xml:space="preserve"> provide a quantitative</w:t>
      </w:r>
      <w:r w:rsidR="000412AE">
        <w:t xml:space="preserve"> </w:t>
      </w:r>
      <w:r>
        <w:t xml:space="preserve">assessment of the influence of the three rules </w:t>
      </w:r>
      <w:r w:rsidR="00DB26F4">
        <w:t>and estimation</w:t>
      </w:r>
      <w:r w:rsidR="007B79E0">
        <w:t>.  Note that</w:t>
      </w:r>
      <w:r w:rsidR="004020CE">
        <w:t xml:space="preserve"> </w:t>
      </w:r>
      <w:r w:rsidR="007B79E0">
        <w:t xml:space="preserve">the </w:t>
      </w:r>
      <w:r>
        <w:t>slope conditional on the Taylor rule is</w:t>
      </w:r>
      <w:r w:rsidR="002A038C">
        <w:t xml:space="preserve"> captured by</w:t>
      </w:r>
      <w:r>
        <w:t xml:space="preserve"> the constant term, whereas the slope conditional on the other two rules is the constant term plus the coefficient for th</w:t>
      </w:r>
      <w:r w:rsidR="007B79E0">
        <w:t>e inertial Taylor or growth rules, as applicable.</w:t>
      </w:r>
      <w:r>
        <w:t xml:space="preserve">  </w:t>
      </w:r>
    </w:p>
    <w:p w14:paraId="3A19047B" w14:textId="1053114B" w:rsidR="00525003" w:rsidRDefault="00525003" w:rsidP="00476179">
      <w:pPr>
        <w:ind w:firstLine="720"/>
      </w:pPr>
      <w:r>
        <w:t xml:space="preserve">As can be seen, </w:t>
      </w:r>
      <w:r w:rsidRPr="00905108">
        <w:rPr>
          <w:i/>
          <w:iCs/>
        </w:rPr>
        <w:t>external propagation</w:t>
      </w:r>
      <w:r>
        <w:t xml:space="preserve">—that is, propagation imparted by policy, as opposed to the non-policy dynamics of models—increases the (absolute) </w:t>
      </w:r>
      <w:r w:rsidRPr="005B3DC9">
        <w:rPr>
          <w:i/>
          <w:iCs/>
        </w:rPr>
        <w:t xml:space="preserve">y-slope </w:t>
      </w:r>
      <w:r w:rsidRPr="005B3DC9">
        <w:t>and</w:t>
      </w:r>
      <w:r w:rsidRPr="005B3DC9">
        <w:rPr>
          <w:i/>
          <w:iCs/>
        </w:rPr>
        <w:t xml:space="preserve"> π-slope</w:t>
      </w:r>
      <w:r>
        <w:rPr>
          <w:i/>
          <w:iCs/>
        </w:rPr>
        <w:t xml:space="preserve">, </w:t>
      </w:r>
      <w:r w:rsidRPr="009A65D3">
        <w:t>relative to the Taylor rule.</w:t>
      </w:r>
      <w:r>
        <w:rPr>
          <w:i/>
          <w:iCs/>
        </w:rPr>
        <w:t xml:space="preserve">  </w:t>
      </w:r>
      <w:r>
        <w:t xml:space="preserve">Similarly, the propagation of policy shocks from the </w:t>
      </w:r>
      <w:r w:rsidR="007B79E0">
        <w:t xml:space="preserve">ITR </w:t>
      </w:r>
      <w:r>
        <w:t xml:space="preserve">and </w:t>
      </w:r>
      <w:r w:rsidR="007B79E0">
        <w:t>GR</w:t>
      </w:r>
      <w:r>
        <w:t xml:space="preserve"> increases the sacrifice ratio.</w:t>
      </w:r>
      <w:r w:rsidR="0014520F">
        <w:t xml:space="preserve">  The effects of estimation v</w:t>
      </w:r>
      <w:r w:rsidR="007B79E0">
        <w:t>ersu</w:t>
      </w:r>
      <w:r w:rsidR="0014520F">
        <w:t xml:space="preserve">s calibration are </w:t>
      </w:r>
      <w:r w:rsidR="00F65AA1">
        <w:t xml:space="preserve">relatively small, but estimated models are associated with smaller effects of policy on inflation and larger sacrifice ratios.  </w:t>
      </w:r>
    </w:p>
    <w:p w14:paraId="1B96B7A7" w14:textId="0135EEB8" w:rsidR="001F7258" w:rsidRDefault="00525003" w:rsidP="00B83CFF">
      <w:pPr>
        <w:ind w:firstLine="720"/>
        <w:rPr>
          <w:rFonts w:cs="Times New Roman"/>
          <w:b/>
          <w:bCs/>
          <w:szCs w:val="24"/>
        </w:rPr>
      </w:pPr>
      <w:r>
        <w:t xml:space="preserve">OLS would be likewise ill-suited for similar regression analysis </w:t>
      </w:r>
      <w:r w:rsidR="00413D48">
        <w:t>of</w:t>
      </w:r>
      <w:r>
        <w:t xml:space="preserve"> </w:t>
      </w:r>
      <w:r>
        <w:rPr>
          <w:i/>
          <w:iCs/>
        </w:rPr>
        <w:t>y-timing</w:t>
      </w:r>
      <w:r>
        <w:t xml:space="preserve"> and </w:t>
      </w:r>
      <w:r w:rsidRPr="005B3DC9">
        <w:rPr>
          <w:i/>
          <w:iCs/>
        </w:rPr>
        <w:t>π-</w:t>
      </w:r>
      <w:r>
        <w:rPr>
          <w:i/>
          <w:iCs/>
        </w:rPr>
        <w:t>timing</w:t>
      </w:r>
      <w:r>
        <w:t xml:space="preserve">, since these dependent variables are nonnegative integers and exhibit over-dispersion. </w:t>
      </w:r>
      <w:r w:rsidR="00573CE0">
        <w:t xml:space="preserve"> </w:t>
      </w:r>
      <w:r>
        <w:t xml:space="preserve">To ensure consistent parameter estimates and greater asymptotic efficiency, we therefore employ negative binomial regression for these </w:t>
      </w:r>
      <w:r w:rsidR="000412AE">
        <w:t>cases</w:t>
      </w:r>
      <w:r>
        <w:t>.</w:t>
      </w:r>
      <w:r w:rsidR="00450D9E">
        <w:rPr>
          <w:rStyle w:val="FootnoteReference"/>
        </w:rPr>
        <w:footnoteReference w:id="24"/>
      </w:r>
      <w:r w:rsidR="000412AE">
        <w:t xml:space="preserve">  The two columns to the right of </w:t>
      </w:r>
      <w:r w:rsidR="007E4C9F">
        <w:t>the table</w:t>
      </w:r>
      <w:r w:rsidR="000412AE">
        <w:t xml:space="preserve"> show the </w:t>
      </w:r>
      <w:r w:rsidR="000412AE">
        <w:lastRenderedPageBreak/>
        <w:t xml:space="preserve">influence of the policy rules </w:t>
      </w:r>
      <w:r w:rsidR="00A4416C">
        <w:t xml:space="preserve">and estimation </w:t>
      </w:r>
      <w:r w:rsidR="000412AE">
        <w:t xml:space="preserve">on the timing of </w:t>
      </w:r>
      <w:r w:rsidR="007B0988">
        <w:t xml:space="preserve">peak effects on </w:t>
      </w:r>
      <w:r w:rsidR="000412AE">
        <w:t xml:space="preserve">output and inflation.  </w:t>
      </w:r>
      <w:r w:rsidR="00587A8F">
        <w:t>As one might expect, the</w:t>
      </w:r>
      <w:r w:rsidR="00044B1B">
        <w:t xml:space="preserve"> </w:t>
      </w:r>
      <w:r w:rsidR="000412AE">
        <w:t xml:space="preserve">larger output effects </w:t>
      </w:r>
      <w:r w:rsidR="00587A8F">
        <w:t xml:space="preserve">on output </w:t>
      </w:r>
      <w:r w:rsidR="000412AE">
        <w:t xml:space="preserve">implied by the ITR and GR reach a peak </w:t>
      </w:r>
      <w:r w:rsidR="00587A8F">
        <w:t xml:space="preserve">somewhat later </w:t>
      </w:r>
      <w:r w:rsidR="004978A9">
        <w:t>than u</w:t>
      </w:r>
      <w:r w:rsidR="000412AE">
        <w:t>nder the Taylor rule</w:t>
      </w:r>
      <w:r w:rsidR="004978A9">
        <w:t>.  However, for inflation, the timing of the effects is not greatly changed</w:t>
      </w:r>
      <w:ins w:id="155" w:author="Connor Brennan" w:date="2025-09-18T16:43:00Z" w16du:dateUtc="2025-09-18T21:43:00Z">
        <w:r w:rsidR="00D50F5E">
          <w:rPr>
            <w:rFonts w:cs="Times New Roman"/>
            <w:szCs w:val="24"/>
          </w:rPr>
          <w:t>—</w:t>
        </w:r>
      </w:ins>
      <w:del w:id="156" w:author="Connor Brennan" w:date="2025-09-18T16:43:00Z" w16du:dateUtc="2025-09-18T21:43:00Z">
        <w:r w:rsidR="004D7F5F" w:rsidDel="00D50F5E">
          <w:delText xml:space="preserve"> – </w:delText>
        </w:r>
      </w:del>
      <w:r w:rsidR="004D7F5F">
        <w:t xml:space="preserve">that is, the coefficients on the ITR and GR variables are </w:t>
      </w:r>
      <w:r w:rsidR="00340D09">
        <w:t xml:space="preserve">relatively </w:t>
      </w:r>
      <w:r w:rsidR="004D7F5F">
        <w:t>small</w:t>
      </w:r>
      <w:r w:rsidR="00340D09">
        <w:t xml:space="preserve"> </w:t>
      </w:r>
      <w:r w:rsidR="004D7F5F">
        <w:t xml:space="preserve">and </w:t>
      </w:r>
      <w:r w:rsidR="00F157FE">
        <w:t>of limited significance</w:t>
      </w:r>
      <w:r w:rsidR="004C0B32">
        <w:t>.</w:t>
      </w:r>
      <w:r w:rsidR="00056D1B">
        <w:rPr>
          <w:rStyle w:val="FootnoteReference"/>
        </w:rPr>
        <w:footnoteReference w:id="25"/>
      </w:r>
      <w:r w:rsidR="00056D1B">
        <w:t xml:space="preserve">  </w:t>
      </w:r>
      <w:r w:rsidR="00573CE0">
        <w:t>Given that our slope variables normalize for the magnitude of real interest rate changes and that</w:t>
      </w:r>
      <w:ins w:id="157" w:author="English, William" w:date="2025-09-15T22:13:00Z" w16du:dateUtc="2025-09-16T02:13:00Z">
        <w:r w:rsidR="00EB6C06">
          <w:t>,</w:t>
        </w:r>
      </w:ins>
      <w:r w:rsidR="00573CE0">
        <w:t xml:space="preserve"> under rational expectations with modest discounting</w:t>
      </w:r>
      <w:ins w:id="158" w:author="English, William" w:date="2025-09-15T22:13:00Z" w16du:dateUtc="2025-09-16T02:13:00Z">
        <w:r w:rsidR="00EB6C06">
          <w:t>,</w:t>
        </w:r>
      </w:ins>
      <w:r w:rsidR="00573CE0">
        <w:t xml:space="preserve"> the precise dynamics of output will not matter very much for inflation responses, this result is less surprising than might appear on the surface.</w:t>
      </w:r>
      <w:r w:rsidR="00573CE0">
        <w:rPr>
          <w:rStyle w:val="FootnoteReference"/>
        </w:rPr>
        <w:footnoteReference w:id="26"/>
      </w:r>
      <w:r w:rsidR="00573CE0">
        <w:t xml:space="preserve"> Also not</w:t>
      </w:r>
      <w:r w:rsidR="00DF5615">
        <w:t xml:space="preserve"> surprising, </w:t>
      </w:r>
      <w:r w:rsidR="00A6529C">
        <w:t xml:space="preserve">given the </w:t>
      </w:r>
      <w:r w:rsidR="00BD3582">
        <w:t xml:space="preserve">earlier discussion of the </w:t>
      </w:r>
      <w:r w:rsidR="00A6529C">
        <w:t xml:space="preserve">IRFs, </w:t>
      </w:r>
      <w:r w:rsidR="00DF5615">
        <w:t>the tim</w:t>
      </w:r>
      <w:r w:rsidR="00A6529C">
        <w:t xml:space="preserve">ing of the effects of policy are significantly different </w:t>
      </w:r>
      <w:r w:rsidR="00370CE0">
        <w:t>across estimated and calibrated models, with the lags significantly longer for the estimated models</w:t>
      </w:r>
      <w:r w:rsidR="00BD3582">
        <w:t xml:space="preserve">.  </w:t>
      </w:r>
    </w:p>
    <w:p w14:paraId="73425C64" w14:textId="77777777" w:rsidR="00170D43" w:rsidRDefault="00170D43" w:rsidP="00170D43">
      <w:pPr>
        <w:spacing w:before="0" w:after="160" w:line="259" w:lineRule="auto"/>
        <w:rPr>
          <w:rFonts w:cs="Times New Roman"/>
          <w:b/>
          <w:bCs/>
          <w:szCs w:val="24"/>
        </w:rPr>
      </w:pPr>
    </w:p>
    <w:p w14:paraId="531A4A16" w14:textId="77777777" w:rsidR="007E4C9F" w:rsidRDefault="007E4C9F" w:rsidP="00170D43">
      <w:pPr>
        <w:spacing w:before="0" w:after="160" w:line="259" w:lineRule="auto"/>
        <w:rPr>
          <w:rFonts w:cs="Times New Roman"/>
          <w:b/>
          <w:bCs/>
          <w:szCs w:val="24"/>
        </w:rPr>
      </w:pPr>
    </w:p>
    <w:p w14:paraId="45115B5A" w14:textId="77777777" w:rsidR="007E4C9F" w:rsidRDefault="007E4C9F" w:rsidP="00170D43">
      <w:pPr>
        <w:spacing w:before="0" w:after="160" w:line="259" w:lineRule="auto"/>
        <w:rPr>
          <w:rFonts w:cs="Times New Roman"/>
          <w:b/>
          <w:bCs/>
          <w:szCs w:val="24"/>
        </w:rPr>
      </w:pPr>
    </w:p>
    <w:p w14:paraId="5D1D681A" w14:textId="77777777" w:rsidR="007E4C9F" w:rsidRDefault="007E4C9F" w:rsidP="00170D43">
      <w:pPr>
        <w:spacing w:before="0" w:after="160" w:line="259" w:lineRule="auto"/>
        <w:rPr>
          <w:rFonts w:cs="Times New Roman"/>
          <w:b/>
          <w:bCs/>
          <w:szCs w:val="24"/>
        </w:rPr>
      </w:pPr>
    </w:p>
    <w:p w14:paraId="5CF09A35" w14:textId="77777777" w:rsidR="007E4C9F" w:rsidRDefault="007E4C9F" w:rsidP="00170D43">
      <w:pPr>
        <w:spacing w:before="0" w:after="160" w:line="259" w:lineRule="auto"/>
        <w:rPr>
          <w:rFonts w:cs="Times New Roman"/>
          <w:b/>
          <w:bCs/>
          <w:szCs w:val="24"/>
        </w:rPr>
      </w:pPr>
    </w:p>
    <w:p w14:paraId="2AB02FF0" w14:textId="77777777" w:rsidR="007E4C9F" w:rsidRDefault="007E4C9F" w:rsidP="00170D43">
      <w:pPr>
        <w:spacing w:before="0" w:after="160" w:line="259" w:lineRule="auto"/>
        <w:rPr>
          <w:rFonts w:cs="Times New Roman"/>
          <w:b/>
          <w:bCs/>
          <w:szCs w:val="24"/>
        </w:rPr>
      </w:pPr>
    </w:p>
    <w:p w14:paraId="64DAEF87" w14:textId="77777777" w:rsidR="007E4C9F" w:rsidRDefault="007E4C9F" w:rsidP="00170D43">
      <w:pPr>
        <w:spacing w:before="0" w:after="160" w:line="259" w:lineRule="auto"/>
        <w:rPr>
          <w:rFonts w:cs="Times New Roman"/>
          <w:b/>
          <w:bCs/>
          <w:szCs w:val="24"/>
        </w:rPr>
      </w:pP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604"/>
        <w:gridCol w:w="1516"/>
        <w:gridCol w:w="1429"/>
        <w:gridCol w:w="1512"/>
        <w:gridCol w:w="1429"/>
      </w:tblGrid>
      <w:tr w:rsidR="00170D43" w:rsidRPr="00957AE4" w14:paraId="55989E01" w14:textId="77777777" w:rsidTr="008512AC">
        <w:trPr>
          <w:trHeight w:val="432"/>
        </w:trPr>
        <w:tc>
          <w:tcPr>
            <w:tcW w:w="9360" w:type="dxa"/>
            <w:gridSpan w:val="6"/>
            <w:tcBorders>
              <w:top w:val="single" w:sz="4" w:space="0" w:color="auto"/>
            </w:tcBorders>
            <w:shd w:val="clear" w:color="auto" w:fill="FFFFFF"/>
          </w:tcPr>
          <w:p w14:paraId="3914C537" w14:textId="6BE0586A" w:rsidR="00170D43" w:rsidRPr="001D7714" w:rsidRDefault="00170D43" w:rsidP="008512AC">
            <w:pPr>
              <w:spacing w:after="0" w:line="240" w:lineRule="auto"/>
              <w:jc w:val="center"/>
              <w:rPr>
                <w:rFonts w:ascii="Aptos" w:eastAsia="Aptos" w:hAnsi="Aptos" w:cs="Times New Roman"/>
                <w:sz w:val="22"/>
              </w:rPr>
            </w:pPr>
            <w:bookmarkStart w:id="159" w:name="_Hlk205815924"/>
            <w:r w:rsidRPr="001D7714">
              <w:rPr>
                <w:rFonts w:ascii="Aptos" w:eastAsia="Aptos" w:hAnsi="Aptos" w:cs="Times New Roman"/>
                <w:sz w:val="22"/>
              </w:rPr>
              <w:t xml:space="preserve">Table </w:t>
            </w:r>
            <w:r w:rsidR="00F84078">
              <w:rPr>
                <w:rFonts w:ascii="Aptos" w:eastAsia="Aptos" w:hAnsi="Aptos" w:cs="Times New Roman"/>
                <w:sz w:val="22"/>
              </w:rPr>
              <w:t>6</w:t>
            </w:r>
          </w:p>
          <w:p w14:paraId="3563ED6F" w14:textId="0216CBBB" w:rsidR="00170D43" w:rsidRPr="00AB64E2" w:rsidRDefault="00170D43" w:rsidP="00AB64E2">
            <w:pPr>
              <w:spacing w:before="0" w:after="0" w:line="240" w:lineRule="auto"/>
              <w:jc w:val="center"/>
              <w:rPr>
                <w:rFonts w:ascii="Aptos" w:eastAsia="Aptos" w:hAnsi="Aptos" w:cs="Times New Roman"/>
                <w:b/>
                <w:bCs/>
                <w:sz w:val="22"/>
                <w:u w:val="single"/>
              </w:rPr>
            </w:pPr>
            <w:r w:rsidRPr="001D7714">
              <w:rPr>
                <w:rFonts w:ascii="Aptos" w:eastAsia="Aptos" w:hAnsi="Aptos" w:cs="Times New Roman"/>
                <w:b/>
                <w:bCs/>
                <w:sz w:val="22"/>
                <w:u w:val="single"/>
              </w:rPr>
              <w:lastRenderedPageBreak/>
              <w:t xml:space="preserve">Effects of policy rules </w:t>
            </w:r>
            <w:r w:rsidR="00B4174B">
              <w:rPr>
                <w:rFonts w:ascii="Aptos" w:eastAsia="Aptos" w:hAnsi="Aptos" w:cs="Times New Roman"/>
                <w:b/>
                <w:bCs/>
                <w:sz w:val="22"/>
                <w:u w:val="single"/>
              </w:rPr>
              <w:t xml:space="preserve">and estimation </w:t>
            </w:r>
            <w:r w:rsidRPr="001D7714">
              <w:rPr>
                <w:rFonts w:ascii="Aptos" w:eastAsia="Aptos" w:hAnsi="Aptos" w:cs="Times New Roman"/>
                <w:b/>
                <w:bCs/>
                <w:sz w:val="22"/>
                <w:u w:val="single"/>
              </w:rPr>
              <w:t>on elasticities and peak timing</w:t>
            </w:r>
          </w:p>
        </w:tc>
      </w:tr>
      <w:tr w:rsidR="00170D43" w:rsidRPr="00957AE4" w14:paraId="1E4D4188" w14:textId="77777777" w:rsidTr="008512AC">
        <w:trPr>
          <w:trHeight w:val="432"/>
        </w:trPr>
        <w:tc>
          <w:tcPr>
            <w:tcW w:w="1870" w:type="dxa"/>
            <w:shd w:val="clear" w:color="auto" w:fill="FFFFFF"/>
          </w:tcPr>
          <w:p w14:paraId="5AF26EAB" w14:textId="77777777" w:rsidR="00170D43" w:rsidRPr="001D7714" w:rsidRDefault="00170D43" w:rsidP="008512AC">
            <w:pPr>
              <w:spacing w:before="0" w:after="0" w:line="240" w:lineRule="auto"/>
              <w:jc w:val="center"/>
              <w:rPr>
                <w:rFonts w:ascii="Aptos" w:eastAsia="Aptos" w:hAnsi="Aptos" w:cs="Times New Roman"/>
                <w:sz w:val="22"/>
              </w:rPr>
            </w:pPr>
          </w:p>
        </w:tc>
        <w:tc>
          <w:tcPr>
            <w:tcW w:w="4549" w:type="dxa"/>
            <w:gridSpan w:val="3"/>
            <w:shd w:val="clear" w:color="auto" w:fill="FFFFFF"/>
            <w:vAlign w:val="center"/>
          </w:tcPr>
          <w:p w14:paraId="218C7BF3" w14:textId="77777777" w:rsidR="00170D43" w:rsidRPr="001D7714" w:rsidRDefault="00170D43" w:rsidP="008512AC">
            <w:pPr>
              <w:spacing w:before="0" w:after="0" w:line="240" w:lineRule="auto"/>
              <w:jc w:val="center"/>
              <w:rPr>
                <w:rFonts w:ascii="Aptos" w:hAnsi="Aptos" w:cs="Times New Roman"/>
                <w:b/>
                <w:bCs/>
                <w:sz w:val="22"/>
              </w:rPr>
            </w:pPr>
            <w:r w:rsidRPr="001D7714">
              <w:rPr>
                <w:rFonts w:ascii="Aptos" w:hAnsi="Aptos" w:cs="Times New Roman"/>
                <w:b/>
                <w:bCs/>
                <w:sz w:val="22"/>
              </w:rPr>
              <w:t>Elasticities</w:t>
            </w:r>
            <w:r w:rsidRPr="001D7714">
              <w:rPr>
                <w:rFonts w:ascii="Aptos" w:hAnsi="Aptos" w:cs="Times New Roman"/>
                <w:b/>
                <w:bCs/>
                <w:sz w:val="22"/>
                <w:vertAlign w:val="superscript"/>
              </w:rPr>
              <w:t>†</w:t>
            </w:r>
          </w:p>
        </w:tc>
        <w:tc>
          <w:tcPr>
            <w:tcW w:w="2941" w:type="dxa"/>
            <w:gridSpan w:val="2"/>
            <w:shd w:val="clear" w:color="auto" w:fill="FFFFFF"/>
            <w:vAlign w:val="center"/>
          </w:tcPr>
          <w:p w14:paraId="257BED59" w14:textId="77777777" w:rsidR="00170D43" w:rsidRPr="001D7714" w:rsidRDefault="00170D43" w:rsidP="008512AC">
            <w:pPr>
              <w:spacing w:before="0" w:after="0" w:line="240" w:lineRule="auto"/>
              <w:jc w:val="center"/>
              <w:rPr>
                <w:rFonts w:ascii="Aptos" w:hAnsi="Aptos" w:cs="Times New Roman"/>
                <w:b/>
                <w:bCs/>
                <w:sz w:val="22"/>
              </w:rPr>
            </w:pPr>
            <w:r w:rsidRPr="001D7714">
              <w:rPr>
                <w:rFonts w:ascii="Aptos" w:hAnsi="Aptos" w:cs="Times New Roman"/>
                <w:b/>
                <w:bCs/>
                <w:sz w:val="22"/>
              </w:rPr>
              <w:t>Timing</w:t>
            </w:r>
            <w:r w:rsidRPr="001D7714">
              <w:rPr>
                <w:rFonts w:ascii="Aptos" w:hAnsi="Aptos" w:cs="Times New Roman"/>
                <w:b/>
                <w:bCs/>
                <w:sz w:val="22"/>
                <w:vertAlign w:val="superscript"/>
              </w:rPr>
              <w:t>††</w:t>
            </w:r>
          </w:p>
        </w:tc>
      </w:tr>
      <w:tr w:rsidR="00170D43" w:rsidRPr="00957AE4" w14:paraId="699CDBDB" w14:textId="77777777" w:rsidTr="008512AC">
        <w:trPr>
          <w:trHeight w:val="432"/>
        </w:trPr>
        <w:tc>
          <w:tcPr>
            <w:tcW w:w="1870" w:type="dxa"/>
            <w:tcBorders>
              <w:bottom w:val="single" w:sz="4" w:space="0" w:color="auto"/>
            </w:tcBorders>
            <w:shd w:val="pct10" w:color="auto" w:fill="FFFFFF"/>
          </w:tcPr>
          <w:p w14:paraId="14D7BBDA" w14:textId="77777777" w:rsidR="00170D43" w:rsidRPr="001D7714" w:rsidRDefault="00170D43" w:rsidP="008512AC">
            <w:pPr>
              <w:spacing w:before="0" w:after="0" w:line="240" w:lineRule="auto"/>
              <w:jc w:val="center"/>
              <w:rPr>
                <w:rFonts w:ascii="Aptos" w:eastAsia="Aptos" w:hAnsi="Aptos" w:cs="Times New Roman"/>
                <w:sz w:val="22"/>
              </w:rPr>
            </w:pPr>
          </w:p>
        </w:tc>
        <w:tc>
          <w:tcPr>
            <w:tcW w:w="1604" w:type="dxa"/>
            <w:tcBorders>
              <w:bottom w:val="single" w:sz="4" w:space="0" w:color="auto"/>
            </w:tcBorders>
            <w:shd w:val="pct10" w:color="auto" w:fill="FFFFFF"/>
            <w:vAlign w:val="center"/>
            <w:hideMark/>
          </w:tcPr>
          <w:p w14:paraId="334E4B93" w14:textId="77777777" w:rsidR="00170D43" w:rsidRPr="001D7714" w:rsidRDefault="00170D43" w:rsidP="008512AC">
            <w:pPr>
              <w:spacing w:before="0" w:after="0" w:line="240" w:lineRule="auto"/>
              <w:jc w:val="center"/>
              <w:rPr>
                <w:rFonts w:ascii="Aptos" w:eastAsia="Aptos" w:hAnsi="Aptos" w:cs="Times New Roman"/>
                <w:sz w:val="22"/>
              </w:rPr>
            </w:pPr>
            <w:r w:rsidRPr="001D7714">
              <w:rPr>
                <w:rFonts w:ascii="Aptos" w:hAnsi="Aptos" w:cs="Times New Roman"/>
                <w:i/>
                <w:iCs/>
                <w:sz w:val="22"/>
              </w:rPr>
              <w:t>y-slope</w:t>
            </w:r>
          </w:p>
        </w:tc>
        <w:tc>
          <w:tcPr>
            <w:tcW w:w="1516" w:type="dxa"/>
            <w:tcBorders>
              <w:bottom w:val="single" w:sz="4" w:space="0" w:color="auto"/>
            </w:tcBorders>
            <w:shd w:val="pct10" w:color="auto" w:fill="FFFFFF"/>
            <w:vAlign w:val="center"/>
            <w:hideMark/>
          </w:tcPr>
          <w:p w14:paraId="5DB614C7" w14:textId="77777777" w:rsidR="00170D43" w:rsidRPr="001D7714" w:rsidRDefault="00170D43" w:rsidP="008512AC">
            <w:pPr>
              <w:spacing w:before="0" w:after="0" w:line="240" w:lineRule="auto"/>
              <w:jc w:val="center"/>
              <w:rPr>
                <w:rFonts w:ascii="Aptos" w:eastAsia="Aptos" w:hAnsi="Aptos" w:cs="Times New Roman"/>
                <w:sz w:val="22"/>
              </w:rPr>
            </w:pPr>
            <w:r w:rsidRPr="001D7714">
              <w:rPr>
                <w:rFonts w:ascii="Aptos" w:hAnsi="Aptos" w:cs="Times New Roman"/>
                <w:i/>
                <w:iCs/>
                <w:sz w:val="22"/>
              </w:rPr>
              <w:t>π-slope</w:t>
            </w:r>
          </w:p>
        </w:tc>
        <w:tc>
          <w:tcPr>
            <w:tcW w:w="1429" w:type="dxa"/>
            <w:tcBorders>
              <w:bottom w:val="single" w:sz="4" w:space="0" w:color="auto"/>
            </w:tcBorders>
            <w:shd w:val="pct10" w:color="auto" w:fill="FFFFFF"/>
            <w:vAlign w:val="center"/>
          </w:tcPr>
          <w:p w14:paraId="2D47EFFC" w14:textId="77777777" w:rsidR="00170D43" w:rsidRPr="001D7714" w:rsidRDefault="00170D43" w:rsidP="008512AC">
            <w:pPr>
              <w:spacing w:before="0" w:after="0" w:line="240" w:lineRule="auto"/>
              <w:jc w:val="center"/>
              <w:rPr>
                <w:rFonts w:ascii="Aptos" w:hAnsi="Aptos" w:cs="Times New Roman"/>
                <w:i/>
                <w:iCs/>
                <w:sz w:val="22"/>
              </w:rPr>
            </w:pPr>
            <w:proofErr w:type="spellStart"/>
            <w:r w:rsidRPr="001D7714">
              <w:rPr>
                <w:rFonts w:ascii="Aptos" w:hAnsi="Aptos" w:cs="Times New Roman"/>
                <w:i/>
                <w:iCs/>
                <w:sz w:val="22"/>
              </w:rPr>
              <w:t>sacratio</w:t>
            </w:r>
            <w:proofErr w:type="spellEnd"/>
          </w:p>
        </w:tc>
        <w:tc>
          <w:tcPr>
            <w:tcW w:w="1512" w:type="dxa"/>
            <w:tcBorders>
              <w:bottom w:val="single" w:sz="4" w:space="0" w:color="auto"/>
            </w:tcBorders>
            <w:shd w:val="pct10" w:color="auto" w:fill="FFFFFF"/>
            <w:vAlign w:val="center"/>
          </w:tcPr>
          <w:p w14:paraId="3BCE5A48" w14:textId="77777777" w:rsidR="00170D43" w:rsidRPr="001D7714" w:rsidRDefault="00170D43" w:rsidP="008512AC">
            <w:pPr>
              <w:spacing w:before="0" w:after="0" w:line="240" w:lineRule="auto"/>
              <w:jc w:val="center"/>
              <w:rPr>
                <w:rFonts w:ascii="Aptos" w:hAnsi="Aptos" w:cs="Times New Roman"/>
                <w:i/>
                <w:iCs/>
                <w:sz w:val="22"/>
              </w:rPr>
            </w:pPr>
            <w:r w:rsidRPr="001D7714">
              <w:rPr>
                <w:rFonts w:ascii="Aptos" w:hAnsi="Aptos" w:cs="Times New Roman"/>
                <w:i/>
                <w:iCs/>
                <w:sz w:val="22"/>
              </w:rPr>
              <w:t>y-timing</w:t>
            </w:r>
          </w:p>
        </w:tc>
        <w:tc>
          <w:tcPr>
            <w:tcW w:w="1429" w:type="dxa"/>
            <w:tcBorders>
              <w:bottom w:val="single" w:sz="4" w:space="0" w:color="auto"/>
            </w:tcBorders>
            <w:shd w:val="pct10" w:color="auto" w:fill="FFFFFF"/>
            <w:vAlign w:val="center"/>
          </w:tcPr>
          <w:p w14:paraId="766A5DC9" w14:textId="77777777" w:rsidR="00170D43" w:rsidRPr="001D7714" w:rsidRDefault="00170D43" w:rsidP="008512AC">
            <w:pPr>
              <w:spacing w:before="0" w:after="0" w:line="240" w:lineRule="auto"/>
              <w:jc w:val="center"/>
              <w:rPr>
                <w:rFonts w:ascii="Aptos" w:eastAsia="Aptos" w:hAnsi="Aptos" w:cs="Times New Roman"/>
                <w:i/>
                <w:iCs/>
                <w:sz w:val="22"/>
              </w:rPr>
            </w:pPr>
            <w:r w:rsidRPr="001D7714">
              <w:rPr>
                <w:rFonts w:ascii="Aptos" w:eastAsia="Aptos" w:hAnsi="Aptos" w:cs="Times New Roman"/>
                <w:i/>
                <w:iCs/>
                <w:sz w:val="22"/>
              </w:rPr>
              <w:t>π-timing</w:t>
            </w:r>
          </w:p>
        </w:tc>
      </w:tr>
      <w:tr w:rsidR="00170D43" w:rsidRPr="00957AE4" w14:paraId="1957DF59" w14:textId="77777777" w:rsidTr="008512AC">
        <w:trPr>
          <w:trHeight w:val="720"/>
        </w:trPr>
        <w:tc>
          <w:tcPr>
            <w:tcW w:w="1870" w:type="dxa"/>
            <w:tcBorders>
              <w:top w:val="single" w:sz="4" w:space="0" w:color="auto"/>
            </w:tcBorders>
            <w:vAlign w:val="center"/>
            <w:hideMark/>
          </w:tcPr>
          <w:p w14:paraId="41AB59DE" w14:textId="77777777" w:rsidR="00170D43" w:rsidRPr="001D7714" w:rsidRDefault="00170D43" w:rsidP="008512AC">
            <w:pPr>
              <w:spacing w:before="0" w:after="0" w:line="240" w:lineRule="auto"/>
              <w:rPr>
                <w:rFonts w:ascii="Aptos" w:eastAsia="Aptos" w:hAnsi="Aptos" w:cs="Times New Roman"/>
                <w:sz w:val="22"/>
              </w:rPr>
            </w:pPr>
            <w:r w:rsidRPr="001D7714">
              <w:rPr>
                <w:rFonts w:ascii="Aptos" w:eastAsia="Aptos" w:hAnsi="Aptos" w:cs="Times New Roman"/>
                <w:sz w:val="22"/>
              </w:rPr>
              <w:t>Constant</w:t>
            </w:r>
          </w:p>
        </w:tc>
        <w:tc>
          <w:tcPr>
            <w:tcW w:w="1604" w:type="dxa"/>
            <w:tcBorders>
              <w:top w:val="single" w:sz="4" w:space="0" w:color="auto"/>
            </w:tcBorders>
            <w:vAlign w:val="center"/>
            <w:hideMark/>
          </w:tcPr>
          <w:p w14:paraId="65A37668" w14:textId="519A4DEB" w:rsidR="00170D43" w:rsidRPr="00360331" w:rsidRDefault="00573CE0" w:rsidP="008512AC">
            <w:pPr>
              <w:spacing w:before="0" w:after="0" w:line="240" w:lineRule="auto"/>
              <w:jc w:val="center"/>
              <w:rPr>
                <w:rFonts w:ascii="Aptos" w:eastAsia="Aptos" w:hAnsi="Aptos" w:cs="Times New Roman"/>
                <w:sz w:val="22"/>
              </w:rPr>
            </w:pPr>
            <w:r>
              <w:rPr>
                <w:rFonts w:ascii="Aptos" w:eastAsia="Aptos" w:hAnsi="Aptos" w:cs="Times New Roman"/>
                <w:sz w:val="22"/>
              </w:rPr>
              <w:t xml:space="preserve"> </w:t>
            </w:r>
            <w:r w:rsidR="00170D43" w:rsidRPr="003A15CA">
              <w:rPr>
                <w:rFonts w:ascii="Aptos" w:eastAsia="Aptos" w:hAnsi="Aptos" w:cs="Times New Roman"/>
                <w:sz w:val="22"/>
              </w:rPr>
              <w:t xml:space="preserve">  -0.</w:t>
            </w:r>
            <w:r w:rsidR="009C4B7C">
              <w:rPr>
                <w:rFonts w:ascii="Aptos" w:eastAsia="Aptos" w:hAnsi="Aptos" w:cs="Times New Roman"/>
                <w:sz w:val="22"/>
              </w:rPr>
              <w:t>30</w:t>
            </w:r>
            <w:r w:rsidR="00170D43" w:rsidRPr="00360331">
              <w:rPr>
                <w:rFonts w:ascii="Aptos" w:eastAsia="Aptos" w:hAnsi="Aptos" w:cs="Times New Roman"/>
                <w:sz w:val="18"/>
                <w:szCs w:val="18"/>
              </w:rPr>
              <w:t>***</w:t>
            </w:r>
          </w:p>
          <w:p w14:paraId="4B026F0A" w14:textId="5A181B19"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(0.07</w:t>
            </w:r>
            <w:r w:rsidR="009C4B7C">
              <w:rPr>
                <w:rFonts w:ascii="Aptos" w:eastAsia="Aptos" w:hAnsi="Aptos" w:cs="Times New Roman"/>
                <w:sz w:val="22"/>
              </w:rPr>
              <w:t>)</w:t>
            </w:r>
          </w:p>
        </w:tc>
        <w:tc>
          <w:tcPr>
            <w:tcW w:w="1516" w:type="dxa"/>
            <w:tcBorders>
              <w:top w:val="single" w:sz="4" w:space="0" w:color="auto"/>
            </w:tcBorders>
            <w:vAlign w:val="center"/>
            <w:hideMark/>
          </w:tcPr>
          <w:p w14:paraId="376AA4C1" w14:textId="0EB0E827" w:rsidR="00170D43" w:rsidRPr="00360331" w:rsidRDefault="00573CE0" w:rsidP="008512AC">
            <w:pPr>
              <w:spacing w:before="0" w:after="0" w:line="240" w:lineRule="auto"/>
              <w:jc w:val="center"/>
              <w:rPr>
                <w:rFonts w:ascii="Aptos" w:eastAsia="Aptos" w:hAnsi="Aptos" w:cs="Times New Roman"/>
                <w:sz w:val="22"/>
              </w:rPr>
            </w:pPr>
            <w:r>
              <w:rPr>
                <w:rFonts w:ascii="Aptos" w:eastAsia="Aptos" w:hAnsi="Aptos" w:cs="Times New Roman"/>
                <w:sz w:val="22"/>
              </w:rPr>
              <w:t xml:space="preserve">   </w:t>
            </w:r>
            <w:r w:rsidR="00170D43" w:rsidRPr="00360331">
              <w:rPr>
                <w:rFonts w:ascii="Aptos" w:eastAsia="Aptos" w:hAnsi="Aptos" w:cs="Times New Roman"/>
                <w:sz w:val="22"/>
              </w:rPr>
              <w:t>-0.</w:t>
            </w:r>
            <w:r w:rsidR="00CF39A7">
              <w:rPr>
                <w:rFonts w:ascii="Aptos" w:eastAsia="Aptos" w:hAnsi="Aptos" w:cs="Times New Roman"/>
                <w:sz w:val="22"/>
              </w:rPr>
              <w:t>10</w:t>
            </w:r>
            <w:r w:rsidR="00CF39A7" w:rsidRPr="00B83CFF">
              <w:rPr>
                <w:rFonts w:ascii="Aptos" w:eastAsia="Aptos" w:hAnsi="Aptos" w:cs="Times New Roman"/>
                <w:sz w:val="18"/>
                <w:szCs w:val="18"/>
              </w:rPr>
              <w:t>***</w:t>
            </w:r>
          </w:p>
          <w:p w14:paraId="113F5CF4" w14:textId="1F020DA4"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 xml:space="preserve"> (0.0</w:t>
            </w:r>
            <w:r w:rsidR="00CF39A7">
              <w:rPr>
                <w:rFonts w:ascii="Aptos" w:eastAsia="Aptos" w:hAnsi="Aptos" w:cs="Times New Roman"/>
                <w:sz w:val="22"/>
              </w:rPr>
              <w:t>3</w:t>
            </w:r>
            <w:r w:rsidRPr="00360331">
              <w:rPr>
                <w:rFonts w:ascii="Aptos" w:eastAsia="Aptos" w:hAnsi="Aptos" w:cs="Times New Roman"/>
                <w:sz w:val="22"/>
              </w:rPr>
              <w:t>)</w:t>
            </w:r>
          </w:p>
        </w:tc>
        <w:tc>
          <w:tcPr>
            <w:tcW w:w="1429" w:type="dxa"/>
            <w:tcBorders>
              <w:top w:val="single" w:sz="4" w:space="0" w:color="auto"/>
            </w:tcBorders>
            <w:vAlign w:val="center"/>
          </w:tcPr>
          <w:p w14:paraId="46DDB224" w14:textId="08CA4F0F" w:rsidR="00170D43" w:rsidRPr="00360331"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 xml:space="preserve">   </w:t>
            </w:r>
            <w:r w:rsidR="007E1936">
              <w:rPr>
                <w:rFonts w:ascii="Aptos" w:eastAsia="Aptos" w:hAnsi="Aptos" w:cs="Times New Roman"/>
                <w:sz w:val="22"/>
              </w:rPr>
              <w:t>2</w:t>
            </w:r>
            <w:r w:rsidRPr="00360331">
              <w:rPr>
                <w:rFonts w:ascii="Aptos" w:eastAsia="Aptos" w:hAnsi="Aptos" w:cs="Times New Roman"/>
                <w:sz w:val="22"/>
              </w:rPr>
              <w:t>.10</w:t>
            </w:r>
            <w:r w:rsidRPr="00360331">
              <w:rPr>
                <w:rFonts w:ascii="Aptos" w:eastAsia="Aptos" w:hAnsi="Aptos" w:cs="Times New Roman"/>
                <w:sz w:val="18"/>
                <w:szCs w:val="18"/>
              </w:rPr>
              <w:t>***</w:t>
            </w:r>
          </w:p>
          <w:p w14:paraId="4207DD14" w14:textId="5447B117"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(0.72)</w:t>
            </w:r>
          </w:p>
        </w:tc>
        <w:tc>
          <w:tcPr>
            <w:tcW w:w="1512" w:type="dxa"/>
            <w:tcBorders>
              <w:top w:val="single" w:sz="4" w:space="0" w:color="auto"/>
            </w:tcBorders>
            <w:vAlign w:val="center"/>
          </w:tcPr>
          <w:p w14:paraId="42B9257A" w14:textId="551349C1" w:rsidR="00170D43" w:rsidRPr="00360331"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 xml:space="preserve"> </w:t>
            </w:r>
            <w:r w:rsidR="001775C8">
              <w:rPr>
                <w:rFonts w:ascii="Aptos" w:eastAsia="Aptos" w:hAnsi="Aptos" w:cs="Times New Roman"/>
                <w:sz w:val="22"/>
              </w:rPr>
              <w:t>0.08</w:t>
            </w:r>
          </w:p>
          <w:p w14:paraId="53DF91A9" w14:textId="7ED0E577"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(0.1</w:t>
            </w:r>
            <w:r w:rsidR="001775C8">
              <w:rPr>
                <w:rFonts w:ascii="Aptos" w:eastAsia="Aptos" w:hAnsi="Aptos" w:cs="Times New Roman"/>
                <w:sz w:val="22"/>
              </w:rPr>
              <w:t>1</w:t>
            </w:r>
            <w:r w:rsidRPr="00360331">
              <w:rPr>
                <w:rFonts w:ascii="Aptos" w:eastAsia="Aptos" w:hAnsi="Aptos" w:cs="Times New Roman"/>
                <w:sz w:val="22"/>
              </w:rPr>
              <w:t>)</w:t>
            </w:r>
          </w:p>
        </w:tc>
        <w:tc>
          <w:tcPr>
            <w:tcW w:w="1429" w:type="dxa"/>
            <w:tcBorders>
              <w:top w:val="single" w:sz="4" w:space="0" w:color="auto"/>
            </w:tcBorders>
            <w:vAlign w:val="center"/>
          </w:tcPr>
          <w:p w14:paraId="42E3E027" w14:textId="3BE7D220" w:rsidR="00170D43" w:rsidRPr="00360331" w:rsidRDefault="002558D6" w:rsidP="008512AC">
            <w:pPr>
              <w:spacing w:before="0" w:after="0" w:line="240" w:lineRule="auto"/>
              <w:jc w:val="center"/>
              <w:rPr>
                <w:rFonts w:ascii="Aptos" w:eastAsia="Aptos" w:hAnsi="Aptos" w:cs="Times New Roman"/>
                <w:sz w:val="22"/>
              </w:rPr>
            </w:pPr>
            <w:r>
              <w:rPr>
                <w:rFonts w:ascii="Aptos" w:eastAsia="Aptos" w:hAnsi="Aptos" w:cs="Times New Roman"/>
                <w:sz w:val="22"/>
              </w:rPr>
              <w:t>0.15</w:t>
            </w:r>
          </w:p>
          <w:p w14:paraId="3B1B1741" w14:textId="71EE8323"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(0.1</w:t>
            </w:r>
            <w:r w:rsidR="002558D6">
              <w:rPr>
                <w:rFonts w:ascii="Aptos" w:eastAsia="Aptos" w:hAnsi="Aptos" w:cs="Times New Roman"/>
                <w:sz w:val="22"/>
              </w:rPr>
              <w:t>4</w:t>
            </w:r>
            <w:r w:rsidRPr="00360331">
              <w:rPr>
                <w:rFonts w:ascii="Aptos" w:eastAsia="Aptos" w:hAnsi="Aptos" w:cs="Times New Roman"/>
                <w:sz w:val="22"/>
              </w:rPr>
              <w:t>)</w:t>
            </w:r>
          </w:p>
        </w:tc>
      </w:tr>
      <w:tr w:rsidR="00170D43" w:rsidRPr="00957AE4" w14:paraId="1C5F5F5D" w14:textId="77777777" w:rsidTr="008512AC">
        <w:trPr>
          <w:trHeight w:val="720"/>
        </w:trPr>
        <w:tc>
          <w:tcPr>
            <w:tcW w:w="1870" w:type="dxa"/>
            <w:vAlign w:val="center"/>
            <w:hideMark/>
          </w:tcPr>
          <w:p w14:paraId="5B201ECA" w14:textId="77777777" w:rsidR="00170D43" w:rsidRPr="001D7714" w:rsidRDefault="00170D43" w:rsidP="008512AC">
            <w:pPr>
              <w:spacing w:before="0" w:after="0" w:line="240" w:lineRule="auto"/>
              <w:rPr>
                <w:rFonts w:ascii="Aptos" w:eastAsia="Aptos" w:hAnsi="Aptos" w:cs="Times New Roman"/>
                <w:sz w:val="22"/>
              </w:rPr>
            </w:pPr>
            <w:r w:rsidRPr="001D7714">
              <w:rPr>
                <w:rFonts w:ascii="Aptos" w:eastAsia="Aptos" w:hAnsi="Aptos" w:cs="Times New Roman"/>
                <w:sz w:val="22"/>
              </w:rPr>
              <w:t>Inertial Taylor rule</w:t>
            </w:r>
          </w:p>
        </w:tc>
        <w:tc>
          <w:tcPr>
            <w:tcW w:w="1604" w:type="dxa"/>
            <w:vAlign w:val="center"/>
            <w:hideMark/>
          </w:tcPr>
          <w:p w14:paraId="7A4A13D4" w14:textId="6A4EBA6C" w:rsidR="00170D43" w:rsidRPr="00360331" w:rsidRDefault="00573CE0" w:rsidP="008512AC">
            <w:pPr>
              <w:spacing w:before="0" w:after="0" w:line="240" w:lineRule="auto"/>
              <w:jc w:val="center"/>
              <w:rPr>
                <w:rFonts w:ascii="Aptos" w:eastAsia="Aptos" w:hAnsi="Aptos" w:cs="Times New Roman"/>
                <w:sz w:val="22"/>
              </w:rPr>
            </w:pPr>
            <w:r>
              <w:rPr>
                <w:rFonts w:ascii="Aptos" w:eastAsia="Aptos" w:hAnsi="Aptos" w:cs="Times New Roman"/>
                <w:sz w:val="22"/>
              </w:rPr>
              <w:t xml:space="preserve"> </w:t>
            </w:r>
            <w:r w:rsidR="00170D43" w:rsidRPr="00360331">
              <w:rPr>
                <w:rFonts w:ascii="Aptos" w:eastAsia="Aptos" w:hAnsi="Aptos" w:cs="Times New Roman"/>
                <w:sz w:val="22"/>
              </w:rPr>
              <w:t xml:space="preserve">  -0.</w:t>
            </w:r>
            <w:r w:rsidR="009F7898">
              <w:rPr>
                <w:rFonts w:ascii="Aptos" w:eastAsia="Aptos" w:hAnsi="Aptos" w:cs="Times New Roman"/>
                <w:sz w:val="22"/>
              </w:rPr>
              <w:t>27</w:t>
            </w:r>
            <w:r w:rsidR="00170D43" w:rsidRPr="00360331">
              <w:rPr>
                <w:rFonts w:ascii="Aptos" w:eastAsia="Aptos" w:hAnsi="Aptos" w:cs="Times New Roman"/>
                <w:sz w:val="18"/>
                <w:szCs w:val="18"/>
              </w:rPr>
              <w:t>***</w:t>
            </w:r>
          </w:p>
          <w:p w14:paraId="06E7B42A" w14:textId="3A7A61A3"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w:t>
            </w:r>
            <w:r w:rsidR="009F7898">
              <w:rPr>
                <w:rFonts w:ascii="Aptos" w:eastAsia="Aptos" w:hAnsi="Aptos" w:cs="Times New Roman"/>
                <w:sz w:val="22"/>
              </w:rPr>
              <w:t>08</w:t>
            </w:r>
            <w:r w:rsidRPr="00360331">
              <w:rPr>
                <w:rFonts w:ascii="Aptos" w:eastAsia="Aptos" w:hAnsi="Aptos" w:cs="Times New Roman"/>
                <w:sz w:val="22"/>
              </w:rPr>
              <w:t>)</w:t>
            </w:r>
          </w:p>
        </w:tc>
        <w:tc>
          <w:tcPr>
            <w:tcW w:w="1516" w:type="dxa"/>
            <w:vAlign w:val="center"/>
            <w:hideMark/>
          </w:tcPr>
          <w:p w14:paraId="01F76463" w14:textId="1FC30769" w:rsidR="00170D43" w:rsidRPr="00360331"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 xml:space="preserve">  -0.1</w:t>
            </w:r>
            <w:r w:rsidR="00CF39A7">
              <w:rPr>
                <w:rFonts w:ascii="Aptos" w:eastAsia="Aptos" w:hAnsi="Aptos" w:cs="Times New Roman"/>
                <w:sz w:val="22"/>
              </w:rPr>
              <w:t>7</w:t>
            </w:r>
            <w:r w:rsidRPr="00360331">
              <w:rPr>
                <w:rFonts w:ascii="Aptos" w:eastAsia="Aptos" w:hAnsi="Aptos" w:cs="Times New Roman"/>
                <w:sz w:val="18"/>
                <w:szCs w:val="18"/>
              </w:rPr>
              <w:t>***</w:t>
            </w:r>
          </w:p>
          <w:p w14:paraId="0AD2D521" w14:textId="17FFFCF2"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(0.0</w:t>
            </w:r>
            <w:r>
              <w:rPr>
                <w:rFonts w:ascii="Aptos" w:eastAsia="Aptos" w:hAnsi="Aptos" w:cs="Times New Roman"/>
                <w:sz w:val="22"/>
              </w:rPr>
              <w:t>4</w:t>
            </w:r>
            <w:r w:rsidRPr="00360331">
              <w:rPr>
                <w:rFonts w:ascii="Aptos" w:eastAsia="Aptos" w:hAnsi="Aptos" w:cs="Times New Roman"/>
                <w:sz w:val="22"/>
              </w:rPr>
              <w:t>)</w:t>
            </w:r>
          </w:p>
        </w:tc>
        <w:tc>
          <w:tcPr>
            <w:tcW w:w="1429" w:type="dxa"/>
            <w:vAlign w:val="center"/>
          </w:tcPr>
          <w:p w14:paraId="5546F814" w14:textId="19258E7A" w:rsidR="00170D43" w:rsidRPr="00360331"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1.</w:t>
            </w:r>
            <w:r w:rsidR="007E1936">
              <w:rPr>
                <w:rFonts w:ascii="Aptos" w:eastAsia="Aptos" w:hAnsi="Aptos" w:cs="Times New Roman"/>
                <w:sz w:val="22"/>
              </w:rPr>
              <w:t>47</w:t>
            </w:r>
            <w:r w:rsidRPr="00360331">
              <w:rPr>
                <w:rFonts w:ascii="Aptos" w:eastAsia="Aptos" w:hAnsi="Aptos" w:cs="Times New Roman"/>
                <w:sz w:val="18"/>
                <w:szCs w:val="18"/>
              </w:rPr>
              <w:t>*</w:t>
            </w:r>
          </w:p>
          <w:p w14:paraId="1EA804BB" w14:textId="70755F94"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w:t>
            </w:r>
            <w:r w:rsidR="007E1936">
              <w:rPr>
                <w:rFonts w:ascii="Aptos" w:eastAsia="Aptos" w:hAnsi="Aptos" w:cs="Times New Roman"/>
                <w:sz w:val="22"/>
              </w:rPr>
              <w:t>0.83</w:t>
            </w:r>
            <w:r w:rsidRPr="00360331">
              <w:rPr>
                <w:rFonts w:ascii="Aptos" w:eastAsia="Aptos" w:hAnsi="Aptos" w:cs="Times New Roman"/>
                <w:sz w:val="22"/>
              </w:rPr>
              <w:t>)</w:t>
            </w:r>
          </w:p>
        </w:tc>
        <w:tc>
          <w:tcPr>
            <w:tcW w:w="1512" w:type="dxa"/>
            <w:vAlign w:val="center"/>
          </w:tcPr>
          <w:p w14:paraId="2ECA2C96" w14:textId="563D870C" w:rsidR="00170D43" w:rsidRPr="00360331" w:rsidRDefault="00573CE0" w:rsidP="008512AC">
            <w:pPr>
              <w:spacing w:before="0" w:after="0" w:line="240" w:lineRule="auto"/>
              <w:jc w:val="center"/>
              <w:rPr>
                <w:rFonts w:ascii="Aptos" w:eastAsia="Aptos" w:hAnsi="Aptos" w:cs="Times New Roman"/>
                <w:sz w:val="22"/>
              </w:rPr>
            </w:pPr>
            <w:r>
              <w:rPr>
                <w:rFonts w:ascii="Aptos" w:eastAsia="Aptos" w:hAnsi="Aptos" w:cs="Times New Roman"/>
                <w:sz w:val="22"/>
              </w:rPr>
              <w:t xml:space="preserve">  </w:t>
            </w:r>
            <w:r w:rsidR="00C86F49" w:rsidRPr="00C86F49">
              <w:rPr>
                <w:rFonts w:ascii="Aptos" w:eastAsia="Aptos" w:hAnsi="Aptos" w:cs="Times New Roman"/>
                <w:sz w:val="22"/>
              </w:rPr>
              <w:t>0.27</w:t>
            </w:r>
            <w:r w:rsidR="00170D43" w:rsidRPr="00360331">
              <w:rPr>
                <w:rFonts w:ascii="Aptos" w:eastAsia="Aptos" w:hAnsi="Aptos" w:cs="Times New Roman"/>
                <w:sz w:val="18"/>
                <w:szCs w:val="18"/>
              </w:rPr>
              <w:t>*</w:t>
            </w:r>
            <w:r w:rsidR="003855F2">
              <w:rPr>
                <w:rFonts w:ascii="Aptos" w:eastAsia="Aptos" w:hAnsi="Aptos" w:cs="Times New Roman"/>
                <w:sz w:val="18"/>
                <w:szCs w:val="18"/>
              </w:rPr>
              <w:t>*</w:t>
            </w:r>
          </w:p>
          <w:p w14:paraId="1D1D483E" w14:textId="289C5B60"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w:t>
            </w:r>
            <w:r w:rsidR="00C86F49">
              <w:rPr>
                <w:rFonts w:ascii="Aptos" w:eastAsia="Aptos" w:hAnsi="Aptos" w:cs="Times New Roman"/>
                <w:sz w:val="22"/>
              </w:rPr>
              <w:t>13</w:t>
            </w:r>
            <w:r w:rsidRPr="00360331">
              <w:rPr>
                <w:rFonts w:ascii="Aptos" w:eastAsia="Aptos" w:hAnsi="Aptos" w:cs="Times New Roman"/>
                <w:sz w:val="22"/>
              </w:rPr>
              <w:t>)</w:t>
            </w:r>
          </w:p>
        </w:tc>
        <w:tc>
          <w:tcPr>
            <w:tcW w:w="1429" w:type="dxa"/>
            <w:vAlign w:val="center"/>
          </w:tcPr>
          <w:p w14:paraId="07692C86" w14:textId="0128D4BC" w:rsidR="00170D43" w:rsidRPr="00360331"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 xml:space="preserve"> 0.</w:t>
            </w:r>
            <w:r w:rsidR="002558D6">
              <w:rPr>
                <w:rFonts w:ascii="Aptos" w:eastAsia="Aptos" w:hAnsi="Aptos" w:cs="Times New Roman"/>
                <w:sz w:val="22"/>
              </w:rPr>
              <w:t>05</w:t>
            </w:r>
          </w:p>
          <w:p w14:paraId="68DDB46B" w14:textId="606C7D7F"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w:t>
            </w:r>
            <w:r w:rsidR="002558D6">
              <w:rPr>
                <w:rFonts w:ascii="Aptos" w:eastAsia="Aptos" w:hAnsi="Aptos" w:cs="Times New Roman"/>
                <w:sz w:val="22"/>
              </w:rPr>
              <w:t>15</w:t>
            </w:r>
            <w:r w:rsidRPr="00360331">
              <w:rPr>
                <w:rFonts w:ascii="Aptos" w:eastAsia="Aptos" w:hAnsi="Aptos" w:cs="Times New Roman"/>
                <w:sz w:val="22"/>
              </w:rPr>
              <w:t>)</w:t>
            </w:r>
          </w:p>
        </w:tc>
      </w:tr>
      <w:tr w:rsidR="001E12A0" w:rsidRPr="00957AE4" w14:paraId="17765FFE" w14:textId="77777777" w:rsidTr="008512AC">
        <w:trPr>
          <w:trHeight w:val="720"/>
        </w:trPr>
        <w:tc>
          <w:tcPr>
            <w:tcW w:w="1870" w:type="dxa"/>
            <w:vAlign w:val="center"/>
          </w:tcPr>
          <w:p w14:paraId="06DC5AE7" w14:textId="64B2AFA5" w:rsidR="001E12A0" w:rsidRPr="001D7714" w:rsidRDefault="006933CC" w:rsidP="008512AC">
            <w:pPr>
              <w:spacing w:before="0" w:after="0" w:line="240" w:lineRule="auto"/>
              <w:rPr>
                <w:rFonts w:ascii="Aptos" w:eastAsia="Aptos" w:hAnsi="Aptos" w:cs="Times New Roman"/>
                <w:sz w:val="22"/>
              </w:rPr>
            </w:pPr>
            <w:r>
              <w:rPr>
                <w:rFonts w:ascii="Aptos" w:eastAsia="Aptos" w:hAnsi="Aptos" w:cs="Times New Roman"/>
                <w:sz w:val="22"/>
              </w:rPr>
              <w:t>Growth rule</w:t>
            </w:r>
          </w:p>
        </w:tc>
        <w:tc>
          <w:tcPr>
            <w:tcW w:w="1604" w:type="dxa"/>
            <w:vAlign w:val="center"/>
          </w:tcPr>
          <w:p w14:paraId="576F45F0" w14:textId="18A39EBD" w:rsidR="006933CC" w:rsidRPr="00360331" w:rsidRDefault="006933CC" w:rsidP="006933CC">
            <w:pPr>
              <w:spacing w:before="0" w:after="0" w:line="240" w:lineRule="auto"/>
              <w:jc w:val="center"/>
              <w:rPr>
                <w:rFonts w:ascii="Aptos" w:eastAsia="Aptos" w:hAnsi="Aptos" w:cs="Times New Roman"/>
                <w:sz w:val="22"/>
              </w:rPr>
            </w:pPr>
            <w:r w:rsidRPr="00360331">
              <w:rPr>
                <w:rFonts w:ascii="Aptos" w:eastAsia="Aptos" w:hAnsi="Aptos" w:cs="Times New Roman"/>
                <w:sz w:val="22"/>
              </w:rPr>
              <w:t xml:space="preserve">  -0.</w:t>
            </w:r>
            <w:r w:rsidR="009F7898">
              <w:rPr>
                <w:rFonts w:ascii="Aptos" w:eastAsia="Aptos" w:hAnsi="Aptos" w:cs="Times New Roman"/>
                <w:sz w:val="22"/>
              </w:rPr>
              <w:t>37</w:t>
            </w:r>
            <w:r w:rsidRPr="00360331">
              <w:rPr>
                <w:rFonts w:ascii="Aptos" w:eastAsia="Aptos" w:hAnsi="Aptos" w:cs="Times New Roman"/>
                <w:sz w:val="18"/>
                <w:szCs w:val="18"/>
              </w:rPr>
              <w:t>***</w:t>
            </w:r>
          </w:p>
          <w:p w14:paraId="4E97FF1F" w14:textId="45F48AFF" w:rsidR="001E12A0" w:rsidRPr="00360331" w:rsidRDefault="006933CC" w:rsidP="006933CC">
            <w:pPr>
              <w:spacing w:before="0" w:after="0" w:line="240" w:lineRule="auto"/>
              <w:jc w:val="center"/>
              <w:rPr>
                <w:rFonts w:ascii="Aptos" w:eastAsia="Aptos" w:hAnsi="Aptos" w:cs="Times New Roman"/>
                <w:sz w:val="22"/>
              </w:rPr>
            </w:pPr>
            <w:r w:rsidRPr="00360331">
              <w:rPr>
                <w:rFonts w:ascii="Aptos" w:eastAsia="Aptos" w:hAnsi="Aptos" w:cs="Times New Roman"/>
                <w:sz w:val="22"/>
              </w:rPr>
              <w:t>(0.</w:t>
            </w:r>
            <w:r w:rsidR="00C81CD6">
              <w:rPr>
                <w:rFonts w:ascii="Aptos" w:eastAsia="Aptos" w:hAnsi="Aptos" w:cs="Times New Roman"/>
                <w:sz w:val="22"/>
              </w:rPr>
              <w:t>08</w:t>
            </w:r>
            <w:r w:rsidRPr="00360331">
              <w:rPr>
                <w:rFonts w:ascii="Aptos" w:eastAsia="Aptos" w:hAnsi="Aptos" w:cs="Times New Roman"/>
                <w:sz w:val="22"/>
              </w:rPr>
              <w:t>)</w:t>
            </w:r>
          </w:p>
        </w:tc>
        <w:tc>
          <w:tcPr>
            <w:tcW w:w="1516" w:type="dxa"/>
            <w:vAlign w:val="center"/>
          </w:tcPr>
          <w:p w14:paraId="47B8E0B8" w14:textId="1A5E6BCA" w:rsidR="006933CC" w:rsidRPr="00360331" w:rsidRDefault="00573CE0" w:rsidP="006933CC">
            <w:pPr>
              <w:spacing w:before="0" w:after="0" w:line="240" w:lineRule="auto"/>
              <w:jc w:val="center"/>
              <w:rPr>
                <w:rFonts w:ascii="Aptos" w:eastAsia="Aptos" w:hAnsi="Aptos" w:cs="Times New Roman"/>
                <w:sz w:val="22"/>
              </w:rPr>
            </w:pPr>
            <w:r>
              <w:rPr>
                <w:rFonts w:ascii="Aptos" w:eastAsia="Aptos" w:hAnsi="Aptos" w:cs="Times New Roman"/>
                <w:sz w:val="22"/>
              </w:rPr>
              <w:t xml:space="preserve">   </w:t>
            </w:r>
            <w:r w:rsidR="006933CC" w:rsidRPr="00360331">
              <w:rPr>
                <w:rFonts w:ascii="Aptos" w:eastAsia="Aptos" w:hAnsi="Aptos" w:cs="Times New Roman"/>
                <w:sz w:val="22"/>
              </w:rPr>
              <w:t>-0.3</w:t>
            </w:r>
            <w:r w:rsidR="00CF39A7">
              <w:rPr>
                <w:rFonts w:ascii="Aptos" w:eastAsia="Aptos" w:hAnsi="Aptos" w:cs="Times New Roman"/>
                <w:sz w:val="22"/>
              </w:rPr>
              <w:t>8</w:t>
            </w:r>
            <w:r w:rsidR="006933CC" w:rsidRPr="00360331">
              <w:rPr>
                <w:rFonts w:ascii="Aptos" w:eastAsia="Aptos" w:hAnsi="Aptos" w:cs="Times New Roman"/>
                <w:sz w:val="18"/>
                <w:szCs w:val="18"/>
              </w:rPr>
              <w:t>***</w:t>
            </w:r>
          </w:p>
          <w:p w14:paraId="382332BC" w14:textId="5B110F41" w:rsidR="001E12A0" w:rsidRPr="00360331" w:rsidRDefault="006933CC" w:rsidP="006933CC">
            <w:pPr>
              <w:spacing w:before="0" w:after="0" w:line="240" w:lineRule="auto"/>
              <w:jc w:val="center"/>
              <w:rPr>
                <w:rFonts w:ascii="Aptos" w:eastAsia="Aptos" w:hAnsi="Aptos" w:cs="Times New Roman"/>
                <w:sz w:val="22"/>
              </w:rPr>
            </w:pPr>
            <w:r w:rsidRPr="00360331">
              <w:rPr>
                <w:rFonts w:ascii="Aptos" w:eastAsia="Aptos" w:hAnsi="Aptos" w:cs="Times New Roman"/>
                <w:sz w:val="22"/>
              </w:rPr>
              <w:t>(0.04)</w:t>
            </w:r>
          </w:p>
        </w:tc>
        <w:tc>
          <w:tcPr>
            <w:tcW w:w="1429" w:type="dxa"/>
            <w:vAlign w:val="center"/>
          </w:tcPr>
          <w:p w14:paraId="09F0A3FF" w14:textId="5CD3A3E4" w:rsidR="006933CC" w:rsidRPr="00360331" w:rsidRDefault="00573CE0" w:rsidP="006933CC">
            <w:pPr>
              <w:spacing w:before="0" w:after="0" w:line="240" w:lineRule="auto"/>
              <w:jc w:val="center"/>
              <w:rPr>
                <w:rFonts w:ascii="Aptos" w:eastAsia="Aptos" w:hAnsi="Aptos" w:cs="Times New Roman"/>
                <w:sz w:val="22"/>
              </w:rPr>
            </w:pPr>
            <w:r>
              <w:rPr>
                <w:rFonts w:ascii="Aptos" w:eastAsia="Aptos" w:hAnsi="Aptos" w:cs="Times New Roman"/>
                <w:sz w:val="22"/>
              </w:rPr>
              <w:t xml:space="preserve">   </w:t>
            </w:r>
            <w:r w:rsidR="00D20EF7" w:rsidRPr="00D20EF7">
              <w:rPr>
                <w:rFonts w:ascii="Aptos" w:eastAsia="Aptos" w:hAnsi="Aptos" w:cs="Times New Roman"/>
                <w:sz w:val="22"/>
              </w:rPr>
              <w:t>2.75</w:t>
            </w:r>
            <w:r w:rsidR="006933CC" w:rsidRPr="00360331">
              <w:rPr>
                <w:rFonts w:ascii="Aptos" w:eastAsia="Aptos" w:hAnsi="Aptos" w:cs="Times New Roman"/>
                <w:sz w:val="18"/>
                <w:szCs w:val="18"/>
              </w:rPr>
              <w:t>***</w:t>
            </w:r>
          </w:p>
          <w:p w14:paraId="395E3468" w14:textId="32BBDEC1" w:rsidR="001E12A0" w:rsidRPr="00360331" w:rsidRDefault="006933CC" w:rsidP="006933CC">
            <w:pPr>
              <w:spacing w:before="0" w:after="0" w:line="240" w:lineRule="auto"/>
              <w:jc w:val="center"/>
              <w:rPr>
                <w:rFonts w:ascii="Aptos" w:eastAsia="Aptos" w:hAnsi="Aptos" w:cs="Times New Roman"/>
                <w:sz w:val="22"/>
              </w:rPr>
            </w:pPr>
            <w:r w:rsidRPr="00360331">
              <w:rPr>
                <w:rFonts w:ascii="Aptos" w:eastAsia="Aptos" w:hAnsi="Aptos" w:cs="Times New Roman"/>
                <w:sz w:val="22"/>
              </w:rPr>
              <w:t>(</w:t>
            </w:r>
            <w:r w:rsidR="003E3CAB">
              <w:rPr>
                <w:rFonts w:ascii="Aptos" w:eastAsia="Aptos" w:hAnsi="Aptos" w:cs="Times New Roman"/>
                <w:sz w:val="22"/>
              </w:rPr>
              <w:t>0.83</w:t>
            </w:r>
            <w:r w:rsidRPr="00360331">
              <w:rPr>
                <w:rFonts w:ascii="Aptos" w:eastAsia="Aptos" w:hAnsi="Aptos" w:cs="Times New Roman"/>
                <w:sz w:val="22"/>
              </w:rPr>
              <w:t>)</w:t>
            </w:r>
          </w:p>
        </w:tc>
        <w:tc>
          <w:tcPr>
            <w:tcW w:w="1512" w:type="dxa"/>
            <w:vAlign w:val="center"/>
          </w:tcPr>
          <w:p w14:paraId="3907409E" w14:textId="507F3171" w:rsidR="006933CC" w:rsidRPr="00360331" w:rsidRDefault="006933CC" w:rsidP="006933CC">
            <w:pPr>
              <w:spacing w:before="0" w:after="0" w:line="240" w:lineRule="auto"/>
              <w:jc w:val="center"/>
              <w:rPr>
                <w:rFonts w:ascii="Aptos" w:eastAsia="Aptos" w:hAnsi="Aptos" w:cs="Times New Roman"/>
                <w:sz w:val="22"/>
              </w:rPr>
            </w:pPr>
            <w:r w:rsidRPr="00360331">
              <w:rPr>
                <w:rFonts w:ascii="Aptos" w:eastAsia="Aptos" w:hAnsi="Aptos" w:cs="Times New Roman"/>
                <w:sz w:val="22"/>
              </w:rPr>
              <w:t xml:space="preserve">  0.</w:t>
            </w:r>
            <w:r w:rsidR="00C86F49">
              <w:rPr>
                <w:rFonts w:ascii="Aptos" w:eastAsia="Aptos" w:hAnsi="Aptos" w:cs="Times New Roman"/>
                <w:sz w:val="22"/>
              </w:rPr>
              <w:t>45</w:t>
            </w:r>
            <w:r w:rsidR="00C86F49" w:rsidRPr="00B83CFF">
              <w:rPr>
                <w:rFonts w:ascii="Aptos" w:eastAsia="Aptos" w:hAnsi="Aptos" w:cs="Times New Roman"/>
                <w:sz w:val="18"/>
                <w:szCs w:val="18"/>
              </w:rPr>
              <w:t>***</w:t>
            </w:r>
          </w:p>
          <w:p w14:paraId="6E0D5903" w14:textId="6646CF67" w:rsidR="001E12A0" w:rsidRPr="00360331" w:rsidRDefault="006933CC" w:rsidP="006933CC">
            <w:pPr>
              <w:spacing w:before="0" w:after="0" w:line="240" w:lineRule="auto"/>
              <w:jc w:val="center"/>
              <w:rPr>
                <w:rFonts w:ascii="Aptos" w:eastAsia="Aptos" w:hAnsi="Aptos" w:cs="Times New Roman"/>
                <w:sz w:val="22"/>
              </w:rPr>
            </w:pPr>
            <w:r w:rsidRPr="00360331">
              <w:rPr>
                <w:rFonts w:ascii="Aptos" w:eastAsia="Aptos" w:hAnsi="Aptos" w:cs="Times New Roman"/>
                <w:sz w:val="22"/>
              </w:rPr>
              <w:t>(0.210)</w:t>
            </w:r>
          </w:p>
        </w:tc>
        <w:tc>
          <w:tcPr>
            <w:tcW w:w="1429" w:type="dxa"/>
            <w:vAlign w:val="center"/>
          </w:tcPr>
          <w:p w14:paraId="3124DE0A" w14:textId="72115C7D" w:rsidR="006933CC" w:rsidRPr="00360331" w:rsidRDefault="006933CC" w:rsidP="006933CC">
            <w:pPr>
              <w:spacing w:before="0" w:after="0" w:line="240" w:lineRule="auto"/>
              <w:jc w:val="center"/>
              <w:rPr>
                <w:rFonts w:ascii="Aptos" w:eastAsia="Aptos" w:hAnsi="Aptos" w:cs="Times New Roman"/>
                <w:sz w:val="22"/>
              </w:rPr>
            </w:pPr>
            <w:r w:rsidRPr="00360331">
              <w:rPr>
                <w:rFonts w:ascii="Aptos" w:eastAsia="Aptos" w:hAnsi="Aptos" w:cs="Times New Roman"/>
                <w:sz w:val="22"/>
              </w:rPr>
              <w:t>0.2</w:t>
            </w:r>
            <w:r w:rsidR="002558D6">
              <w:rPr>
                <w:rFonts w:ascii="Aptos" w:eastAsia="Aptos" w:hAnsi="Aptos" w:cs="Times New Roman"/>
                <w:sz w:val="22"/>
              </w:rPr>
              <w:t>0</w:t>
            </w:r>
          </w:p>
          <w:p w14:paraId="111CC320" w14:textId="1EEE6F6F" w:rsidR="001E12A0" w:rsidRPr="00360331" w:rsidRDefault="006933CC" w:rsidP="006933CC">
            <w:pPr>
              <w:spacing w:before="0" w:after="0" w:line="240" w:lineRule="auto"/>
              <w:jc w:val="center"/>
              <w:rPr>
                <w:rFonts w:ascii="Aptos" w:eastAsia="Aptos" w:hAnsi="Aptos" w:cs="Times New Roman"/>
                <w:sz w:val="22"/>
              </w:rPr>
            </w:pPr>
            <w:r w:rsidRPr="00360331">
              <w:rPr>
                <w:rFonts w:ascii="Aptos" w:eastAsia="Aptos" w:hAnsi="Aptos" w:cs="Times New Roman"/>
                <w:sz w:val="22"/>
              </w:rPr>
              <w:t>(0.</w:t>
            </w:r>
            <w:r w:rsidR="00C0310B">
              <w:rPr>
                <w:rFonts w:ascii="Aptos" w:eastAsia="Aptos" w:hAnsi="Aptos" w:cs="Times New Roman"/>
                <w:sz w:val="22"/>
              </w:rPr>
              <w:t>16</w:t>
            </w:r>
            <w:r w:rsidRPr="00360331">
              <w:rPr>
                <w:rFonts w:ascii="Aptos" w:eastAsia="Aptos" w:hAnsi="Aptos" w:cs="Times New Roman"/>
                <w:sz w:val="22"/>
              </w:rPr>
              <w:t>)</w:t>
            </w:r>
          </w:p>
        </w:tc>
      </w:tr>
      <w:tr w:rsidR="00170D43" w:rsidRPr="00957AE4" w14:paraId="19BEFAAB" w14:textId="77777777" w:rsidTr="008512AC">
        <w:trPr>
          <w:trHeight w:val="720"/>
        </w:trPr>
        <w:tc>
          <w:tcPr>
            <w:tcW w:w="1870" w:type="dxa"/>
            <w:tcBorders>
              <w:bottom w:val="single" w:sz="4" w:space="0" w:color="auto"/>
            </w:tcBorders>
            <w:vAlign w:val="center"/>
            <w:hideMark/>
          </w:tcPr>
          <w:p w14:paraId="11DA3B3E" w14:textId="1912DDC5" w:rsidR="00170D43" w:rsidRPr="001D7714" w:rsidRDefault="006933CC" w:rsidP="008512AC">
            <w:pPr>
              <w:spacing w:before="0" w:after="0" w:line="240" w:lineRule="auto"/>
              <w:rPr>
                <w:rFonts w:ascii="Aptos" w:eastAsia="Aptos" w:hAnsi="Aptos" w:cs="Times New Roman"/>
                <w:sz w:val="22"/>
              </w:rPr>
            </w:pPr>
            <w:r>
              <w:rPr>
                <w:rFonts w:ascii="Aptos" w:eastAsia="Aptos" w:hAnsi="Aptos" w:cs="Times New Roman"/>
                <w:sz w:val="22"/>
              </w:rPr>
              <w:t>Estimated</w:t>
            </w:r>
          </w:p>
        </w:tc>
        <w:tc>
          <w:tcPr>
            <w:tcW w:w="1604" w:type="dxa"/>
            <w:tcBorders>
              <w:bottom w:val="single" w:sz="4" w:space="0" w:color="auto"/>
            </w:tcBorders>
            <w:vAlign w:val="center"/>
            <w:hideMark/>
          </w:tcPr>
          <w:p w14:paraId="7C1F85CC" w14:textId="053F3A25" w:rsidR="00170D43" w:rsidRPr="00360331"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 xml:space="preserve">  </w:t>
            </w:r>
            <w:r w:rsidR="00C81CD6">
              <w:rPr>
                <w:rFonts w:ascii="Aptos" w:eastAsia="Aptos" w:hAnsi="Aptos" w:cs="Times New Roman"/>
                <w:sz w:val="22"/>
              </w:rPr>
              <w:t>0.01</w:t>
            </w:r>
          </w:p>
          <w:p w14:paraId="605CDFDD" w14:textId="1ABBA700"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w:t>
            </w:r>
            <w:r w:rsidR="00C81CD6">
              <w:rPr>
                <w:rFonts w:ascii="Aptos" w:eastAsia="Aptos" w:hAnsi="Aptos" w:cs="Times New Roman"/>
                <w:sz w:val="22"/>
              </w:rPr>
              <w:t>07</w:t>
            </w:r>
            <w:r w:rsidRPr="00360331">
              <w:rPr>
                <w:rFonts w:ascii="Aptos" w:eastAsia="Aptos" w:hAnsi="Aptos" w:cs="Times New Roman"/>
                <w:sz w:val="22"/>
              </w:rPr>
              <w:t>)</w:t>
            </w:r>
          </w:p>
        </w:tc>
        <w:tc>
          <w:tcPr>
            <w:tcW w:w="1516" w:type="dxa"/>
            <w:tcBorders>
              <w:bottom w:val="single" w:sz="4" w:space="0" w:color="auto"/>
            </w:tcBorders>
            <w:vAlign w:val="center"/>
            <w:hideMark/>
          </w:tcPr>
          <w:p w14:paraId="66050BC2" w14:textId="5AFE94DB" w:rsidR="00170D43" w:rsidRPr="00360331" w:rsidRDefault="00573CE0" w:rsidP="008512AC">
            <w:pPr>
              <w:spacing w:before="0" w:after="0" w:line="240" w:lineRule="auto"/>
              <w:jc w:val="center"/>
              <w:rPr>
                <w:rFonts w:ascii="Aptos" w:eastAsia="Aptos" w:hAnsi="Aptos" w:cs="Times New Roman"/>
                <w:sz w:val="22"/>
              </w:rPr>
            </w:pPr>
            <w:r>
              <w:rPr>
                <w:rFonts w:ascii="Aptos" w:eastAsia="Aptos" w:hAnsi="Aptos" w:cs="Times New Roman"/>
                <w:sz w:val="22"/>
              </w:rPr>
              <w:t xml:space="preserve">  </w:t>
            </w:r>
            <w:r w:rsidR="00170D43" w:rsidRPr="00360331">
              <w:rPr>
                <w:rFonts w:ascii="Aptos" w:eastAsia="Aptos" w:hAnsi="Aptos" w:cs="Times New Roman"/>
                <w:sz w:val="22"/>
              </w:rPr>
              <w:t xml:space="preserve">  </w:t>
            </w:r>
            <w:r w:rsidR="008669D2">
              <w:rPr>
                <w:rFonts w:ascii="Aptos" w:eastAsia="Aptos" w:hAnsi="Aptos" w:cs="Times New Roman"/>
                <w:sz w:val="22"/>
              </w:rPr>
              <w:t>0.09</w:t>
            </w:r>
            <w:r w:rsidR="00170D43" w:rsidRPr="00360331">
              <w:rPr>
                <w:rFonts w:ascii="Aptos" w:eastAsia="Aptos" w:hAnsi="Aptos" w:cs="Times New Roman"/>
                <w:sz w:val="18"/>
                <w:szCs w:val="18"/>
              </w:rPr>
              <w:t>***</w:t>
            </w:r>
          </w:p>
          <w:p w14:paraId="6AA0EF96" w14:textId="75D5C884"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(0.0</w:t>
            </w:r>
            <w:r w:rsidR="008669D2">
              <w:rPr>
                <w:rFonts w:ascii="Aptos" w:eastAsia="Aptos" w:hAnsi="Aptos" w:cs="Times New Roman"/>
                <w:sz w:val="22"/>
              </w:rPr>
              <w:t>3</w:t>
            </w:r>
            <w:r w:rsidRPr="00360331">
              <w:rPr>
                <w:rFonts w:ascii="Aptos" w:eastAsia="Aptos" w:hAnsi="Aptos" w:cs="Times New Roman"/>
                <w:sz w:val="22"/>
              </w:rPr>
              <w:t>)</w:t>
            </w:r>
          </w:p>
        </w:tc>
        <w:tc>
          <w:tcPr>
            <w:tcW w:w="1429" w:type="dxa"/>
            <w:tcBorders>
              <w:bottom w:val="single" w:sz="4" w:space="0" w:color="auto"/>
            </w:tcBorders>
            <w:vAlign w:val="center"/>
          </w:tcPr>
          <w:p w14:paraId="3B142CBA" w14:textId="24908855" w:rsidR="00170D43" w:rsidRPr="00360331"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 xml:space="preserve">  </w:t>
            </w:r>
            <w:r w:rsidR="003E3CAB">
              <w:rPr>
                <w:rFonts w:ascii="Aptos" w:eastAsia="Aptos" w:hAnsi="Aptos" w:cs="Times New Roman"/>
                <w:sz w:val="22"/>
              </w:rPr>
              <w:t>1.17</w:t>
            </w:r>
            <w:r w:rsidRPr="00360331">
              <w:rPr>
                <w:rFonts w:ascii="Aptos" w:eastAsia="Aptos" w:hAnsi="Aptos" w:cs="Times New Roman"/>
                <w:sz w:val="18"/>
                <w:szCs w:val="18"/>
              </w:rPr>
              <w:t>*</w:t>
            </w:r>
          </w:p>
          <w:p w14:paraId="1004B03E" w14:textId="0D570A2E"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w:t>
            </w:r>
            <w:r w:rsidR="003E3CAB">
              <w:rPr>
                <w:rFonts w:ascii="Aptos" w:eastAsia="Aptos" w:hAnsi="Aptos" w:cs="Times New Roman"/>
                <w:sz w:val="22"/>
              </w:rPr>
              <w:t>0.69</w:t>
            </w:r>
            <w:r w:rsidRPr="00360331">
              <w:rPr>
                <w:rFonts w:ascii="Aptos" w:eastAsia="Aptos" w:hAnsi="Aptos" w:cs="Times New Roman"/>
                <w:sz w:val="22"/>
              </w:rPr>
              <w:t>)</w:t>
            </w:r>
          </w:p>
        </w:tc>
        <w:tc>
          <w:tcPr>
            <w:tcW w:w="1512" w:type="dxa"/>
            <w:tcBorders>
              <w:bottom w:val="single" w:sz="4" w:space="0" w:color="auto"/>
            </w:tcBorders>
            <w:vAlign w:val="center"/>
          </w:tcPr>
          <w:p w14:paraId="1EE9F7BE" w14:textId="5BF96C83" w:rsidR="00170D43" w:rsidRPr="00360331" w:rsidRDefault="00573CE0" w:rsidP="008512AC">
            <w:pPr>
              <w:spacing w:before="0" w:after="0" w:line="240" w:lineRule="auto"/>
              <w:jc w:val="center"/>
              <w:rPr>
                <w:rFonts w:ascii="Aptos" w:eastAsia="Aptos" w:hAnsi="Aptos" w:cs="Times New Roman"/>
                <w:sz w:val="22"/>
              </w:rPr>
            </w:pPr>
            <w:r>
              <w:rPr>
                <w:rFonts w:ascii="Aptos" w:eastAsia="Aptos" w:hAnsi="Aptos" w:cs="Times New Roman"/>
                <w:sz w:val="22"/>
              </w:rPr>
              <w:t xml:space="preserve">  </w:t>
            </w:r>
            <w:r w:rsidR="00170D43" w:rsidRPr="00360331">
              <w:rPr>
                <w:rFonts w:ascii="Aptos" w:eastAsia="Aptos" w:hAnsi="Aptos" w:cs="Times New Roman"/>
                <w:sz w:val="22"/>
              </w:rPr>
              <w:t xml:space="preserve">  0.</w:t>
            </w:r>
            <w:r w:rsidR="003855F2">
              <w:rPr>
                <w:rFonts w:ascii="Aptos" w:eastAsia="Aptos" w:hAnsi="Aptos" w:cs="Times New Roman"/>
                <w:sz w:val="22"/>
              </w:rPr>
              <w:t>69</w:t>
            </w:r>
            <w:r w:rsidR="003855F2" w:rsidRPr="00B83CFF">
              <w:rPr>
                <w:rFonts w:ascii="Aptos" w:eastAsia="Aptos" w:hAnsi="Aptos" w:cs="Times New Roman"/>
                <w:sz w:val="18"/>
                <w:szCs w:val="18"/>
              </w:rPr>
              <w:t>***</w:t>
            </w:r>
          </w:p>
          <w:p w14:paraId="10D1F6DD" w14:textId="4323A461"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w:t>
            </w:r>
            <w:r w:rsidR="003855F2">
              <w:rPr>
                <w:rFonts w:ascii="Aptos" w:eastAsia="Aptos" w:hAnsi="Aptos" w:cs="Times New Roman"/>
                <w:sz w:val="22"/>
              </w:rPr>
              <w:t>11</w:t>
            </w:r>
            <w:r w:rsidRPr="00360331">
              <w:rPr>
                <w:rFonts w:ascii="Aptos" w:eastAsia="Aptos" w:hAnsi="Aptos" w:cs="Times New Roman"/>
                <w:sz w:val="22"/>
              </w:rPr>
              <w:t>)</w:t>
            </w:r>
          </w:p>
        </w:tc>
        <w:tc>
          <w:tcPr>
            <w:tcW w:w="1429" w:type="dxa"/>
            <w:tcBorders>
              <w:bottom w:val="single" w:sz="4" w:space="0" w:color="auto"/>
            </w:tcBorders>
            <w:vAlign w:val="center"/>
          </w:tcPr>
          <w:p w14:paraId="61F830A9" w14:textId="07AE782F" w:rsidR="00170D43" w:rsidRPr="00360331" w:rsidRDefault="00573CE0" w:rsidP="008512AC">
            <w:pPr>
              <w:spacing w:before="0" w:after="0" w:line="240" w:lineRule="auto"/>
              <w:jc w:val="center"/>
              <w:rPr>
                <w:rFonts w:ascii="Aptos" w:eastAsia="Aptos" w:hAnsi="Aptos" w:cs="Times New Roman"/>
                <w:sz w:val="22"/>
              </w:rPr>
            </w:pPr>
            <w:r>
              <w:rPr>
                <w:rFonts w:ascii="Aptos" w:eastAsia="Aptos" w:hAnsi="Aptos" w:cs="Times New Roman"/>
                <w:sz w:val="22"/>
              </w:rPr>
              <w:t xml:space="preserve">    </w:t>
            </w:r>
            <w:r w:rsidR="00170D43" w:rsidRPr="00360331">
              <w:rPr>
                <w:rFonts w:ascii="Aptos" w:eastAsia="Aptos" w:hAnsi="Aptos" w:cs="Times New Roman"/>
                <w:sz w:val="22"/>
              </w:rPr>
              <w:t>0.</w:t>
            </w:r>
            <w:r w:rsidR="00C0310B">
              <w:rPr>
                <w:rFonts w:ascii="Aptos" w:eastAsia="Aptos" w:hAnsi="Aptos" w:cs="Times New Roman"/>
                <w:sz w:val="22"/>
              </w:rPr>
              <w:t>98</w:t>
            </w:r>
            <w:r w:rsidR="00C0310B" w:rsidRPr="00B83CFF">
              <w:rPr>
                <w:rFonts w:ascii="Aptos" w:eastAsia="Aptos" w:hAnsi="Aptos" w:cs="Times New Roman"/>
                <w:sz w:val="18"/>
                <w:szCs w:val="18"/>
              </w:rPr>
              <w:t>***</w:t>
            </w:r>
          </w:p>
          <w:p w14:paraId="096F9BF7" w14:textId="77190134"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w:t>
            </w:r>
            <w:r w:rsidR="00C0310B">
              <w:rPr>
                <w:rFonts w:ascii="Aptos" w:eastAsia="Aptos" w:hAnsi="Aptos" w:cs="Times New Roman"/>
                <w:sz w:val="22"/>
              </w:rPr>
              <w:t>14</w:t>
            </w:r>
            <w:r w:rsidRPr="00360331">
              <w:rPr>
                <w:rFonts w:ascii="Aptos" w:eastAsia="Aptos" w:hAnsi="Aptos" w:cs="Times New Roman"/>
                <w:sz w:val="22"/>
              </w:rPr>
              <w:t>)</w:t>
            </w:r>
          </w:p>
        </w:tc>
      </w:tr>
      <w:tr w:rsidR="00170D43" w:rsidRPr="00957AE4" w14:paraId="59980498" w14:textId="77777777" w:rsidTr="008512AC">
        <w:trPr>
          <w:trHeight w:val="432"/>
        </w:trPr>
        <w:tc>
          <w:tcPr>
            <w:tcW w:w="1870" w:type="dxa"/>
            <w:tcBorders>
              <w:top w:val="single" w:sz="4" w:space="0" w:color="auto"/>
            </w:tcBorders>
            <w:vAlign w:val="center"/>
            <w:hideMark/>
          </w:tcPr>
          <w:p w14:paraId="4EA344D7" w14:textId="77777777" w:rsidR="00170D43" w:rsidRPr="001D7714" w:rsidRDefault="00870E06" w:rsidP="008512AC">
            <w:pPr>
              <w:spacing w:before="0" w:after="0" w:line="240" w:lineRule="auto"/>
              <w:rPr>
                <w:rFonts w:ascii="Aptos" w:eastAsia="Aptos" w:hAnsi="Aptos" w:cs="Times New Roman"/>
                <w:sz w:val="22"/>
              </w:rPr>
            </w:pPr>
            <m:oMathPara>
              <m:oMath>
                <m:sSup>
                  <m:sSupPr>
                    <m:ctrlPr>
                      <w:rPr>
                        <w:rFonts w:ascii="Cambria Math" w:eastAsia="Aptos" w:hAnsi="Cambria Math" w:cs="Times New Roman"/>
                        <w:i/>
                        <w:noProof/>
                        <w:kern w:val="2"/>
                        <w:sz w:val="22"/>
                        <w14:ligatures w14:val="standardContextual"/>
                      </w:rPr>
                    </m:ctrlPr>
                  </m:sSupPr>
                  <m:e>
                    <m:r>
                      <w:rPr>
                        <w:rFonts w:ascii="Cambria Math" w:eastAsia="Aptos" w:hAnsi="Cambria Math" w:cs="Times New Roman"/>
                        <w:noProof/>
                        <w:kern w:val="2"/>
                        <w:sz w:val="22"/>
                        <w14:ligatures w14:val="standardContextual"/>
                      </w:rPr>
                      <m:t>R</m:t>
                    </m:r>
                  </m:e>
                  <m:sup>
                    <m:r>
                      <w:rPr>
                        <w:rFonts w:ascii="Cambria Math" w:eastAsia="Aptos" w:hAnsi="Cambria Math" w:cs="Times New Roman"/>
                        <w:noProof/>
                        <w:kern w:val="2"/>
                        <w:sz w:val="22"/>
                        <w14:ligatures w14:val="standardContextual"/>
                      </w:rPr>
                      <m:t>2</m:t>
                    </m:r>
                  </m:sup>
                </m:sSup>
                <m:r>
                  <w:rPr>
                    <w:rFonts w:ascii="Cambria Math" w:eastAsia="Aptos" w:hAnsi="Cambria Math" w:cs="Times New Roman"/>
                    <w:noProof/>
                    <w:kern w:val="2"/>
                    <w:sz w:val="22"/>
                    <w14:ligatures w14:val="standardContextual"/>
                  </w:rPr>
                  <m:t xml:space="preserve"> </m:t>
                </m:r>
              </m:oMath>
            </m:oMathPara>
          </w:p>
        </w:tc>
        <w:tc>
          <w:tcPr>
            <w:tcW w:w="1604" w:type="dxa"/>
            <w:tcBorders>
              <w:top w:val="single" w:sz="4" w:space="0" w:color="auto"/>
            </w:tcBorders>
            <w:vAlign w:val="center"/>
            <w:hideMark/>
          </w:tcPr>
          <w:p w14:paraId="6894DA53" w14:textId="3C47D10A"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0.0</w:t>
            </w:r>
            <w:r w:rsidR="002D472F">
              <w:rPr>
                <w:rFonts w:ascii="Aptos" w:eastAsia="Aptos" w:hAnsi="Aptos" w:cs="Times New Roman"/>
                <w:sz w:val="22"/>
              </w:rPr>
              <w:t>4</w:t>
            </w:r>
          </w:p>
        </w:tc>
        <w:tc>
          <w:tcPr>
            <w:tcW w:w="1516" w:type="dxa"/>
            <w:tcBorders>
              <w:top w:val="single" w:sz="4" w:space="0" w:color="auto"/>
            </w:tcBorders>
            <w:vAlign w:val="center"/>
            <w:hideMark/>
          </w:tcPr>
          <w:p w14:paraId="31888369" w14:textId="54EF3B76"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0.1</w:t>
            </w:r>
            <w:r>
              <w:rPr>
                <w:rFonts w:ascii="Aptos" w:eastAsia="Aptos" w:hAnsi="Aptos" w:cs="Times New Roman"/>
                <w:sz w:val="22"/>
              </w:rPr>
              <w:t>6</w:t>
            </w:r>
          </w:p>
        </w:tc>
        <w:tc>
          <w:tcPr>
            <w:tcW w:w="1429" w:type="dxa"/>
            <w:tcBorders>
              <w:top w:val="single" w:sz="4" w:space="0" w:color="auto"/>
            </w:tcBorders>
            <w:vAlign w:val="center"/>
          </w:tcPr>
          <w:p w14:paraId="5D262424" w14:textId="1A483460"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0.04</w:t>
            </w:r>
          </w:p>
        </w:tc>
        <w:tc>
          <w:tcPr>
            <w:tcW w:w="1512" w:type="dxa"/>
            <w:tcBorders>
              <w:top w:val="single" w:sz="4" w:space="0" w:color="auto"/>
            </w:tcBorders>
            <w:vAlign w:val="center"/>
          </w:tcPr>
          <w:p w14:paraId="1B45607B" w14:textId="68BD1AEC"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w:t>
            </w:r>
            <w:r w:rsidR="00C0310B">
              <w:rPr>
                <w:rFonts w:ascii="Aptos" w:eastAsia="Aptos" w:hAnsi="Aptos" w:cs="Times New Roman"/>
                <w:sz w:val="22"/>
              </w:rPr>
              <w:t>16</w:t>
            </w:r>
          </w:p>
        </w:tc>
        <w:tc>
          <w:tcPr>
            <w:tcW w:w="1429" w:type="dxa"/>
            <w:tcBorders>
              <w:top w:val="single" w:sz="4" w:space="0" w:color="auto"/>
            </w:tcBorders>
            <w:vAlign w:val="center"/>
          </w:tcPr>
          <w:p w14:paraId="4F931BA2" w14:textId="21C9E322"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w:t>
            </w:r>
            <w:r w:rsidR="001B152B">
              <w:rPr>
                <w:rFonts w:ascii="Aptos" w:eastAsia="Aptos" w:hAnsi="Aptos" w:cs="Times New Roman"/>
                <w:sz w:val="22"/>
              </w:rPr>
              <w:t>11</w:t>
            </w:r>
          </w:p>
        </w:tc>
      </w:tr>
      <w:tr w:rsidR="00170D43" w:rsidRPr="00957AE4" w14:paraId="15F3EB79" w14:textId="77777777" w:rsidTr="008512AC">
        <w:trPr>
          <w:trHeight w:val="432"/>
        </w:trPr>
        <w:tc>
          <w:tcPr>
            <w:tcW w:w="1870" w:type="dxa"/>
            <w:vAlign w:val="center"/>
          </w:tcPr>
          <w:p w14:paraId="37F526E4" w14:textId="77777777" w:rsidR="00170D43" w:rsidRPr="001D7714" w:rsidRDefault="00870E06" w:rsidP="008512AC">
            <w:pPr>
              <w:spacing w:before="0" w:after="0" w:line="240" w:lineRule="auto"/>
              <w:rPr>
                <w:rFonts w:ascii="Aptos" w:eastAsia="Aptos" w:hAnsi="Aptos" w:cs="Times New Roman"/>
                <w:sz w:val="22"/>
              </w:rPr>
            </w:pPr>
            <m:oMathPara>
              <m:oMath>
                <m:sSup>
                  <m:sSupPr>
                    <m:ctrlPr>
                      <w:rPr>
                        <w:rFonts w:ascii="Cambria Math" w:eastAsia="Aptos" w:hAnsi="Cambria Math" w:cs="Times New Roman"/>
                        <w:iCs/>
                        <w:noProof/>
                        <w:kern w:val="2"/>
                        <w:sz w:val="22"/>
                        <w14:ligatures w14:val="standardContextual"/>
                      </w:rPr>
                    </m:ctrlPr>
                  </m:sSupPr>
                  <m:e>
                    <m:acc>
                      <m:accPr>
                        <m:chr m:val="̅"/>
                        <m:ctrlPr>
                          <w:rPr>
                            <w:rFonts w:ascii="Cambria Math" w:eastAsia="Aptos" w:hAnsi="Cambria Math" w:cs="Times New Roman"/>
                            <w:iCs/>
                            <w:noProof/>
                            <w:kern w:val="2"/>
                            <w:sz w:val="22"/>
                            <w14:ligatures w14:val="standardContextual"/>
                          </w:rPr>
                        </m:ctrlPr>
                      </m:accPr>
                      <m:e>
                        <m:r>
                          <w:rPr>
                            <w:rFonts w:ascii="Cambria Math" w:eastAsia="Aptos" w:hAnsi="Cambria Math" w:cs="Times New Roman"/>
                            <w:noProof/>
                            <w:kern w:val="2"/>
                            <w:sz w:val="22"/>
                            <w14:ligatures w14:val="standardContextual"/>
                          </w:rPr>
                          <m:t>R</m:t>
                        </m:r>
                        <m:ctrlPr>
                          <w:rPr>
                            <w:rFonts w:ascii="Cambria Math" w:eastAsia="Aptos" w:hAnsi="Cambria Math" w:cs="Times New Roman"/>
                            <w:i/>
                            <w:noProof/>
                            <w:kern w:val="2"/>
                            <w:sz w:val="22"/>
                            <w14:ligatures w14:val="standardContextual"/>
                          </w:rPr>
                        </m:ctrlPr>
                      </m:e>
                    </m:acc>
                  </m:e>
                  <m:sup>
                    <m:r>
                      <m:rPr>
                        <m:sty m:val="p"/>
                      </m:rPr>
                      <w:rPr>
                        <w:rFonts w:ascii="Cambria Math" w:eastAsia="Aptos" w:hAnsi="Cambria Math" w:cs="Times New Roman"/>
                        <w:noProof/>
                        <w:kern w:val="2"/>
                        <w:sz w:val="22"/>
                        <w14:ligatures w14:val="standardContextual"/>
                      </w:rPr>
                      <m:t>2</m:t>
                    </m:r>
                  </m:sup>
                </m:sSup>
              </m:oMath>
            </m:oMathPara>
          </w:p>
        </w:tc>
        <w:tc>
          <w:tcPr>
            <w:tcW w:w="1604" w:type="dxa"/>
            <w:vAlign w:val="center"/>
          </w:tcPr>
          <w:p w14:paraId="52E1D357" w14:textId="5E7375C6"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0.0</w:t>
            </w:r>
            <w:r w:rsidR="002D472F">
              <w:rPr>
                <w:rFonts w:ascii="Aptos" w:eastAsia="Aptos" w:hAnsi="Aptos" w:cs="Times New Roman"/>
                <w:sz w:val="22"/>
              </w:rPr>
              <w:t>2</w:t>
            </w:r>
          </w:p>
        </w:tc>
        <w:tc>
          <w:tcPr>
            <w:tcW w:w="1516" w:type="dxa"/>
            <w:vAlign w:val="center"/>
          </w:tcPr>
          <w:p w14:paraId="3C759AA1" w14:textId="3C49B6A4"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0.1</w:t>
            </w:r>
            <w:r w:rsidR="002D472F">
              <w:rPr>
                <w:rFonts w:ascii="Aptos" w:eastAsia="Aptos" w:hAnsi="Aptos" w:cs="Times New Roman"/>
                <w:sz w:val="22"/>
              </w:rPr>
              <w:t>4</w:t>
            </w:r>
          </w:p>
        </w:tc>
        <w:tc>
          <w:tcPr>
            <w:tcW w:w="1429" w:type="dxa"/>
            <w:vAlign w:val="center"/>
          </w:tcPr>
          <w:p w14:paraId="06B9ED28" w14:textId="5F0E06A3"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0.02</w:t>
            </w:r>
          </w:p>
        </w:tc>
        <w:tc>
          <w:tcPr>
            <w:tcW w:w="1512" w:type="dxa"/>
            <w:vAlign w:val="center"/>
          </w:tcPr>
          <w:p w14:paraId="25CBC2C4" w14:textId="21167D3B"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w:t>
            </w:r>
            <w:r w:rsidR="00C0310B">
              <w:rPr>
                <w:rFonts w:ascii="Aptos" w:eastAsia="Aptos" w:hAnsi="Aptos" w:cs="Times New Roman"/>
                <w:sz w:val="22"/>
              </w:rPr>
              <w:t>14</w:t>
            </w:r>
          </w:p>
        </w:tc>
        <w:tc>
          <w:tcPr>
            <w:tcW w:w="1429" w:type="dxa"/>
            <w:vAlign w:val="center"/>
          </w:tcPr>
          <w:p w14:paraId="14FBABA1" w14:textId="37C8D9A6"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w:t>
            </w:r>
            <w:r w:rsidR="001B152B">
              <w:rPr>
                <w:rFonts w:ascii="Aptos" w:eastAsia="Aptos" w:hAnsi="Aptos" w:cs="Times New Roman"/>
                <w:sz w:val="22"/>
              </w:rPr>
              <w:t>09</w:t>
            </w:r>
          </w:p>
        </w:tc>
      </w:tr>
      <w:tr w:rsidR="00170D43" w:rsidRPr="00957AE4" w14:paraId="274DC85C" w14:textId="77777777" w:rsidTr="008512AC">
        <w:trPr>
          <w:trHeight w:val="432"/>
        </w:trPr>
        <w:tc>
          <w:tcPr>
            <w:tcW w:w="1870" w:type="dxa"/>
            <w:vAlign w:val="center"/>
            <w:hideMark/>
          </w:tcPr>
          <w:p w14:paraId="499D4C56" w14:textId="77777777" w:rsidR="00170D43" w:rsidRPr="001D7714" w:rsidRDefault="00870E06" w:rsidP="008512AC">
            <w:pPr>
              <w:spacing w:before="0" w:after="0" w:line="240" w:lineRule="auto"/>
              <w:rPr>
                <w:rFonts w:ascii="Aptos" w:eastAsia="Aptos" w:hAnsi="Aptos" w:cs="Times New Roman"/>
                <w:sz w:val="22"/>
              </w:rPr>
            </w:pPr>
            <m:oMathPara>
              <m:oMath>
                <m:sSubSup>
                  <m:sSubSupPr>
                    <m:ctrlPr>
                      <w:rPr>
                        <w:rFonts w:ascii="Cambria Math" w:eastAsia="Aptos" w:hAnsi="Cambria Math" w:cs="Times New Roman"/>
                        <w:i/>
                        <w:noProof/>
                        <w:kern w:val="2"/>
                        <w:sz w:val="22"/>
                        <w14:ligatures w14:val="standardContextual"/>
                      </w:rPr>
                    </m:ctrlPr>
                  </m:sSubSupPr>
                  <m:e>
                    <m:r>
                      <w:rPr>
                        <w:rFonts w:ascii="Cambria Math" w:eastAsia="Aptos" w:hAnsi="Cambria Math" w:cs="Times New Roman"/>
                        <w:noProof/>
                        <w:kern w:val="2"/>
                        <w:sz w:val="22"/>
                        <w14:ligatures w14:val="standardContextual"/>
                      </w:rPr>
                      <m:t>R</m:t>
                    </m:r>
                  </m:e>
                  <m:sub>
                    <m:r>
                      <w:rPr>
                        <w:rFonts w:ascii="Cambria Math" w:eastAsia="Aptos" w:hAnsi="Cambria Math" w:cs="Times New Roman"/>
                        <w:noProof/>
                        <w:kern w:val="2"/>
                        <w:sz w:val="22"/>
                        <w14:ligatures w14:val="standardContextual"/>
                      </w:rPr>
                      <m:t>w</m:t>
                    </m:r>
                  </m:sub>
                  <m:sup>
                    <m:r>
                      <w:rPr>
                        <w:rFonts w:ascii="Cambria Math" w:eastAsia="Aptos" w:hAnsi="Cambria Math" w:cs="Times New Roman"/>
                        <w:noProof/>
                        <w:kern w:val="2"/>
                        <w:sz w:val="22"/>
                        <w14:ligatures w14:val="standardContextual"/>
                      </w:rPr>
                      <m:t>2</m:t>
                    </m:r>
                  </m:sup>
                </m:sSubSup>
              </m:oMath>
            </m:oMathPara>
          </w:p>
        </w:tc>
        <w:tc>
          <w:tcPr>
            <w:tcW w:w="1604" w:type="dxa"/>
            <w:vAlign w:val="center"/>
            <w:hideMark/>
          </w:tcPr>
          <w:p w14:paraId="32864EBE" w14:textId="3C26C40A"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w:t>
            </w:r>
            <w:r>
              <w:rPr>
                <w:rFonts w:ascii="Aptos" w:eastAsia="Aptos" w:hAnsi="Aptos" w:cs="Times New Roman"/>
                <w:sz w:val="22"/>
              </w:rPr>
              <w:t>1</w:t>
            </w:r>
            <w:r w:rsidR="002D472F">
              <w:rPr>
                <w:rFonts w:ascii="Aptos" w:eastAsia="Aptos" w:hAnsi="Aptos" w:cs="Times New Roman"/>
                <w:sz w:val="22"/>
              </w:rPr>
              <w:t>3</w:t>
            </w:r>
          </w:p>
        </w:tc>
        <w:tc>
          <w:tcPr>
            <w:tcW w:w="1516" w:type="dxa"/>
            <w:vAlign w:val="center"/>
            <w:hideMark/>
          </w:tcPr>
          <w:p w14:paraId="65879E25" w14:textId="065A7B88"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w:t>
            </w:r>
            <w:r w:rsidR="002D472F">
              <w:rPr>
                <w:rFonts w:ascii="Aptos" w:eastAsia="Aptos" w:hAnsi="Aptos" w:cs="Times New Roman"/>
                <w:sz w:val="22"/>
              </w:rPr>
              <w:t>40</w:t>
            </w:r>
          </w:p>
        </w:tc>
        <w:tc>
          <w:tcPr>
            <w:tcW w:w="1429" w:type="dxa"/>
            <w:vAlign w:val="center"/>
          </w:tcPr>
          <w:p w14:paraId="1ECAEA74" w14:textId="05D5AEFC" w:rsidR="00170D43" w:rsidRPr="00E0611D" w:rsidRDefault="00170D43" w:rsidP="008512AC">
            <w:pPr>
              <w:spacing w:before="0" w:after="0" w:line="240" w:lineRule="auto"/>
              <w:jc w:val="center"/>
              <w:rPr>
                <w:rFonts w:ascii="Aptos" w:eastAsia="Aptos" w:hAnsi="Aptos" w:cs="Times New Roman"/>
                <w:sz w:val="22"/>
              </w:rPr>
            </w:pPr>
            <w:r w:rsidRPr="00360331">
              <w:rPr>
                <w:rFonts w:ascii="Aptos" w:eastAsia="Aptos" w:hAnsi="Aptos" w:cs="Times New Roman"/>
                <w:sz w:val="22"/>
              </w:rPr>
              <w:t>0.</w:t>
            </w:r>
            <w:r w:rsidR="00062A36">
              <w:rPr>
                <w:rFonts w:ascii="Aptos" w:eastAsia="Aptos" w:hAnsi="Aptos" w:cs="Times New Roman"/>
                <w:sz w:val="22"/>
              </w:rPr>
              <w:t>09</w:t>
            </w:r>
          </w:p>
        </w:tc>
        <w:tc>
          <w:tcPr>
            <w:tcW w:w="1512" w:type="dxa"/>
            <w:vAlign w:val="center"/>
          </w:tcPr>
          <w:p w14:paraId="69912507" w14:textId="246365AE" w:rsidR="00170D43" w:rsidRPr="00E0611D" w:rsidRDefault="001B152B" w:rsidP="008512AC">
            <w:pPr>
              <w:spacing w:before="0" w:after="0" w:line="240" w:lineRule="auto"/>
              <w:jc w:val="center"/>
              <w:rPr>
                <w:rFonts w:ascii="Aptos" w:eastAsia="Aptos" w:hAnsi="Aptos" w:cs="Times New Roman"/>
                <w:sz w:val="22"/>
              </w:rPr>
            </w:pPr>
            <w:r>
              <w:rPr>
                <w:rFonts w:ascii="Aptos" w:eastAsia="Aptos" w:hAnsi="Aptos" w:cs="Times New Roman"/>
                <w:sz w:val="22"/>
              </w:rPr>
              <w:t>--</w:t>
            </w:r>
          </w:p>
        </w:tc>
        <w:tc>
          <w:tcPr>
            <w:tcW w:w="1429" w:type="dxa"/>
            <w:vAlign w:val="center"/>
          </w:tcPr>
          <w:p w14:paraId="004662ED" w14:textId="4B9642BE" w:rsidR="00170D43" w:rsidRPr="00E0611D" w:rsidRDefault="001B152B" w:rsidP="008512AC">
            <w:pPr>
              <w:spacing w:before="0" w:after="0" w:line="240" w:lineRule="auto"/>
              <w:jc w:val="center"/>
              <w:rPr>
                <w:rFonts w:ascii="Aptos" w:eastAsia="Aptos" w:hAnsi="Aptos" w:cs="Times New Roman"/>
                <w:sz w:val="22"/>
              </w:rPr>
            </w:pPr>
            <w:r>
              <w:rPr>
                <w:rFonts w:ascii="Aptos" w:eastAsia="Aptos" w:hAnsi="Aptos" w:cs="Times New Roman"/>
                <w:sz w:val="22"/>
              </w:rPr>
              <w:t>--</w:t>
            </w:r>
          </w:p>
        </w:tc>
      </w:tr>
      <w:tr w:rsidR="00170D43" w:rsidRPr="00957AE4" w14:paraId="1177567B" w14:textId="77777777" w:rsidTr="008512AC">
        <w:trPr>
          <w:trHeight w:val="432"/>
        </w:trPr>
        <w:tc>
          <w:tcPr>
            <w:tcW w:w="1870" w:type="dxa"/>
            <w:tcBorders>
              <w:bottom w:val="single" w:sz="4" w:space="0" w:color="auto"/>
            </w:tcBorders>
            <w:vAlign w:val="center"/>
            <w:hideMark/>
          </w:tcPr>
          <w:p w14:paraId="6E0C35FB" w14:textId="77777777" w:rsidR="00170D43" w:rsidRPr="001D7714" w:rsidRDefault="00170D43" w:rsidP="008512AC">
            <w:pPr>
              <w:spacing w:before="0" w:after="0" w:line="240" w:lineRule="auto"/>
              <w:rPr>
                <w:rFonts w:ascii="Aptos" w:eastAsia="Aptos" w:hAnsi="Aptos" w:cs="Times New Roman"/>
                <w:sz w:val="22"/>
              </w:rPr>
            </w:pPr>
            <m:oMathPara>
              <m:oMath>
                <m:r>
                  <w:rPr>
                    <w:rFonts w:ascii="Cambria Math" w:eastAsia="Aptos" w:hAnsi="Cambria Math" w:cs="Times New Roman"/>
                    <w:noProof/>
                    <w:kern w:val="2"/>
                    <w:sz w:val="22"/>
                    <w14:ligatures w14:val="standardContextual"/>
                  </w:rPr>
                  <m:t>N</m:t>
                </m:r>
              </m:oMath>
            </m:oMathPara>
          </w:p>
        </w:tc>
        <w:tc>
          <w:tcPr>
            <w:tcW w:w="1604" w:type="dxa"/>
            <w:tcBorders>
              <w:bottom w:val="single" w:sz="4" w:space="0" w:color="auto"/>
            </w:tcBorders>
            <w:vAlign w:val="center"/>
            <w:hideMark/>
          </w:tcPr>
          <w:p w14:paraId="657FCE20" w14:textId="12C7C9CB" w:rsidR="00170D43" w:rsidRPr="00E0611D" w:rsidRDefault="002D472F" w:rsidP="008512AC">
            <w:pPr>
              <w:spacing w:before="0" w:after="0" w:line="240" w:lineRule="auto"/>
              <w:jc w:val="center"/>
              <w:rPr>
                <w:rFonts w:ascii="Aptos" w:eastAsia="Aptos" w:hAnsi="Aptos" w:cs="Times New Roman"/>
                <w:sz w:val="22"/>
              </w:rPr>
            </w:pPr>
            <w:r>
              <w:rPr>
                <w:rFonts w:ascii="Aptos" w:eastAsia="Aptos" w:hAnsi="Aptos" w:cs="Times New Roman"/>
                <w:sz w:val="22"/>
              </w:rPr>
              <w:t>217</w:t>
            </w:r>
          </w:p>
        </w:tc>
        <w:tc>
          <w:tcPr>
            <w:tcW w:w="1516" w:type="dxa"/>
            <w:tcBorders>
              <w:bottom w:val="single" w:sz="4" w:space="0" w:color="auto"/>
            </w:tcBorders>
            <w:vAlign w:val="center"/>
            <w:hideMark/>
          </w:tcPr>
          <w:p w14:paraId="731389D9" w14:textId="09106494" w:rsidR="00170D43" w:rsidRPr="00E0611D" w:rsidRDefault="002D472F" w:rsidP="008512AC">
            <w:pPr>
              <w:spacing w:before="0" w:after="0" w:line="240" w:lineRule="auto"/>
              <w:jc w:val="center"/>
              <w:rPr>
                <w:rFonts w:ascii="Aptos" w:eastAsia="Aptos" w:hAnsi="Aptos" w:cs="Times New Roman"/>
                <w:sz w:val="22"/>
              </w:rPr>
            </w:pPr>
            <w:r>
              <w:rPr>
                <w:rFonts w:ascii="Aptos" w:eastAsia="Aptos" w:hAnsi="Aptos" w:cs="Times New Roman"/>
                <w:sz w:val="22"/>
              </w:rPr>
              <w:t>217</w:t>
            </w:r>
          </w:p>
        </w:tc>
        <w:tc>
          <w:tcPr>
            <w:tcW w:w="1429" w:type="dxa"/>
            <w:tcBorders>
              <w:bottom w:val="single" w:sz="4" w:space="0" w:color="auto"/>
            </w:tcBorders>
            <w:vAlign w:val="center"/>
          </w:tcPr>
          <w:p w14:paraId="4F9C3D12" w14:textId="57D35A96" w:rsidR="00170D43" w:rsidRPr="00E0611D" w:rsidRDefault="00062A36" w:rsidP="008512AC">
            <w:pPr>
              <w:spacing w:before="0" w:after="0" w:line="240" w:lineRule="auto"/>
              <w:jc w:val="center"/>
              <w:rPr>
                <w:rFonts w:ascii="Aptos" w:eastAsia="Aptos" w:hAnsi="Aptos" w:cs="Times New Roman"/>
                <w:sz w:val="22"/>
              </w:rPr>
            </w:pPr>
            <w:r>
              <w:rPr>
                <w:rFonts w:ascii="Aptos" w:eastAsia="Aptos" w:hAnsi="Aptos" w:cs="Times New Roman"/>
                <w:sz w:val="22"/>
              </w:rPr>
              <w:t>19</w:t>
            </w:r>
            <w:r w:rsidR="00637D90">
              <w:rPr>
                <w:rFonts w:ascii="Aptos" w:eastAsia="Aptos" w:hAnsi="Aptos" w:cs="Times New Roman"/>
                <w:sz w:val="22"/>
              </w:rPr>
              <w:t>2</w:t>
            </w:r>
          </w:p>
        </w:tc>
        <w:tc>
          <w:tcPr>
            <w:tcW w:w="1512" w:type="dxa"/>
            <w:tcBorders>
              <w:bottom w:val="single" w:sz="4" w:space="0" w:color="auto"/>
            </w:tcBorders>
            <w:vAlign w:val="center"/>
          </w:tcPr>
          <w:p w14:paraId="37DFC377" w14:textId="2AA6850D" w:rsidR="00170D43" w:rsidRPr="00E0611D" w:rsidRDefault="001B152B" w:rsidP="008512AC">
            <w:pPr>
              <w:spacing w:before="0" w:after="0" w:line="240" w:lineRule="auto"/>
              <w:jc w:val="center"/>
              <w:rPr>
                <w:rFonts w:ascii="Aptos" w:eastAsia="Aptos" w:hAnsi="Aptos" w:cs="Times New Roman"/>
                <w:sz w:val="22"/>
              </w:rPr>
            </w:pPr>
            <w:r>
              <w:rPr>
                <w:rFonts w:ascii="Aptos" w:eastAsia="Aptos" w:hAnsi="Aptos" w:cs="Times New Roman"/>
                <w:sz w:val="22"/>
              </w:rPr>
              <w:t>217</w:t>
            </w:r>
          </w:p>
        </w:tc>
        <w:tc>
          <w:tcPr>
            <w:tcW w:w="1429" w:type="dxa"/>
            <w:tcBorders>
              <w:bottom w:val="single" w:sz="4" w:space="0" w:color="auto"/>
            </w:tcBorders>
            <w:vAlign w:val="center"/>
          </w:tcPr>
          <w:p w14:paraId="1E5A8399" w14:textId="3E25D53A" w:rsidR="00170D43" w:rsidRPr="00E0611D" w:rsidRDefault="001B152B" w:rsidP="008512AC">
            <w:pPr>
              <w:spacing w:before="0" w:after="0" w:line="240" w:lineRule="auto"/>
              <w:jc w:val="center"/>
              <w:rPr>
                <w:rFonts w:ascii="Aptos" w:eastAsia="Aptos" w:hAnsi="Aptos" w:cs="Times New Roman"/>
                <w:sz w:val="22"/>
              </w:rPr>
            </w:pPr>
            <w:r>
              <w:rPr>
                <w:rFonts w:ascii="Aptos" w:eastAsia="Aptos" w:hAnsi="Aptos" w:cs="Times New Roman"/>
                <w:sz w:val="22"/>
              </w:rPr>
              <w:t>217</w:t>
            </w:r>
          </w:p>
        </w:tc>
      </w:tr>
      <w:tr w:rsidR="00170D43" w:rsidRPr="00957AE4" w14:paraId="12AF9343" w14:textId="77777777" w:rsidTr="008512AC">
        <w:trPr>
          <w:trHeight w:val="432"/>
        </w:trPr>
        <w:tc>
          <w:tcPr>
            <w:tcW w:w="9360" w:type="dxa"/>
            <w:gridSpan w:val="6"/>
            <w:tcBorders>
              <w:top w:val="single" w:sz="4" w:space="0" w:color="auto"/>
              <w:bottom w:val="single" w:sz="4" w:space="0" w:color="auto"/>
            </w:tcBorders>
          </w:tcPr>
          <w:p w14:paraId="2A3D749E" w14:textId="3F980E99" w:rsidR="00170D43" w:rsidRPr="001D7714" w:rsidRDefault="005E102C" w:rsidP="008512AC">
            <w:pPr>
              <w:spacing w:before="40" w:after="40" w:line="240" w:lineRule="auto"/>
              <w:rPr>
                <w:rFonts w:ascii="Aptos" w:eastAsia="Aptos" w:hAnsi="Aptos" w:cs="Times New Roman"/>
                <w:sz w:val="20"/>
                <w:szCs w:val="20"/>
              </w:rPr>
            </w:pPr>
            <w:r w:rsidRPr="001D7714">
              <w:rPr>
                <w:rFonts w:ascii="Aptos" w:eastAsia="Aptos" w:hAnsi="Aptos" w:cs="Times New Roman"/>
                <w:sz w:val="20"/>
                <w:szCs w:val="20"/>
              </w:rPr>
              <w:t xml:space="preserve">Notes: † Robust </w:t>
            </w:r>
            <w:r>
              <w:rPr>
                <w:rFonts w:ascii="Aptos" w:eastAsia="Aptos" w:hAnsi="Aptos" w:cs="Times New Roman"/>
                <w:sz w:val="20"/>
                <w:szCs w:val="20"/>
              </w:rPr>
              <w:t xml:space="preserve">least squares.  Robust </w:t>
            </w:r>
            <w:r w:rsidRPr="001D7714">
              <w:rPr>
                <w:rFonts w:ascii="Aptos" w:eastAsia="Aptos" w:hAnsi="Aptos" w:cs="Times New Roman"/>
                <w:sz w:val="20"/>
                <w:szCs w:val="20"/>
              </w:rPr>
              <w:t xml:space="preserve">standard errors in parentheses. RLS settings: M-estimation, </w:t>
            </w:r>
            <w:proofErr w:type="spellStart"/>
            <w:r w:rsidRPr="001D7714">
              <w:rPr>
                <w:rFonts w:ascii="Aptos" w:eastAsia="Aptos" w:hAnsi="Aptos" w:cs="Times New Roman"/>
                <w:sz w:val="20"/>
                <w:szCs w:val="20"/>
              </w:rPr>
              <w:t>bisquare</w:t>
            </w:r>
            <w:proofErr w:type="spellEnd"/>
            <w:r w:rsidRPr="001D7714">
              <w:rPr>
                <w:rFonts w:ascii="Aptos" w:eastAsia="Aptos" w:hAnsi="Aptos" w:cs="Times New Roman"/>
                <w:sz w:val="20"/>
                <w:szCs w:val="20"/>
              </w:rPr>
              <w:t xml:space="preserve"> with tuning=4.685, </w:t>
            </w:r>
            <w:r w:rsidR="00412533">
              <w:rPr>
                <w:rFonts w:ascii="Aptos" w:eastAsia="Aptos" w:hAnsi="Aptos" w:cs="Times New Roman"/>
                <w:sz w:val="20"/>
                <w:szCs w:val="20"/>
              </w:rPr>
              <w:t>Huber</w:t>
            </w:r>
            <w:r w:rsidRPr="001D7714">
              <w:rPr>
                <w:rFonts w:ascii="Aptos" w:eastAsia="Aptos" w:hAnsi="Aptos" w:cs="Times New Roman"/>
                <w:sz w:val="20"/>
                <w:szCs w:val="20"/>
              </w:rPr>
              <w:t xml:space="preserve"> scaling. †† Negative binomial regressions</w:t>
            </w:r>
            <w:r w:rsidR="00412533">
              <w:rPr>
                <w:rFonts w:ascii="Aptos" w:eastAsia="Aptos" w:hAnsi="Aptos" w:cs="Times New Roman"/>
                <w:sz w:val="20"/>
                <w:szCs w:val="20"/>
              </w:rPr>
              <w:t xml:space="preserve"> corrected for overdispersion where appropriate</w:t>
            </w:r>
            <w:r w:rsidRPr="001D7714">
              <w:rPr>
                <w:rFonts w:ascii="Aptos" w:eastAsia="Aptos" w:hAnsi="Aptos" w:cs="Times New Roman"/>
                <w:sz w:val="20"/>
                <w:szCs w:val="20"/>
              </w:rPr>
              <w:t xml:space="preserve">, </w:t>
            </w:r>
            <w:r>
              <w:rPr>
                <w:rFonts w:ascii="Aptos" w:eastAsia="Aptos" w:hAnsi="Aptos" w:cs="Times New Roman"/>
                <w:sz w:val="20"/>
                <w:szCs w:val="20"/>
              </w:rPr>
              <w:t xml:space="preserve">QML, GLM covariances.  </w:t>
            </w:r>
            <w:r w:rsidRPr="001D7714">
              <w:rPr>
                <w:rFonts w:ascii="Aptos" w:eastAsia="Aptos" w:hAnsi="Aptos" w:cs="Times New Roman"/>
                <w:sz w:val="20"/>
                <w:szCs w:val="20"/>
              </w:rPr>
              <w:t xml:space="preserve">Estimated slope of variable of interest under the Taylor rule is captured by the constant term.  The slope under the governance of the other rules is the constant term plus the value shown for each rule.   </w:t>
            </w:r>
            <w:proofErr w:type="gramStart"/>
            <w:r w:rsidRPr="001D7714">
              <w:rPr>
                <w:rFonts w:ascii="Aptos" w:eastAsia="Aptos" w:hAnsi="Aptos" w:cs="Times New Roman"/>
                <w:sz w:val="20"/>
                <w:szCs w:val="20"/>
              </w:rPr>
              <w:t>*,**,*</w:t>
            </w:r>
            <w:proofErr w:type="gramEnd"/>
            <w:r w:rsidRPr="001D7714">
              <w:rPr>
                <w:rFonts w:ascii="Aptos" w:eastAsia="Aptos" w:hAnsi="Aptos" w:cs="Times New Roman"/>
                <w:sz w:val="20"/>
                <w:szCs w:val="20"/>
              </w:rPr>
              <w:t>** indicate statistical significance at 10, 5, and 1 percent, respectively.  See Table 1 for definitions.</w:t>
            </w:r>
          </w:p>
        </w:tc>
      </w:tr>
    </w:tbl>
    <w:bookmarkEnd w:id="159"/>
    <w:p w14:paraId="0639095B" w14:textId="69DBA05C" w:rsidR="00044225" w:rsidRPr="00C1194C" w:rsidRDefault="00525003" w:rsidP="00044225">
      <w:pPr>
        <w:spacing w:before="100" w:beforeAutospacing="1" w:after="100" w:afterAutospacing="1"/>
        <w:rPr>
          <w:rFonts w:cs="Times New Roman"/>
          <w:b/>
          <w:bCs/>
          <w:i/>
          <w:iCs/>
          <w:szCs w:val="24"/>
        </w:rPr>
      </w:pPr>
      <w:r w:rsidRPr="00C1194C">
        <w:rPr>
          <w:rFonts w:cs="Times New Roman"/>
          <w:b/>
          <w:bCs/>
          <w:i/>
          <w:iCs/>
          <w:szCs w:val="24"/>
        </w:rPr>
        <w:t xml:space="preserve">5.2.  </w:t>
      </w:r>
      <w:r w:rsidR="003D58DE" w:rsidRPr="00C1194C">
        <w:rPr>
          <w:rFonts w:cs="Times New Roman"/>
          <w:b/>
          <w:bCs/>
          <w:i/>
          <w:iCs/>
          <w:szCs w:val="24"/>
        </w:rPr>
        <w:t>Bivariate exploration</w:t>
      </w:r>
    </w:p>
    <w:p w14:paraId="70E42CF0" w14:textId="78CEDC7F" w:rsidR="008E15EC" w:rsidRDefault="00DC619D" w:rsidP="00E4316D">
      <w:pPr>
        <w:spacing w:before="100" w:beforeAutospacing="1" w:after="100" w:afterAutospacing="1"/>
        <w:ind w:firstLine="720"/>
        <w:rPr>
          <w:rFonts w:cs="Times New Roman"/>
          <w:szCs w:val="24"/>
        </w:rPr>
      </w:pPr>
      <w:r>
        <w:rPr>
          <w:rFonts w:cs="Times New Roman"/>
          <w:szCs w:val="24"/>
        </w:rPr>
        <w:t xml:space="preserve">Given our </w:t>
      </w:r>
      <w:r w:rsidR="004952AD">
        <w:rPr>
          <w:rFonts w:cs="Times New Roman"/>
          <w:szCs w:val="24"/>
        </w:rPr>
        <w:t xml:space="preserve">limited </w:t>
      </w:r>
      <w:r>
        <w:rPr>
          <w:rFonts w:cs="Times New Roman"/>
          <w:szCs w:val="24"/>
        </w:rPr>
        <w:t>sample</w:t>
      </w:r>
      <w:r w:rsidR="00D648E4">
        <w:rPr>
          <w:rFonts w:cs="Times New Roman"/>
          <w:szCs w:val="24"/>
        </w:rPr>
        <w:t xml:space="preserve"> size</w:t>
      </w:r>
      <w:r>
        <w:rPr>
          <w:rFonts w:cs="Times New Roman"/>
          <w:szCs w:val="24"/>
        </w:rPr>
        <w:t>, and the large varia</w:t>
      </w:r>
      <w:r w:rsidR="004952AD">
        <w:rPr>
          <w:rFonts w:cs="Times New Roman"/>
          <w:szCs w:val="24"/>
        </w:rPr>
        <w:t>tion</w:t>
      </w:r>
      <w:r>
        <w:rPr>
          <w:rFonts w:cs="Times New Roman"/>
          <w:szCs w:val="24"/>
        </w:rPr>
        <w:t xml:space="preserve"> in the </w:t>
      </w:r>
      <w:r w:rsidR="00F82D1F">
        <w:rPr>
          <w:rFonts w:cs="Times New Roman"/>
          <w:szCs w:val="24"/>
        </w:rPr>
        <w:t xml:space="preserve">impulse-response functions, we start by considering </w:t>
      </w:r>
      <w:r w:rsidR="001877BA">
        <w:rPr>
          <w:rFonts w:cs="Times New Roman"/>
          <w:szCs w:val="24"/>
        </w:rPr>
        <w:t>our</w:t>
      </w:r>
      <w:r w:rsidR="00F82D1F">
        <w:rPr>
          <w:rFonts w:cs="Times New Roman"/>
          <w:szCs w:val="24"/>
        </w:rPr>
        <w:t xml:space="preserve"> attribute variables one at a time.  </w:t>
      </w:r>
      <w:r w:rsidR="00B80D7F">
        <w:rPr>
          <w:rFonts w:cs="Times New Roman"/>
          <w:szCs w:val="24"/>
        </w:rPr>
        <w:t xml:space="preserve">Figures </w:t>
      </w:r>
      <w:r w:rsidR="002D63F9">
        <w:rPr>
          <w:rFonts w:cs="Times New Roman"/>
          <w:szCs w:val="24"/>
        </w:rPr>
        <w:t>5</w:t>
      </w:r>
      <w:r w:rsidR="00B80D7F">
        <w:rPr>
          <w:rFonts w:cs="Times New Roman"/>
          <w:szCs w:val="24"/>
        </w:rPr>
        <w:t>-</w:t>
      </w:r>
      <w:r w:rsidR="002D63F9">
        <w:rPr>
          <w:rFonts w:cs="Times New Roman"/>
          <w:szCs w:val="24"/>
        </w:rPr>
        <w:t>9</w:t>
      </w:r>
      <w:r w:rsidR="00B80D7F">
        <w:rPr>
          <w:rFonts w:cs="Times New Roman"/>
          <w:szCs w:val="24"/>
        </w:rPr>
        <w:t xml:space="preserve"> display the </w:t>
      </w:r>
      <w:r w:rsidR="00CA5ED1">
        <w:rPr>
          <w:rFonts w:cs="Times New Roman"/>
          <w:szCs w:val="24"/>
        </w:rPr>
        <w:t>coefficients and the</w:t>
      </w:r>
      <w:r w:rsidR="007E015B">
        <w:rPr>
          <w:rFonts w:cs="Times New Roman"/>
          <w:szCs w:val="24"/>
        </w:rPr>
        <w:t>ir</w:t>
      </w:r>
      <w:r w:rsidR="00CA5ED1">
        <w:rPr>
          <w:rFonts w:cs="Times New Roman"/>
          <w:szCs w:val="24"/>
        </w:rPr>
        <w:t xml:space="preserve"> standard errors </w:t>
      </w:r>
      <w:r w:rsidR="003D6A24">
        <w:rPr>
          <w:rFonts w:cs="Times New Roman"/>
          <w:szCs w:val="24"/>
        </w:rPr>
        <w:t xml:space="preserve">from regressions of </w:t>
      </w:r>
      <w:r w:rsidR="00A56015">
        <w:rPr>
          <w:rFonts w:cs="Times New Roman"/>
          <w:szCs w:val="24"/>
        </w:rPr>
        <w:t xml:space="preserve">each of our summary variables </w:t>
      </w:r>
      <w:r w:rsidR="00C20829">
        <w:rPr>
          <w:rFonts w:cs="Times New Roman"/>
          <w:szCs w:val="24"/>
        </w:rPr>
        <w:t xml:space="preserve">on one of the attribute variables, with </w:t>
      </w:r>
      <w:r w:rsidR="00B938C1">
        <w:rPr>
          <w:rFonts w:cs="Times New Roman"/>
          <w:szCs w:val="24"/>
        </w:rPr>
        <w:t>dummy</w:t>
      </w:r>
      <w:r w:rsidR="00424C7A">
        <w:rPr>
          <w:rFonts w:cs="Times New Roman"/>
          <w:szCs w:val="24"/>
        </w:rPr>
        <w:t xml:space="preserve"> variables for the policy rule</w:t>
      </w:r>
      <w:r w:rsidR="000978B6">
        <w:rPr>
          <w:rFonts w:cs="Times New Roman"/>
          <w:szCs w:val="24"/>
        </w:rPr>
        <w:t>s</w:t>
      </w:r>
      <w:r w:rsidR="00C20829">
        <w:rPr>
          <w:rFonts w:cs="Times New Roman"/>
          <w:szCs w:val="24"/>
        </w:rPr>
        <w:t xml:space="preserve"> and estimation</w:t>
      </w:r>
      <w:r w:rsidR="00B938C1">
        <w:rPr>
          <w:rFonts w:cs="Times New Roman"/>
          <w:szCs w:val="24"/>
        </w:rPr>
        <w:t xml:space="preserve"> included as controls</w:t>
      </w:r>
      <w:r w:rsidR="00612065">
        <w:rPr>
          <w:rFonts w:cs="Times New Roman"/>
          <w:szCs w:val="24"/>
        </w:rPr>
        <w:t xml:space="preserve">. </w:t>
      </w:r>
      <w:r w:rsidR="004952AD">
        <w:rPr>
          <w:rFonts w:cs="Times New Roman"/>
          <w:szCs w:val="24"/>
        </w:rPr>
        <w:t xml:space="preserve">It is important to note that results described here, and elsewhere in this paper, need to be interpreted as effects relative to </w:t>
      </w:r>
      <w:r w:rsidR="008E15EC">
        <w:rPr>
          <w:rFonts w:cs="Times New Roman"/>
          <w:szCs w:val="24"/>
        </w:rPr>
        <w:t>a</w:t>
      </w:r>
      <w:r w:rsidR="004952AD">
        <w:rPr>
          <w:rFonts w:cs="Times New Roman"/>
          <w:szCs w:val="24"/>
        </w:rPr>
        <w:t xml:space="preserve"> counterfactual </w:t>
      </w:r>
      <w:r w:rsidR="008E15EC">
        <w:rPr>
          <w:rFonts w:cs="Times New Roman"/>
          <w:szCs w:val="24"/>
        </w:rPr>
        <w:t xml:space="preserve">case, the nature of which is not always obvious.   So, for example, the counterfactual of the variable </w:t>
      </w:r>
      <w:r w:rsidR="008E15EC" w:rsidRPr="00D57B8C">
        <w:rPr>
          <w:rFonts w:cs="Times New Roman"/>
          <w:i/>
          <w:iCs/>
          <w:szCs w:val="24"/>
        </w:rPr>
        <w:t>wage</w:t>
      </w:r>
      <w:r w:rsidR="008E15EC">
        <w:rPr>
          <w:rFonts w:cs="Times New Roman"/>
          <w:i/>
          <w:iCs/>
          <w:szCs w:val="24"/>
        </w:rPr>
        <w:t xml:space="preserve"> indexation</w:t>
      </w:r>
      <w:r w:rsidR="008E15EC">
        <w:rPr>
          <w:rFonts w:cs="Times New Roman"/>
          <w:szCs w:val="24"/>
        </w:rPr>
        <w:t xml:space="preserve"> will include models with sticky wages but without </w:t>
      </w:r>
      <w:proofErr w:type="gramStart"/>
      <w:r w:rsidR="008E15EC">
        <w:rPr>
          <w:rFonts w:cs="Times New Roman"/>
          <w:szCs w:val="24"/>
        </w:rPr>
        <w:t>indexation, but</w:t>
      </w:r>
      <w:proofErr w:type="gramEnd"/>
      <w:r w:rsidR="008E15EC">
        <w:rPr>
          <w:rFonts w:cs="Times New Roman"/>
          <w:szCs w:val="24"/>
        </w:rPr>
        <w:t xml:space="preserve"> will also include models with no wage </w:t>
      </w:r>
      <w:r w:rsidR="008E15EC">
        <w:rPr>
          <w:rFonts w:cs="Times New Roman"/>
          <w:szCs w:val="24"/>
        </w:rPr>
        <w:lastRenderedPageBreak/>
        <w:t xml:space="preserve">variables at all.  </w:t>
      </w:r>
      <w:r w:rsidR="004952AD">
        <w:rPr>
          <w:rFonts w:cs="Times New Roman"/>
          <w:szCs w:val="24"/>
        </w:rPr>
        <w:t xml:space="preserve"> </w:t>
      </w:r>
      <w:r w:rsidR="006D501C">
        <w:rPr>
          <w:rFonts w:cs="Times New Roman"/>
          <w:szCs w:val="24"/>
        </w:rPr>
        <w:t xml:space="preserve">Also observe that because </w:t>
      </w:r>
      <w:r w:rsidR="006D501C" w:rsidRPr="00D57B8C">
        <w:rPr>
          <w:rFonts w:cs="Times New Roman"/>
          <w:i/>
          <w:iCs/>
          <w:szCs w:val="24"/>
        </w:rPr>
        <w:t>y</w:t>
      </w:r>
      <w:r w:rsidR="006D501C">
        <w:rPr>
          <w:rFonts w:cs="Times New Roman"/>
          <w:i/>
          <w:iCs/>
          <w:szCs w:val="24"/>
        </w:rPr>
        <w:t>-</w:t>
      </w:r>
      <w:r w:rsidR="006D501C" w:rsidRPr="00D57B8C">
        <w:rPr>
          <w:rFonts w:cs="Times New Roman"/>
          <w:i/>
          <w:iCs/>
          <w:szCs w:val="24"/>
        </w:rPr>
        <w:t>slope</w:t>
      </w:r>
      <w:r w:rsidR="006D501C">
        <w:rPr>
          <w:rFonts w:cs="Times New Roman"/>
          <w:szCs w:val="24"/>
        </w:rPr>
        <w:t xml:space="preserve"> and </w:t>
      </w:r>
      <w:r w:rsidR="006D501C" w:rsidRPr="00D57B8C">
        <w:rPr>
          <w:rFonts w:cs="Times New Roman"/>
          <w:i/>
          <w:iCs/>
          <w:szCs w:val="24"/>
        </w:rPr>
        <w:t>π-slope</w:t>
      </w:r>
      <w:r w:rsidR="006D501C">
        <w:rPr>
          <w:rFonts w:cs="Times New Roman"/>
          <w:szCs w:val="24"/>
        </w:rPr>
        <w:t xml:space="preserve"> are both negative, negative coefficient values imply a strengthening of the effect of real interest rates, relative to the counterfactual.</w:t>
      </w:r>
    </w:p>
    <w:p w14:paraId="1B51DEBD" w14:textId="5D057BE6" w:rsidR="00A97CFA" w:rsidRDefault="001B62C9" w:rsidP="00E4316D">
      <w:pPr>
        <w:spacing w:before="100" w:beforeAutospacing="1" w:after="100" w:afterAutospacing="1"/>
        <w:ind w:firstLine="720"/>
        <w:rPr>
          <w:rFonts w:cs="Times New Roman"/>
          <w:szCs w:val="24"/>
        </w:rPr>
      </w:pPr>
      <w:r>
        <w:rPr>
          <w:rFonts w:cs="Times New Roman"/>
          <w:szCs w:val="24"/>
        </w:rPr>
        <w:t xml:space="preserve">While </w:t>
      </w:r>
      <w:r w:rsidR="00410972">
        <w:rPr>
          <w:rFonts w:cs="Times New Roman"/>
          <w:szCs w:val="24"/>
        </w:rPr>
        <w:t>many of the attributes do</w:t>
      </w:r>
      <w:r w:rsidR="00820D05">
        <w:rPr>
          <w:rFonts w:cs="Times New Roman"/>
          <w:szCs w:val="24"/>
        </w:rPr>
        <w:t xml:space="preserve"> not </w:t>
      </w:r>
      <w:r w:rsidR="00410972">
        <w:rPr>
          <w:rFonts w:cs="Times New Roman"/>
          <w:szCs w:val="24"/>
        </w:rPr>
        <w:t>have significant effects on the summary variables</w:t>
      </w:r>
      <w:r w:rsidR="00AA670E">
        <w:rPr>
          <w:rFonts w:cs="Times New Roman"/>
          <w:szCs w:val="24"/>
        </w:rPr>
        <w:t xml:space="preserve"> at the usual levels of significance</w:t>
      </w:r>
      <w:r w:rsidR="00410972">
        <w:rPr>
          <w:rFonts w:cs="Times New Roman"/>
          <w:szCs w:val="24"/>
        </w:rPr>
        <w:t xml:space="preserve">, </w:t>
      </w:r>
      <w:proofErr w:type="gramStart"/>
      <w:r w:rsidR="00820D05">
        <w:rPr>
          <w:rFonts w:cs="Times New Roman"/>
          <w:szCs w:val="24"/>
        </w:rPr>
        <w:t>a number of</w:t>
      </w:r>
      <w:proofErr w:type="gramEnd"/>
      <w:r w:rsidR="00820D05">
        <w:rPr>
          <w:rFonts w:cs="Times New Roman"/>
          <w:szCs w:val="24"/>
        </w:rPr>
        <w:t xml:space="preserve"> </w:t>
      </w:r>
      <w:r w:rsidR="00410972">
        <w:rPr>
          <w:rFonts w:cs="Times New Roman"/>
          <w:szCs w:val="24"/>
        </w:rPr>
        <w:t xml:space="preserve">expected results stand out.  </w:t>
      </w:r>
      <w:r w:rsidR="0059127D">
        <w:rPr>
          <w:rFonts w:cs="Times New Roman"/>
          <w:szCs w:val="24"/>
        </w:rPr>
        <w:t xml:space="preserve">For example, </w:t>
      </w:r>
      <w:r w:rsidR="00F73D5D">
        <w:rPr>
          <w:rFonts w:cs="Times New Roman"/>
          <w:szCs w:val="24"/>
        </w:rPr>
        <w:t>F</w:t>
      </w:r>
      <w:r w:rsidR="00255637">
        <w:rPr>
          <w:rFonts w:cs="Times New Roman"/>
          <w:szCs w:val="24"/>
        </w:rPr>
        <w:t xml:space="preserve">igure </w:t>
      </w:r>
      <w:r w:rsidR="003B78FB">
        <w:rPr>
          <w:rFonts w:cs="Times New Roman"/>
          <w:szCs w:val="24"/>
        </w:rPr>
        <w:t>5</w:t>
      </w:r>
      <w:r w:rsidR="00255637">
        <w:rPr>
          <w:rFonts w:cs="Times New Roman"/>
          <w:szCs w:val="24"/>
        </w:rPr>
        <w:t xml:space="preserve"> shows that </w:t>
      </w:r>
      <w:r w:rsidR="00C47413">
        <w:rPr>
          <w:rFonts w:cs="Times New Roman"/>
          <w:szCs w:val="24"/>
        </w:rPr>
        <w:t xml:space="preserve">the sensitivity of output to the real interest rate is larger in models with </w:t>
      </w:r>
      <w:r w:rsidR="0044451C">
        <w:rPr>
          <w:rFonts w:cs="Times New Roman"/>
          <w:szCs w:val="24"/>
        </w:rPr>
        <w:t>additional transmission channels for monetary policy</w:t>
      </w:r>
      <w:r w:rsidR="008F5084">
        <w:rPr>
          <w:rFonts w:cs="Times New Roman"/>
          <w:szCs w:val="24"/>
        </w:rPr>
        <w:t xml:space="preserve">, </w:t>
      </w:r>
      <w:r w:rsidR="00F73D5D">
        <w:rPr>
          <w:rFonts w:cs="Times New Roman"/>
          <w:szCs w:val="24"/>
        </w:rPr>
        <w:t>including net worth</w:t>
      </w:r>
      <w:r w:rsidR="00AF3B8D">
        <w:rPr>
          <w:rFonts w:cs="Times New Roman"/>
          <w:szCs w:val="24"/>
        </w:rPr>
        <w:t xml:space="preserve"> and </w:t>
      </w:r>
      <w:r w:rsidR="00F73D5D">
        <w:rPr>
          <w:rFonts w:cs="Times New Roman"/>
          <w:szCs w:val="24"/>
        </w:rPr>
        <w:t>bank credit</w:t>
      </w:r>
      <w:r w:rsidR="00AF3B8D">
        <w:rPr>
          <w:rFonts w:cs="Times New Roman"/>
          <w:szCs w:val="24"/>
        </w:rPr>
        <w:t xml:space="preserve"> </w:t>
      </w:r>
      <w:r w:rsidR="00F73D5D">
        <w:rPr>
          <w:rFonts w:cs="Times New Roman"/>
          <w:szCs w:val="24"/>
        </w:rPr>
        <w:t>channels</w:t>
      </w:r>
      <w:r w:rsidR="002611A2">
        <w:rPr>
          <w:rFonts w:cs="Times New Roman"/>
          <w:szCs w:val="24"/>
        </w:rPr>
        <w:t>.</w:t>
      </w:r>
      <w:r w:rsidR="006D501C">
        <w:rPr>
          <w:rFonts w:cs="Times New Roman"/>
          <w:szCs w:val="24"/>
        </w:rPr>
        <w:t xml:space="preserve"> </w:t>
      </w:r>
      <w:r w:rsidR="002611A2">
        <w:rPr>
          <w:rFonts w:cs="Times New Roman"/>
          <w:szCs w:val="24"/>
        </w:rPr>
        <w:t xml:space="preserve"> </w:t>
      </w:r>
      <w:r w:rsidR="00D66A18">
        <w:rPr>
          <w:rFonts w:cs="Times New Roman"/>
          <w:szCs w:val="24"/>
        </w:rPr>
        <w:t>None</w:t>
      </w:r>
      <w:r w:rsidR="009E064F">
        <w:rPr>
          <w:rFonts w:cs="Times New Roman"/>
          <w:szCs w:val="24"/>
        </w:rPr>
        <w:t xml:space="preserve"> of the price </w:t>
      </w:r>
      <w:r w:rsidR="000F4847">
        <w:rPr>
          <w:rFonts w:cs="Times New Roman"/>
          <w:szCs w:val="24"/>
        </w:rPr>
        <w:t xml:space="preserve">and wage attribute </w:t>
      </w:r>
      <w:r w:rsidR="009E064F">
        <w:rPr>
          <w:rFonts w:cs="Times New Roman"/>
          <w:szCs w:val="24"/>
        </w:rPr>
        <w:t xml:space="preserve">variables are statistically significant, </w:t>
      </w:r>
      <w:r w:rsidR="00A54728">
        <w:rPr>
          <w:rFonts w:cs="Times New Roman"/>
          <w:szCs w:val="24"/>
        </w:rPr>
        <w:t>and</w:t>
      </w:r>
      <w:r w:rsidR="009E064F">
        <w:rPr>
          <w:rFonts w:cs="Times New Roman"/>
          <w:szCs w:val="24"/>
        </w:rPr>
        <w:t xml:space="preserve"> the</w:t>
      </w:r>
      <w:r w:rsidR="00B824AA">
        <w:rPr>
          <w:rFonts w:cs="Times New Roman"/>
          <w:szCs w:val="24"/>
        </w:rPr>
        <w:t>ir</w:t>
      </w:r>
      <w:r w:rsidR="009E064F">
        <w:rPr>
          <w:rFonts w:cs="Times New Roman"/>
          <w:szCs w:val="24"/>
        </w:rPr>
        <w:t xml:space="preserve"> signs are mixed</w:t>
      </w:r>
      <w:r w:rsidR="00A54728">
        <w:rPr>
          <w:rFonts w:cs="Times New Roman"/>
          <w:szCs w:val="24"/>
        </w:rPr>
        <w:t xml:space="preserve">.  </w:t>
      </w:r>
      <w:r w:rsidR="00856D12">
        <w:rPr>
          <w:rFonts w:cs="Times New Roman"/>
          <w:szCs w:val="24"/>
        </w:rPr>
        <w:t>Regarding the non-model attributes, m</w:t>
      </w:r>
      <w:r w:rsidR="00B824AA">
        <w:rPr>
          <w:rFonts w:cs="Times New Roman"/>
          <w:szCs w:val="24"/>
        </w:rPr>
        <w:t xml:space="preserve">onetary policy </w:t>
      </w:r>
      <w:r w:rsidR="00F95D1A">
        <w:rPr>
          <w:rFonts w:cs="Times New Roman"/>
          <w:szCs w:val="24"/>
        </w:rPr>
        <w:t xml:space="preserve">has </w:t>
      </w:r>
      <w:r w:rsidR="00AA2422">
        <w:rPr>
          <w:rFonts w:cs="Times New Roman"/>
          <w:szCs w:val="24"/>
        </w:rPr>
        <w:t xml:space="preserve">statistically and economically significantly </w:t>
      </w:r>
      <w:r w:rsidR="00B824AA">
        <w:rPr>
          <w:rFonts w:cs="Times New Roman"/>
          <w:szCs w:val="24"/>
        </w:rPr>
        <w:t xml:space="preserve">larger effects </w:t>
      </w:r>
      <w:r w:rsidR="0059127D">
        <w:rPr>
          <w:rFonts w:cs="Times New Roman"/>
          <w:szCs w:val="24"/>
        </w:rPr>
        <w:t>in</w:t>
      </w:r>
      <w:r w:rsidR="00B824AA">
        <w:rPr>
          <w:rFonts w:cs="Times New Roman"/>
          <w:szCs w:val="24"/>
        </w:rPr>
        <w:t xml:space="preserve"> </w:t>
      </w:r>
      <w:r w:rsidR="005D43CD">
        <w:rPr>
          <w:rFonts w:cs="Times New Roman"/>
          <w:szCs w:val="24"/>
        </w:rPr>
        <w:t xml:space="preserve">models with authors from central banks, perhaps suggesting </w:t>
      </w:r>
      <w:r w:rsidR="00F95D1A">
        <w:rPr>
          <w:rFonts w:cs="Times New Roman"/>
          <w:szCs w:val="24"/>
        </w:rPr>
        <w:t xml:space="preserve">the unsurprising </w:t>
      </w:r>
      <w:r w:rsidR="00892000">
        <w:rPr>
          <w:rFonts w:cs="Times New Roman"/>
          <w:szCs w:val="24"/>
        </w:rPr>
        <w:t xml:space="preserve">inclination on the part of economists engaged in monetary policy work to </w:t>
      </w:r>
      <w:r w:rsidR="005F365D">
        <w:rPr>
          <w:rFonts w:cs="Times New Roman"/>
          <w:szCs w:val="24"/>
        </w:rPr>
        <w:t xml:space="preserve">use models in which </w:t>
      </w:r>
      <w:r w:rsidR="00892000">
        <w:rPr>
          <w:rFonts w:cs="Times New Roman"/>
          <w:szCs w:val="24"/>
        </w:rPr>
        <w:t xml:space="preserve">monetary policy </w:t>
      </w:r>
      <w:r w:rsidR="00B02230">
        <w:rPr>
          <w:rFonts w:cs="Times New Roman"/>
          <w:szCs w:val="24"/>
        </w:rPr>
        <w:t xml:space="preserve">has </w:t>
      </w:r>
      <w:r w:rsidR="00362B0F">
        <w:rPr>
          <w:rFonts w:cs="Times New Roman"/>
          <w:szCs w:val="24"/>
        </w:rPr>
        <w:t>important</w:t>
      </w:r>
      <w:r w:rsidR="00B02230">
        <w:rPr>
          <w:rFonts w:cs="Times New Roman"/>
          <w:szCs w:val="24"/>
        </w:rPr>
        <w:t xml:space="preserve"> effects.  </w:t>
      </w:r>
      <w:r w:rsidR="002861E4">
        <w:rPr>
          <w:rFonts w:cs="Times New Roman"/>
          <w:szCs w:val="24"/>
        </w:rPr>
        <w:t xml:space="preserve">The other non-model attributes are not associated with </w:t>
      </w:r>
      <w:r w:rsidR="00271CD0">
        <w:rPr>
          <w:rFonts w:cs="Times New Roman"/>
          <w:szCs w:val="24"/>
        </w:rPr>
        <w:t xml:space="preserve">significant effects on the impact of monetary policy on output.  </w:t>
      </w:r>
    </w:p>
    <w:p w14:paraId="1024CB43" w14:textId="141A767C" w:rsidR="00836BC1" w:rsidRDefault="00EC5DF9" w:rsidP="00B83CFF">
      <w:pPr>
        <w:pStyle w:val="ListParagraph"/>
        <w:spacing w:before="100" w:beforeAutospacing="1" w:after="100" w:afterAutospacing="1"/>
        <w:ind w:left="0" w:firstLine="720"/>
        <w:rPr>
          <w:rFonts w:cs="Times New Roman"/>
          <w:szCs w:val="24"/>
        </w:rPr>
      </w:pPr>
      <w:r>
        <w:rPr>
          <w:rFonts w:cs="Times New Roman"/>
          <w:szCs w:val="24"/>
        </w:rPr>
        <w:t xml:space="preserve">One might anticipate similar results for the additional channels variables in Figure 6, which shows the results for </w:t>
      </w:r>
      <w:r>
        <w:rPr>
          <w:rFonts w:cs="Times New Roman"/>
          <w:i/>
          <w:iCs/>
          <w:szCs w:val="24"/>
        </w:rPr>
        <w:t>π-slope</w:t>
      </w:r>
      <w:r>
        <w:rPr>
          <w:rFonts w:cs="Times New Roman"/>
          <w:szCs w:val="24"/>
        </w:rPr>
        <w:t xml:space="preserve">, since the effects of monetary policy on inflation operate, at least in part, through </w:t>
      </w:r>
      <w:r w:rsidR="004C0AB8">
        <w:rPr>
          <w:rFonts w:cs="Times New Roman"/>
          <w:szCs w:val="24"/>
        </w:rPr>
        <w:t xml:space="preserve">anticipated </w:t>
      </w:r>
      <w:r>
        <w:rPr>
          <w:rFonts w:cs="Times New Roman"/>
          <w:szCs w:val="24"/>
        </w:rPr>
        <w:t>effects on output and employment.  However, the effects of additional transmission channels are mixed, with the inclusion of net worth and bank credit effects associated with smaller impacts of monetary policy on inflation</w:t>
      </w:r>
      <w:r w:rsidR="00122134">
        <w:rPr>
          <w:rFonts w:cs="Times New Roman"/>
          <w:szCs w:val="24"/>
        </w:rPr>
        <w:t>, while wealth effects are associated with larger effects</w:t>
      </w:r>
      <w:r>
        <w:rPr>
          <w:rFonts w:cs="Times New Roman"/>
          <w:szCs w:val="24"/>
        </w:rPr>
        <w:t xml:space="preserve">.   </w:t>
      </w:r>
      <w:r w:rsidR="00195E5C">
        <w:rPr>
          <w:rFonts w:cs="Times New Roman"/>
          <w:szCs w:val="24"/>
        </w:rPr>
        <w:t>The inclusion of w</w:t>
      </w:r>
      <w:r w:rsidR="00C971ED">
        <w:rPr>
          <w:rFonts w:cs="Times New Roman"/>
          <w:szCs w:val="24"/>
        </w:rPr>
        <w:t xml:space="preserve">age stickiness </w:t>
      </w:r>
      <w:r w:rsidR="00E11BE8">
        <w:rPr>
          <w:rFonts w:cs="Times New Roman"/>
          <w:szCs w:val="24"/>
        </w:rPr>
        <w:t>or</w:t>
      </w:r>
      <w:r w:rsidR="00C971ED">
        <w:rPr>
          <w:rFonts w:cs="Times New Roman"/>
          <w:szCs w:val="24"/>
        </w:rPr>
        <w:t xml:space="preserve"> wage indexation</w:t>
      </w:r>
      <w:r w:rsidR="00195E5C">
        <w:rPr>
          <w:rFonts w:cs="Times New Roman"/>
          <w:szCs w:val="24"/>
        </w:rPr>
        <w:t xml:space="preserve"> tends to reduce the</w:t>
      </w:r>
      <w:r w:rsidR="004C0AB8">
        <w:rPr>
          <w:rFonts w:cs="Times New Roman"/>
          <w:szCs w:val="24"/>
        </w:rPr>
        <w:t xml:space="preserve"> (absolute)</w:t>
      </w:r>
      <w:r w:rsidR="00195E5C">
        <w:rPr>
          <w:rFonts w:cs="Times New Roman"/>
          <w:szCs w:val="24"/>
        </w:rPr>
        <w:t xml:space="preserve"> effects of monetary policy on inflation, perhaps by </w:t>
      </w:r>
      <w:r w:rsidR="00E11BE8">
        <w:rPr>
          <w:rFonts w:cs="Times New Roman"/>
          <w:szCs w:val="24"/>
        </w:rPr>
        <w:t xml:space="preserve">slowing the resulting adjustments in prices.  Price indexation has a similar effect, but it is not statistically significant.  </w:t>
      </w:r>
    </w:p>
    <w:p w14:paraId="56403BF3" w14:textId="77777777" w:rsidR="00836BC1" w:rsidRDefault="00836BC1">
      <w:pPr>
        <w:spacing w:before="0" w:after="160" w:line="259" w:lineRule="auto"/>
        <w:rPr>
          <w:rFonts w:cs="Times New Roman"/>
          <w:szCs w:val="24"/>
        </w:rPr>
      </w:pPr>
      <w:r>
        <w:rPr>
          <w:rFonts w:cs="Times New Roman"/>
          <w:szCs w:val="24"/>
        </w:rPr>
        <w:br w:type="page"/>
      </w:r>
    </w:p>
    <w:p w14:paraId="5E726183" w14:textId="723FD7B8" w:rsidR="00560B19" w:rsidRPr="009C7126" w:rsidRDefault="003629F0" w:rsidP="007615B6">
      <w:pPr>
        <w:spacing w:before="0" w:after="0" w:line="240" w:lineRule="auto"/>
        <w:jc w:val="center"/>
        <w:rPr>
          <w:rFonts w:cs="Times New Roman"/>
          <w:sz w:val="22"/>
        </w:rPr>
      </w:pPr>
      <w:r w:rsidRPr="009C7126">
        <w:rPr>
          <w:rFonts w:cs="Times New Roman"/>
          <w:sz w:val="22"/>
        </w:rPr>
        <w:lastRenderedPageBreak/>
        <w:t>Figure 5</w:t>
      </w:r>
    </w:p>
    <w:p w14:paraId="5BC79E4C" w14:textId="568B1390" w:rsidR="00622026" w:rsidRPr="009C7126" w:rsidRDefault="002E053C" w:rsidP="007615B6">
      <w:pPr>
        <w:spacing w:after="0" w:line="240" w:lineRule="auto"/>
        <w:jc w:val="center"/>
        <w:rPr>
          <w:rFonts w:cs="Times New Roman"/>
          <w:b/>
          <w:bCs/>
          <w:sz w:val="22"/>
          <w:u w:val="single"/>
        </w:rPr>
      </w:pPr>
      <w:r>
        <w:rPr>
          <w:rFonts w:cs="Times New Roman"/>
          <w:b/>
          <w:bCs/>
          <w:sz w:val="22"/>
          <w:u w:val="single"/>
        </w:rPr>
        <w:t>I</w:t>
      </w:r>
      <w:r w:rsidR="009C7126" w:rsidRPr="009C7126">
        <w:rPr>
          <w:rFonts w:cs="Times New Roman"/>
          <w:b/>
          <w:bCs/>
          <w:sz w:val="22"/>
          <w:u w:val="single"/>
        </w:rPr>
        <w:t xml:space="preserve">nfluence of attribute variables </w:t>
      </w:r>
      <w:r w:rsidR="00622026" w:rsidRPr="009C7126">
        <w:rPr>
          <w:rFonts w:cs="Times New Roman"/>
          <w:b/>
          <w:bCs/>
          <w:sz w:val="22"/>
          <w:u w:val="single"/>
        </w:rPr>
        <w:t>o</w:t>
      </w:r>
      <w:r w:rsidR="009C7126" w:rsidRPr="009C7126">
        <w:rPr>
          <w:rFonts w:cs="Times New Roman"/>
          <w:b/>
          <w:bCs/>
          <w:sz w:val="22"/>
          <w:u w:val="single"/>
        </w:rPr>
        <w:t>n</w:t>
      </w:r>
      <w:r w:rsidR="00622026" w:rsidRPr="009C7126">
        <w:rPr>
          <w:rFonts w:cs="Times New Roman"/>
          <w:b/>
          <w:bCs/>
          <w:sz w:val="22"/>
          <w:u w:val="single"/>
        </w:rPr>
        <w:t xml:space="preserve"> </w:t>
      </w:r>
      <w:r w:rsidR="00622026" w:rsidRPr="009C7126">
        <w:rPr>
          <w:rFonts w:cs="Times New Roman"/>
          <w:b/>
          <w:bCs/>
          <w:i/>
          <w:iCs/>
          <w:sz w:val="22"/>
          <w:u w:val="single"/>
        </w:rPr>
        <w:t>y-slope</w:t>
      </w:r>
      <w:r w:rsidR="00D329F0" w:rsidRPr="009C7126">
        <w:rPr>
          <w:rFonts w:cs="Times New Roman"/>
          <w:b/>
          <w:bCs/>
          <w:sz w:val="22"/>
          <w:u w:val="single"/>
        </w:rPr>
        <w:t xml:space="preserve"> </w:t>
      </w:r>
    </w:p>
    <w:p w14:paraId="447D3306" w14:textId="78D89687" w:rsidR="003629F0" w:rsidRPr="009C7126" w:rsidRDefault="00622026" w:rsidP="00F220D8">
      <w:pPr>
        <w:spacing w:before="40" w:after="0" w:line="240" w:lineRule="auto"/>
        <w:jc w:val="center"/>
        <w:rPr>
          <w:rFonts w:cs="Times New Roman"/>
          <w:sz w:val="20"/>
          <w:szCs w:val="20"/>
        </w:rPr>
      </w:pPr>
      <w:r w:rsidRPr="009C7126">
        <w:rPr>
          <w:rFonts w:cs="Times New Roman"/>
          <w:sz w:val="20"/>
          <w:szCs w:val="20"/>
        </w:rPr>
        <w:t>(</w:t>
      </w:r>
      <w:r w:rsidR="005F4963">
        <w:rPr>
          <w:rFonts w:cs="Times New Roman"/>
          <w:sz w:val="20"/>
          <w:szCs w:val="20"/>
        </w:rPr>
        <w:t xml:space="preserve">robust least squares, </w:t>
      </w:r>
      <w:r w:rsidR="009C7126">
        <w:rPr>
          <w:rFonts w:cs="Times New Roman"/>
          <w:sz w:val="20"/>
          <w:szCs w:val="20"/>
        </w:rPr>
        <w:t>full sample</w:t>
      </w:r>
      <w:r w:rsidR="009C7126" w:rsidRPr="009C7126">
        <w:rPr>
          <w:rFonts w:cs="Times New Roman"/>
          <w:sz w:val="20"/>
          <w:szCs w:val="20"/>
        </w:rPr>
        <w:t>,</w:t>
      </w:r>
      <w:r w:rsidRPr="009C7126">
        <w:rPr>
          <w:rFonts w:cs="Times New Roman"/>
          <w:sz w:val="20"/>
          <w:szCs w:val="20"/>
        </w:rPr>
        <w:t xml:space="preserve"> with </w:t>
      </w:r>
      <w:r w:rsidR="009C7126" w:rsidRPr="009C7126">
        <w:rPr>
          <w:rFonts w:cs="Times New Roman"/>
          <w:sz w:val="20"/>
          <w:szCs w:val="20"/>
        </w:rPr>
        <w:t>r</w:t>
      </w:r>
      <w:r w:rsidR="00D329F0" w:rsidRPr="009C7126">
        <w:rPr>
          <w:rFonts w:cs="Times New Roman"/>
          <w:sz w:val="20"/>
          <w:szCs w:val="20"/>
        </w:rPr>
        <w:t xml:space="preserve">ule </w:t>
      </w:r>
      <w:r w:rsidR="008D094F">
        <w:rPr>
          <w:rFonts w:cs="Times New Roman"/>
          <w:sz w:val="20"/>
          <w:szCs w:val="20"/>
        </w:rPr>
        <w:t>and estimated dummies as controls</w:t>
      </w:r>
      <w:r w:rsidRPr="009C7126">
        <w:rPr>
          <w:rFonts w:cs="Times New Roman"/>
          <w:sz w:val="20"/>
          <w:szCs w:val="20"/>
        </w:rPr>
        <w:t>)</w:t>
      </w:r>
    </w:p>
    <w:p w14:paraId="2CC38EBA" w14:textId="2AB913AE" w:rsidR="009B0689" w:rsidRDefault="00E37C79" w:rsidP="006549AB">
      <w:pPr>
        <w:spacing w:before="100" w:beforeAutospacing="1" w:after="0" w:line="240" w:lineRule="auto"/>
        <w:rPr>
          <w:rFonts w:cs="Times New Roman"/>
          <w:szCs w:val="24"/>
        </w:rPr>
      </w:pPr>
      <w:r>
        <w:rPr>
          <w:rFonts w:cs="Times New Roman"/>
          <w:szCs w:val="24"/>
        </w:rPr>
        <w:t xml:space="preserve">Model </w:t>
      </w:r>
      <w:r w:rsidR="009C7126">
        <w:rPr>
          <w:rFonts w:cs="Times New Roman"/>
          <w:szCs w:val="24"/>
        </w:rPr>
        <w:t>a</w:t>
      </w:r>
      <w:r>
        <w:rPr>
          <w:rFonts w:cs="Times New Roman"/>
          <w:szCs w:val="24"/>
        </w:rPr>
        <w:t xml:space="preserve">ttribute </w:t>
      </w:r>
      <w:r w:rsidR="009C7126">
        <w:rPr>
          <w:rFonts w:cs="Times New Roman"/>
          <w:szCs w:val="24"/>
        </w:rPr>
        <w:t>v</w:t>
      </w:r>
      <w:r>
        <w:rPr>
          <w:rFonts w:cs="Times New Roman"/>
          <w:szCs w:val="24"/>
        </w:rPr>
        <w:t xml:space="preserve">ariables: </w:t>
      </w:r>
    </w:p>
    <w:p w14:paraId="34177DE0" w14:textId="4021407B" w:rsidR="003629F0" w:rsidRPr="00F0794B" w:rsidRDefault="00D9458B" w:rsidP="00C12442">
      <w:pPr>
        <w:spacing w:before="100" w:beforeAutospacing="1" w:after="100" w:afterAutospacing="1"/>
        <w:rPr>
          <w:noProof/>
        </w:rPr>
      </w:pPr>
      <w:r>
        <w:rPr>
          <w:rFonts w:cs="Times New Roman"/>
          <w:noProof/>
          <w:szCs w:val="24"/>
        </w:rPr>
        <w:drawing>
          <wp:inline distT="0" distB="0" distL="0" distR="0" wp14:anchorId="42AB1E98" wp14:editId="602BBF55">
            <wp:extent cx="5944235" cy="2822575"/>
            <wp:effectExtent l="0" t="0" r="0" b="0"/>
            <wp:docPr id="113137686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4235" cy="2822575"/>
                    </a:xfrm>
                    <a:prstGeom prst="rect">
                      <a:avLst/>
                    </a:prstGeom>
                    <a:noFill/>
                  </pic:spPr>
                </pic:pic>
              </a:graphicData>
            </a:graphic>
          </wp:inline>
        </w:drawing>
      </w:r>
      <w:r w:rsidR="00F0794B">
        <w:rPr>
          <w:rFonts w:cs="Times New Roman"/>
          <w:szCs w:val="24"/>
        </w:rPr>
        <w:t>Non-</w:t>
      </w:r>
      <w:r w:rsidR="009B0689">
        <w:rPr>
          <w:rFonts w:cs="Times New Roman"/>
          <w:szCs w:val="24"/>
        </w:rPr>
        <w:t xml:space="preserve">model </w:t>
      </w:r>
      <w:r w:rsidR="009C7126">
        <w:rPr>
          <w:rFonts w:cs="Times New Roman"/>
          <w:szCs w:val="24"/>
        </w:rPr>
        <w:t>a</w:t>
      </w:r>
      <w:r w:rsidR="009B0689">
        <w:rPr>
          <w:rFonts w:cs="Times New Roman"/>
          <w:szCs w:val="24"/>
        </w:rPr>
        <w:t xml:space="preserve">ttribute </w:t>
      </w:r>
      <w:r w:rsidR="009C7126">
        <w:rPr>
          <w:rFonts w:cs="Times New Roman"/>
          <w:szCs w:val="24"/>
        </w:rPr>
        <w:t>v</w:t>
      </w:r>
      <w:r w:rsidR="009B0689">
        <w:rPr>
          <w:rFonts w:cs="Times New Roman"/>
          <w:szCs w:val="24"/>
        </w:rPr>
        <w:t>ariables</w:t>
      </w:r>
      <w:r w:rsidR="00800766">
        <w:rPr>
          <w:rFonts w:cs="Times New Roman"/>
          <w:szCs w:val="24"/>
        </w:rPr>
        <w:t>:</w:t>
      </w:r>
      <w:r w:rsidR="0053669E">
        <w:rPr>
          <w:noProof/>
        </w:rPr>
        <w:drawing>
          <wp:inline distT="0" distB="0" distL="0" distR="0" wp14:anchorId="401F1DD2" wp14:editId="2828C90E">
            <wp:extent cx="5943600" cy="2952115"/>
            <wp:effectExtent l="0" t="0" r="0" b="635"/>
            <wp:docPr id="868752689" name="Picture 1"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52689" name="Picture 1" descr="A graph with colorful lines&#10;&#10;AI-generated content may be incorrect."/>
                    <pic:cNvPicPr/>
                  </pic:nvPicPr>
                  <pic:blipFill>
                    <a:blip r:embed="rId31"/>
                    <a:stretch>
                      <a:fillRect/>
                    </a:stretch>
                  </pic:blipFill>
                  <pic:spPr>
                    <a:xfrm>
                      <a:off x="0" y="0"/>
                      <a:ext cx="5943600" cy="2952115"/>
                    </a:xfrm>
                    <a:prstGeom prst="rect">
                      <a:avLst/>
                    </a:prstGeom>
                  </pic:spPr>
                </pic:pic>
              </a:graphicData>
            </a:graphic>
          </wp:inline>
        </w:drawing>
      </w:r>
      <w:r w:rsidR="003629F0">
        <w:rPr>
          <w:rFonts w:cs="Times New Roman"/>
          <w:szCs w:val="24"/>
        </w:rPr>
        <w:br w:type="page"/>
      </w:r>
    </w:p>
    <w:p w14:paraId="2F01B417" w14:textId="23363458" w:rsidR="00291402" w:rsidRPr="009C7126" w:rsidRDefault="00291402" w:rsidP="009C7126">
      <w:pPr>
        <w:spacing w:before="0" w:after="0" w:line="240" w:lineRule="auto"/>
        <w:jc w:val="center"/>
        <w:rPr>
          <w:rFonts w:cs="Times New Roman"/>
          <w:sz w:val="22"/>
        </w:rPr>
      </w:pPr>
      <w:r w:rsidRPr="009C7126">
        <w:rPr>
          <w:rFonts w:cs="Times New Roman"/>
          <w:sz w:val="22"/>
        </w:rPr>
        <w:lastRenderedPageBreak/>
        <w:t xml:space="preserve">Figure </w:t>
      </w:r>
      <w:r w:rsidR="00106DF3" w:rsidRPr="009C7126">
        <w:rPr>
          <w:rFonts w:cs="Times New Roman"/>
          <w:sz w:val="22"/>
        </w:rPr>
        <w:t>6</w:t>
      </w:r>
    </w:p>
    <w:p w14:paraId="6F669D63" w14:textId="22E0CF70" w:rsidR="00291402" w:rsidRPr="009C7126" w:rsidRDefault="002E053C" w:rsidP="009C7126">
      <w:pPr>
        <w:spacing w:after="0" w:line="240" w:lineRule="auto"/>
        <w:jc w:val="center"/>
        <w:rPr>
          <w:rFonts w:cs="Times New Roman"/>
          <w:b/>
          <w:bCs/>
          <w:sz w:val="22"/>
          <w:u w:val="single"/>
        </w:rPr>
      </w:pPr>
      <w:r>
        <w:rPr>
          <w:rFonts w:cs="Times New Roman"/>
          <w:b/>
          <w:bCs/>
          <w:sz w:val="22"/>
          <w:u w:val="single"/>
        </w:rPr>
        <w:t>I</w:t>
      </w:r>
      <w:r w:rsidR="009C7126" w:rsidRPr="009C7126">
        <w:rPr>
          <w:rFonts w:cs="Times New Roman"/>
          <w:b/>
          <w:bCs/>
          <w:sz w:val="22"/>
          <w:u w:val="single"/>
        </w:rPr>
        <w:t>nfluence of attribute variables on</w:t>
      </w:r>
      <w:r w:rsidR="00291402" w:rsidRPr="009C7126">
        <w:rPr>
          <w:rFonts w:cs="Times New Roman"/>
          <w:b/>
          <w:bCs/>
          <w:sz w:val="22"/>
          <w:u w:val="single"/>
        </w:rPr>
        <w:t xml:space="preserve"> </w:t>
      </w:r>
      <w:r w:rsidR="00291402" w:rsidRPr="009C7126">
        <w:rPr>
          <w:rFonts w:cs="Times New Roman"/>
          <w:b/>
          <w:bCs/>
          <w:i/>
          <w:iCs/>
          <w:sz w:val="22"/>
          <w:u w:val="single"/>
        </w:rPr>
        <w:t>π-slope</w:t>
      </w:r>
      <w:r w:rsidR="00291402" w:rsidRPr="009C7126">
        <w:rPr>
          <w:rFonts w:cs="Times New Roman"/>
          <w:b/>
          <w:bCs/>
          <w:sz w:val="22"/>
          <w:u w:val="single"/>
        </w:rPr>
        <w:t xml:space="preserve"> </w:t>
      </w:r>
    </w:p>
    <w:p w14:paraId="4EB0C04C" w14:textId="583A7C50" w:rsidR="00291402" w:rsidRPr="009C7126" w:rsidRDefault="00291402" w:rsidP="00A61F80">
      <w:pPr>
        <w:spacing w:before="40" w:after="0" w:line="240" w:lineRule="auto"/>
        <w:jc w:val="center"/>
        <w:rPr>
          <w:rFonts w:cs="Times New Roman"/>
          <w:sz w:val="20"/>
          <w:szCs w:val="20"/>
        </w:rPr>
      </w:pPr>
      <w:r w:rsidRPr="009C7126">
        <w:rPr>
          <w:rFonts w:cs="Times New Roman"/>
          <w:sz w:val="20"/>
          <w:szCs w:val="20"/>
        </w:rPr>
        <w:t>(</w:t>
      </w:r>
      <w:r w:rsidR="005F4963">
        <w:rPr>
          <w:rFonts w:cs="Times New Roman"/>
          <w:sz w:val="20"/>
          <w:szCs w:val="20"/>
        </w:rPr>
        <w:t xml:space="preserve">robust least squares, </w:t>
      </w:r>
      <w:r w:rsidR="009C7126">
        <w:rPr>
          <w:rFonts w:cs="Times New Roman"/>
          <w:sz w:val="20"/>
          <w:szCs w:val="20"/>
        </w:rPr>
        <w:t>full sample,</w:t>
      </w:r>
      <w:r w:rsidRPr="009C7126">
        <w:rPr>
          <w:rFonts w:cs="Times New Roman"/>
          <w:sz w:val="20"/>
          <w:szCs w:val="20"/>
        </w:rPr>
        <w:t xml:space="preserve"> </w:t>
      </w:r>
      <w:r w:rsidR="008D094F" w:rsidRPr="009C7126">
        <w:rPr>
          <w:rFonts w:cs="Times New Roman"/>
          <w:sz w:val="20"/>
          <w:szCs w:val="20"/>
        </w:rPr>
        <w:t xml:space="preserve">with rule </w:t>
      </w:r>
      <w:r w:rsidR="008D094F">
        <w:rPr>
          <w:rFonts w:cs="Times New Roman"/>
          <w:sz w:val="20"/>
          <w:szCs w:val="20"/>
        </w:rPr>
        <w:t>and estimated dummies as controls</w:t>
      </w:r>
      <w:r w:rsidRPr="009C7126">
        <w:rPr>
          <w:rFonts w:cs="Times New Roman"/>
          <w:sz w:val="20"/>
          <w:szCs w:val="20"/>
        </w:rPr>
        <w:t>)</w:t>
      </w:r>
    </w:p>
    <w:p w14:paraId="143F7005" w14:textId="77777777" w:rsidR="00484356" w:rsidRDefault="00484356" w:rsidP="00291402">
      <w:pPr>
        <w:spacing w:before="0" w:after="160" w:line="259" w:lineRule="auto"/>
        <w:rPr>
          <w:rFonts w:cs="Times New Roman"/>
          <w:szCs w:val="24"/>
        </w:rPr>
      </w:pPr>
    </w:p>
    <w:p w14:paraId="5B5B0405" w14:textId="7B29F8EC" w:rsidR="009B0689" w:rsidRDefault="00291402" w:rsidP="00291402">
      <w:pPr>
        <w:spacing w:before="0" w:after="160" w:line="259" w:lineRule="auto"/>
        <w:rPr>
          <w:rFonts w:cs="Times New Roman"/>
          <w:szCs w:val="24"/>
        </w:rPr>
      </w:pPr>
      <w:r>
        <w:rPr>
          <w:rFonts w:cs="Times New Roman"/>
          <w:szCs w:val="24"/>
        </w:rPr>
        <w:t>Model Attribute Variables:</w:t>
      </w:r>
    </w:p>
    <w:p w14:paraId="6DC1B5AD" w14:textId="03E9F0C6" w:rsidR="00291402" w:rsidRDefault="008B6DD7" w:rsidP="00291402">
      <w:pPr>
        <w:spacing w:before="0" w:after="160" w:line="259" w:lineRule="auto"/>
        <w:rPr>
          <w:rFonts w:cs="Times New Roman"/>
          <w:szCs w:val="24"/>
        </w:rPr>
      </w:pPr>
      <w:r w:rsidRPr="008B6DD7">
        <w:rPr>
          <w:noProof/>
        </w:rPr>
        <w:drawing>
          <wp:inline distT="0" distB="0" distL="0" distR="0" wp14:anchorId="40C689B6" wp14:editId="56BE1B78">
            <wp:extent cx="5943600" cy="2898140"/>
            <wp:effectExtent l="0" t="0" r="0" b="0"/>
            <wp:docPr id="146859172" name="Picture 1" descr="A graph with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59172" name="Picture 1" descr="A graph with colored lines&#10;&#10;AI-generated content may be incorrect."/>
                    <pic:cNvPicPr/>
                  </pic:nvPicPr>
                  <pic:blipFill>
                    <a:blip r:embed="rId32"/>
                    <a:stretch>
                      <a:fillRect/>
                    </a:stretch>
                  </pic:blipFill>
                  <pic:spPr>
                    <a:xfrm>
                      <a:off x="0" y="0"/>
                      <a:ext cx="5943600" cy="2898140"/>
                    </a:xfrm>
                    <a:prstGeom prst="rect">
                      <a:avLst/>
                    </a:prstGeom>
                  </pic:spPr>
                </pic:pic>
              </a:graphicData>
            </a:graphic>
          </wp:inline>
        </w:drawing>
      </w:r>
    </w:p>
    <w:p w14:paraId="1D615F82" w14:textId="42A427FF" w:rsidR="00291402" w:rsidRDefault="00291402" w:rsidP="00291402">
      <w:pPr>
        <w:spacing w:before="0" w:after="160" w:line="259" w:lineRule="auto"/>
        <w:rPr>
          <w:noProof/>
        </w:rPr>
      </w:pPr>
      <w:bookmarkStart w:id="160" w:name="_Hlk192930411"/>
      <w:r>
        <w:rPr>
          <w:rFonts w:cs="Times New Roman"/>
          <w:szCs w:val="24"/>
        </w:rPr>
        <w:t>Non-model Attribute Variables</w:t>
      </w:r>
      <w:r w:rsidR="00800766">
        <w:rPr>
          <w:rFonts w:cs="Times New Roman"/>
          <w:szCs w:val="24"/>
        </w:rPr>
        <w:t>:</w:t>
      </w:r>
      <w:r w:rsidR="006D6B50" w:rsidRPr="006D6B50">
        <w:t xml:space="preserve"> </w:t>
      </w:r>
    </w:p>
    <w:p w14:paraId="2FB0925D" w14:textId="02652EFD" w:rsidR="009B2DF5" w:rsidRDefault="00C13C46" w:rsidP="00291402">
      <w:pPr>
        <w:spacing w:before="0" w:after="160" w:line="259" w:lineRule="auto"/>
        <w:rPr>
          <w:rFonts w:cs="Times New Roman"/>
          <w:szCs w:val="24"/>
        </w:rPr>
      </w:pPr>
      <w:r w:rsidRPr="00C13C46">
        <w:rPr>
          <w:noProof/>
        </w:rPr>
        <w:drawing>
          <wp:inline distT="0" distB="0" distL="0" distR="0" wp14:anchorId="7EC85003" wp14:editId="70371129">
            <wp:extent cx="5943600" cy="2994660"/>
            <wp:effectExtent l="0" t="0" r="0" b="0"/>
            <wp:docPr id="52917999" name="Picture 1"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7999" name="Picture 1" descr="A graph with colorful lines&#10;&#10;AI-generated content may be incorrect."/>
                    <pic:cNvPicPr/>
                  </pic:nvPicPr>
                  <pic:blipFill>
                    <a:blip r:embed="rId33"/>
                    <a:stretch>
                      <a:fillRect/>
                    </a:stretch>
                  </pic:blipFill>
                  <pic:spPr>
                    <a:xfrm>
                      <a:off x="0" y="0"/>
                      <a:ext cx="5943600" cy="2994660"/>
                    </a:xfrm>
                    <a:prstGeom prst="rect">
                      <a:avLst/>
                    </a:prstGeom>
                  </pic:spPr>
                </pic:pic>
              </a:graphicData>
            </a:graphic>
          </wp:inline>
        </w:drawing>
      </w:r>
    </w:p>
    <w:bookmarkEnd w:id="160"/>
    <w:p w14:paraId="67940100" w14:textId="0D2461C4" w:rsidR="003629F0" w:rsidRDefault="003629F0" w:rsidP="00560B19">
      <w:pPr>
        <w:spacing w:before="100" w:beforeAutospacing="1" w:after="100" w:afterAutospacing="1"/>
        <w:rPr>
          <w:rFonts w:cs="Times New Roman"/>
          <w:szCs w:val="24"/>
        </w:rPr>
      </w:pPr>
    </w:p>
    <w:p w14:paraId="02FB5023" w14:textId="648C4649" w:rsidR="005935D1" w:rsidRDefault="004C0AB8" w:rsidP="005935D1">
      <w:pPr>
        <w:pStyle w:val="ListParagraph"/>
        <w:spacing w:before="100" w:beforeAutospacing="1" w:after="100" w:afterAutospacing="1"/>
        <w:ind w:left="0"/>
        <w:rPr>
          <w:rFonts w:cs="Times New Roman"/>
          <w:szCs w:val="24"/>
        </w:rPr>
      </w:pPr>
      <w:r>
        <w:rPr>
          <w:rFonts w:cs="Times New Roman"/>
          <w:szCs w:val="24"/>
        </w:rPr>
        <w:lastRenderedPageBreak/>
        <w:t xml:space="preserve">The relatively few models </w:t>
      </w:r>
      <w:r w:rsidR="005935D1">
        <w:rPr>
          <w:rFonts w:cs="Times New Roman"/>
          <w:szCs w:val="24"/>
        </w:rPr>
        <w:t xml:space="preserve">with adaptive learning show larger effects of monetary policy on inflation.  Not surprisingly, given the earlier discussion, models from papers before 2000 tend to show larger effects of monetary policy on inflation. </w:t>
      </w:r>
    </w:p>
    <w:p w14:paraId="7E3DEEC8" w14:textId="7F6D61C5" w:rsidR="005935D1" w:rsidRDefault="005935D1" w:rsidP="005935D1">
      <w:pPr>
        <w:pStyle w:val="ListParagraph"/>
        <w:spacing w:before="100" w:beforeAutospacing="1" w:after="100" w:afterAutospacing="1"/>
        <w:ind w:left="0" w:firstLine="720"/>
        <w:rPr>
          <w:rFonts w:cs="Times New Roman"/>
          <w:szCs w:val="24"/>
        </w:rPr>
      </w:pPr>
      <w:r>
        <w:rPr>
          <w:rFonts w:cs="Times New Roman"/>
          <w:szCs w:val="24"/>
        </w:rPr>
        <w:t xml:space="preserve">As shown in Figure 7, the size of the sacrifice ratio is not consistently associated with the </w:t>
      </w:r>
      <w:r w:rsidR="000B1DC3">
        <w:rPr>
          <w:rFonts w:cs="Times New Roman"/>
          <w:szCs w:val="24"/>
        </w:rPr>
        <w:t>wage and price setting variables</w:t>
      </w:r>
      <w:r>
        <w:rPr>
          <w:rFonts w:cs="Times New Roman"/>
          <w:szCs w:val="24"/>
        </w:rPr>
        <w:t>.</w:t>
      </w:r>
      <w:r>
        <w:rPr>
          <w:rStyle w:val="FootnoteReference"/>
          <w:rFonts w:cs="Times New Roman"/>
          <w:szCs w:val="24"/>
        </w:rPr>
        <w:footnoteReference w:id="27"/>
      </w:r>
      <w:r>
        <w:rPr>
          <w:rFonts w:cs="Times New Roman"/>
          <w:szCs w:val="24"/>
        </w:rPr>
        <w:t xml:space="preserve">  </w:t>
      </w:r>
      <w:r w:rsidR="0061781C">
        <w:rPr>
          <w:rFonts w:cs="Times New Roman"/>
          <w:szCs w:val="24"/>
        </w:rPr>
        <w:t xml:space="preserve">Wage indexation is associated with </w:t>
      </w:r>
      <w:r w:rsidR="009F62B0">
        <w:rPr>
          <w:rFonts w:cs="Times New Roman"/>
          <w:szCs w:val="24"/>
        </w:rPr>
        <w:t xml:space="preserve">significantly </w:t>
      </w:r>
      <w:r w:rsidR="0061781C">
        <w:rPr>
          <w:rFonts w:cs="Times New Roman"/>
          <w:szCs w:val="24"/>
        </w:rPr>
        <w:t xml:space="preserve">larger sacrifice ratios, while </w:t>
      </w:r>
      <w:r w:rsidR="009F62B0">
        <w:rPr>
          <w:rFonts w:cs="Times New Roman"/>
          <w:szCs w:val="24"/>
        </w:rPr>
        <w:t xml:space="preserve">the effects of wage stickiness and price indexation are of opposite sign and not statistically significant.  </w:t>
      </w:r>
      <w:r w:rsidR="008026AE">
        <w:rPr>
          <w:rFonts w:cs="Times New Roman"/>
          <w:szCs w:val="24"/>
        </w:rPr>
        <w:t xml:space="preserve">The monetary policy channels variables show similar mixed results, with only the net worth effect being significant.  </w:t>
      </w:r>
      <w:r w:rsidR="00454578">
        <w:rPr>
          <w:rFonts w:cs="Times New Roman"/>
          <w:szCs w:val="24"/>
        </w:rPr>
        <w:t xml:space="preserve">The vintage of models is more striking, with </w:t>
      </w:r>
      <w:r w:rsidR="00A55D6A">
        <w:rPr>
          <w:rFonts w:cs="Times New Roman"/>
          <w:szCs w:val="24"/>
        </w:rPr>
        <w:t xml:space="preserve">earlier models having larger sacrifice ratios and later models having smaller sacrifice ratios.  </w:t>
      </w:r>
    </w:p>
    <w:p w14:paraId="046AC77F" w14:textId="1B35F5B9" w:rsidR="004B57F3" w:rsidRDefault="00497C2A" w:rsidP="005604D5">
      <w:pPr>
        <w:pStyle w:val="ListParagraph"/>
        <w:spacing w:before="100" w:beforeAutospacing="1" w:after="100" w:afterAutospacing="1"/>
        <w:ind w:left="0" w:firstLine="720"/>
        <w:rPr>
          <w:rFonts w:cs="Times New Roman"/>
          <w:szCs w:val="24"/>
        </w:rPr>
      </w:pPr>
      <w:r>
        <w:rPr>
          <w:rFonts w:cs="Times New Roman"/>
          <w:szCs w:val="24"/>
        </w:rPr>
        <w:t>Turning the timing of the effects of policy, r</w:t>
      </w:r>
      <w:r w:rsidR="005559B5">
        <w:rPr>
          <w:rFonts w:cs="Times New Roman"/>
          <w:szCs w:val="24"/>
        </w:rPr>
        <w:t xml:space="preserve">emarkably few of our explanatory variables </w:t>
      </w:r>
      <w:r w:rsidR="00582BC0">
        <w:rPr>
          <w:rFonts w:cs="Times New Roman"/>
          <w:szCs w:val="24"/>
        </w:rPr>
        <w:t xml:space="preserve">appear to be related to the lags with which monetary policy affects output (Figure 8).  </w:t>
      </w:r>
      <w:r w:rsidR="00951CCF">
        <w:rPr>
          <w:rFonts w:cs="Times New Roman"/>
          <w:szCs w:val="24"/>
        </w:rPr>
        <w:t>Only the effect of central bank authors stands out, with such authors associated with somewhat longer lags in the effects of policy</w:t>
      </w:r>
      <w:r>
        <w:rPr>
          <w:rFonts w:cs="Times New Roman"/>
          <w:szCs w:val="24"/>
        </w:rPr>
        <w:t xml:space="preserve">, consistent with the non-structural research suggesting relatively long lags.  </w:t>
      </w:r>
      <w:r w:rsidR="000904A7">
        <w:rPr>
          <w:rFonts w:cs="Times New Roman"/>
          <w:szCs w:val="24"/>
        </w:rPr>
        <w:t xml:space="preserve">In the case of the inflation effects, </w:t>
      </w:r>
      <w:r w:rsidR="00DB3899">
        <w:rPr>
          <w:rFonts w:cs="Times New Roman"/>
          <w:szCs w:val="24"/>
        </w:rPr>
        <w:t xml:space="preserve">most of the model attribute variables (the top panel of Figure 9) are not significant, though they generally are associated with </w:t>
      </w:r>
      <w:r w:rsidR="00930CE8">
        <w:rPr>
          <w:rFonts w:cs="Times New Roman"/>
          <w:szCs w:val="24"/>
        </w:rPr>
        <w:t xml:space="preserve">somewhat shorter lags.  </w:t>
      </w:r>
      <w:r w:rsidR="00E20AE4">
        <w:rPr>
          <w:rFonts w:cs="Times New Roman"/>
          <w:szCs w:val="24"/>
        </w:rPr>
        <w:t>As one might expect, adaptive learn</w:t>
      </w:r>
      <w:r w:rsidR="007A0F95">
        <w:rPr>
          <w:rFonts w:cs="Times New Roman"/>
          <w:szCs w:val="24"/>
        </w:rPr>
        <w:t xml:space="preserve">ing is associated with </w:t>
      </w:r>
      <w:r w:rsidR="00872D4F">
        <w:rPr>
          <w:rFonts w:cs="Times New Roman"/>
          <w:szCs w:val="24"/>
        </w:rPr>
        <w:t>more gradual</w:t>
      </w:r>
      <w:r w:rsidR="007A0F95">
        <w:rPr>
          <w:rFonts w:cs="Times New Roman"/>
          <w:szCs w:val="24"/>
        </w:rPr>
        <w:t xml:space="preserve"> effects of monetary policy on inflation</w:t>
      </w:r>
      <w:r w:rsidR="00872D4F">
        <w:rPr>
          <w:rFonts w:cs="Times New Roman"/>
          <w:szCs w:val="24"/>
        </w:rPr>
        <w:t>, though those effects are not statistically significant</w:t>
      </w:r>
      <w:r w:rsidR="007A0F95">
        <w:rPr>
          <w:rFonts w:cs="Times New Roman"/>
          <w:szCs w:val="24"/>
        </w:rPr>
        <w:t xml:space="preserve">.  </w:t>
      </w:r>
      <w:r w:rsidR="00122CCE">
        <w:rPr>
          <w:rFonts w:cs="Times New Roman"/>
          <w:szCs w:val="24"/>
        </w:rPr>
        <w:t>The non-model attributes</w:t>
      </w:r>
      <w:r w:rsidR="00872D4F">
        <w:rPr>
          <w:rFonts w:cs="Times New Roman"/>
          <w:szCs w:val="24"/>
        </w:rPr>
        <w:t xml:space="preserve"> are more telling.  </w:t>
      </w:r>
      <w:r w:rsidR="00F23AD8">
        <w:rPr>
          <w:rFonts w:cs="Times New Roman"/>
          <w:szCs w:val="24"/>
        </w:rPr>
        <w:t>As with output, the involvement of central bank authors is associated with somewhat longer lags</w:t>
      </w:r>
      <w:r w:rsidR="00EB3FE3">
        <w:rPr>
          <w:rFonts w:cs="Times New Roman"/>
          <w:szCs w:val="24"/>
        </w:rPr>
        <w:t xml:space="preserve">.  Larger models have shorter lags, on average.  </w:t>
      </w:r>
      <w:r w:rsidR="00E4052C">
        <w:rPr>
          <w:rFonts w:cs="Times New Roman"/>
          <w:szCs w:val="24"/>
        </w:rPr>
        <w:t>Timing</w:t>
      </w:r>
      <w:r w:rsidR="00EB3FE3">
        <w:rPr>
          <w:rFonts w:cs="Times New Roman"/>
          <w:szCs w:val="24"/>
        </w:rPr>
        <w:t xml:space="preserve"> </w:t>
      </w:r>
      <w:r w:rsidR="001F761E">
        <w:rPr>
          <w:rFonts w:cs="Times New Roman"/>
          <w:szCs w:val="24"/>
        </w:rPr>
        <w:t>has important effects both statistically and economically</w:t>
      </w:r>
      <w:r w:rsidR="00590DCB">
        <w:rPr>
          <w:rFonts w:cs="Times New Roman"/>
          <w:szCs w:val="24"/>
        </w:rPr>
        <w:t xml:space="preserve">, with earlier </w:t>
      </w:r>
      <w:r w:rsidR="00E4052C">
        <w:rPr>
          <w:rFonts w:cs="Times New Roman"/>
          <w:szCs w:val="24"/>
        </w:rPr>
        <w:t xml:space="preserve">vintages of papers and earlier estimation </w:t>
      </w:r>
      <w:r w:rsidR="00E4052C">
        <w:rPr>
          <w:rFonts w:cs="Times New Roman"/>
          <w:szCs w:val="24"/>
        </w:rPr>
        <w:lastRenderedPageBreak/>
        <w:t>periods associated with longer lags</w:t>
      </w:r>
      <w:r w:rsidR="005604D5">
        <w:rPr>
          <w:rFonts w:cs="Times New Roman"/>
          <w:szCs w:val="24"/>
        </w:rPr>
        <w:t xml:space="preserve">, consistent with the increased emphasis on well-anchored expectations and the divine coincidence in the more recent periods.  </w:t>
      </w:r>
      <w:r w:rsidR="004B57F3">
        <w:rPr>
          <w:rFonts w:cs="Times New Roman"/>
          <w:szCs w:val="24"/>
        </w:rPr>
        <w:t xml:space="preserve">This shortening of monetary policy lags over time is consistent with the results in Doh et al (2022), though they find that the lags have shortened for both inflation and output responses. </w:t>
      </w:r>
    </w:p>
    <w:p w14:paraId="114F9746" w14:textId="01ADC8C1" w:rsidR="005F0919" w:rsidRDefault="00291402" w:rsidP="005935D1">
      <w:pPr>
        <w:pStyle w:val="ListParagraph"/>
        <w:spacing w:before="100" w:beforeAutospacing="1" w:after="100" w:afterAutospacing="1"/>
        <w:ind w:left="0"/>
        <w:rPr>
          <w:rFonts w:cs="Times New Roman"/>
          <w:szCs w:val="24"/>
        </w:rPr>
      </w:pPr>
      <w:r>
        <w:rPr>
          <w:rFonts w:cs="Times New Roman"/>
          <w:szCs w:val="24"/>
        </w:rPr>
        <w:br w:type="page"/>
      </w:r>
    </w:p>
    <w:p w14:paraId="314089BC" w14:textId="18AF1F47" w:rsidR="007E45C9" w:rsidRPr="00A61F80" w:rsidRDefault="007E45C9" w:rsidP="00A61F80">
      <w:pPr>
        <w:spacing w:before="0" w:after="0" w:line="240" w:lineRule="auto"/>
        <w:jc w:val="center"/>
        <w:rPr>
          <w:rFonts w:cs="Times New Roman"/>
          <w:sz w:val="22"/>
        </w:rPr>
      </w:pPr>
      <w:r w:rsidRPr="00A61F80">
        <w:rPr>
          <w:rFonts w:cs="Times New Roman"/>
          <w:sz w:val="22"/>
        </w:rPr>
        <w:lastRenderedPageBreak/>
        <w:t>Figure 7</w:t>
      </w:r>
    </w:p>
    <w:p w14:paraId="13F0CF56" w14:textId="620B78D8" w:rsidR="007E45C9" w:rsidRPr="00A61F80" w:rsidRDefault="002E053C" w:rsidP="00A61F80">
      <w:pPr>
        <w:spacing w:after="0" w:line="240" w:lineRule="auto"/>
        <w:jc w:val="center"/>
        <w:rPr>
          <w:rFonts w:cs="Times New Roman"/>
          <w:b/>
          <w:bCs/>
          <w:sz w:val="22"/>
          <w:u w:val="single"/>
        </w:rPr>
      </w:pPr>
      <w:r>
        <w:rPr>
          <w:rFonts w:cs="Times New Roman"/>
          <w:b/>
          <w:bCs/>
          <w:sz w:val="22"/>
          <w:u w:val="single"/>
        </w:rPr>
        <w:t xml:space="preserve">Influence </w:t>
      </w:r>
      <w:r w:rsidR="007E45C9" w:rsidRPr="00A61F80">
        <w:rPr>
          <w:rFonts w:cs="Times New Roman"/>
          <w:b/>
          <w:bCs/>
          <w:sz w:val="22"/>
          <w:u w:val="single"/>
        </w:rPr>
        <w:t>of</w:t>
      </w:r>
      <w:r>
        <w:rPr>
          <w:rFonts w:cs="Times New Roman"/>
          <w:b/>
          <w:bCs/>
          <w:sz w:val="22"/>
          <w:u w:val="single"/>
        </w:rPr>
        <w:t xml:space="preserve"> attribute variables on</w:t>
      </w:r>
      <w:r w:rsidR="007E45C9" w:rsidRPr="00A61F80">
        <w:rPr>
          <w:rFonts w:cs="Times New Roman"/>
          <w:b/>
          <w:bCs/>
          <w:sz w:val="22"/>
          <w:u w:val="single"/>
        </w:rPr>
        <w:t xml:space="preserve"> </w:t>
      </w:r>
      <w:proofErr w:type="spellStart"/>
      <w:r w:rsidR="00636B79" w:rsidRPr="00A61F80">
        <w:rPr>
          <w:rFonts w:cs="Times New Roman"/>
          <w:b/>
          <w:bCs/>
          <w:i/>
          <w:iCs/>
          <w:sz w:val="22"/>
          <w:u w:val="single"/>
        </w:rPr>
        <w:t>sacratio</w:t>
      </w:r>
      <w:proofErr w:type="spellEnd"/>
      <w:r w:rsidR="007E45C9" w:rsidRPr="00A61F80">
        <w:rPr>
          <w:rFonts w:cs="Times New Roman"/>
          <w:b/>
          <w:bCs/>
          <w:sz w:val="22"/>
          <w:u w:val="single"/>
        </w:rPr>
        <w:t xml:space="preserve"> </w:t>
      </w:r>
    </w:p>
    <w:p w14:paraId="184EC826" w14:textId="19C4115A" w:rsidR="007E45C9" w:rsidRPr="00A61F80" w:rsidRDefault="007E45C9" w:rsidP="00A61F80">
      <w:pPr>
        <w:spacing w:before="40" w:after="0" w:line="240" w:lineRule="auto"/>
        <w:jc w:val="center"/>
        <w:rPr>
          <w:rFonts w:cs="Times New Roman"/>
          <w:sz w:val="20"/>
          <w:szCs w:val="20"/>
        </w:rPr>
      </w:pPr>
      <w:r w:rsidRPr="00A61F80">
        <w:rPr>
          <w:rFonts w:cs="Times New Roman"/>
          <w:sz w:val="20"/>
          <w:szCs w:val="20"/>
        </w:rPr>
        <w:t>(</w:t>
      </w:r>
      <w:r w:rsidR="005F4963">
        <w:rPr>
          <w:rFonts w:cs="Times New Roman"/>
          <w:sz w:val="20"/>
          <w:szCs w:val="20"/>
        </w:rPr>
        <w:t xml:space="preserve">robust least squares, </w:t>
      </w:r>
      <w:r w:rsidR="008D094F" w:rsidRPr="009C7126">
        <w:rPr>
          <w:rFonts w:cs="Times New Roman"/>
          <w:sz w:val="20"/>
          <w:szCs w:val="20"/>
        </w:rPr>
        <w:t xml:space="preserve">with rule </w:t>
      </w:r>
      <w:r w:rsidR="008D094F">
        <w:rPr>
          <w:rFonts w:cs="Times New Roman"/>
          <w:sz w:val="20"/>
          <w:szCs w:val="20"/>
        </w:rPr>
        <w:t>and estimated dummies as controls</w:t>
      </w:r>
      <w:r w:rsidRPr="00A61F80">
        <w:rPr>
          <w:rFonts w:cs="Times New Roman"/>
          <w:sz w:val="20"/>
          <w:szCs w:val="20"/>
        </w:rPr>
        <w:t>)</w:t>
      </w:r>
    </w:p>
    <w:p w14:paraId="41414613" w14:textId="77777777" w:rsidR="00484356" w:rsidRDefault="00484356" w:rsidP="007E45C9">
      <w:pPr>
        <w:spacing w:before="0" w:after="160" w:line="259" w:lineRule="auto"/>
        <w:rPr>
          <w:rFonts w:cs="Times New Roman"/>
          <w:szCs w:val="24"/>
        </w:rPr>
      </w:pPr>
    </w:p>
    <w:p w14:paraId="21610C3C" w14:textId="56B38D51" w:rsidR="007E45C9" w:rsidRDefault="007E45C9" w:rsidP="007E45C9">
      <w:pPr>
        <w:spacing w:before="0" w:after="160" w:line="259" w:lineRule="auto"/>
        <w:rPr>
          <w:rFonts w:cs="Times New Roman"/>
          <w:szCs w:val="24"/>
        </w:rPr>
      </w:pPr>
      <w:r>
        <w:rPr>
          <w:rFonts w:cs="Times New Roman"/>
          <w:szCs w:val="24"/>
        </w:rPr>
        <w:t xml:space="preserve">Model </w:t>
      </w:r>
      <w:r w:rsidR="00A61F80">
        <w:rPr>
          <w:rFonts w:cs="Times New Roman"/>
          <w:szCs w:val="24"/>
        </w:rPr>
        <w:t>a</w:t>
      </w:r>
      <w:r>
        <w:rPr>
          <w:rFonts w:cs="Times New Roman"/>
          <w:szCs w:val="24"/>
        </w:rPr>
        <w:t xml:space="preserve">ttribute </w:t>
      </w:r>
      <w:r w:rsidR="00A61F80">
        <w:rPr>
          <w:rFonts w:cs="Times New Roman"/>
          <w:szCs w:val="24"/>
        </w:rPr>
        <w:t>v</w:t>
      </w:r>
      <w:r>
        <w:rPr>
          <w:rFonts w:cs="Times New Roman"/>
          <w:szCs w:val="24"/>
        </w:rPr>
        <w:t>ariables:</w:t>
      </w:r>
    </w:p>
    <w:p w14:paraId="19C20BC8" w14:textId="46CD3484" w:rsidR="001B770E" w:rsidRDefault="005D7C29" w:rsidP="00636B79">
      <w:pPr>
        <w:spacing w:before="0" w:after="160" w:line="259" w:lineRule="auto"/>
        <w:rPr>
          <w:noProof/>
        </w:rPr>
      </w:pPr>
      <w:r w:rsidRPr="005D7C29">
        <w:rPr>
          <w:noProof/>
        </w:rPr>
        <w:drawing>
          <wp:inline distT="0" distB="0" distL="0" distR="0" wp14:anchorId="49648471" wp14:editId="5070DEEC">
            <wp:extent cx="5943600" cy="2877820"/>
            <wp:effectExtent l="0" t="0" r="0" b="0"/>
            <wp:docPr id="146245801" name="Picture 1" descr="A graph with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45801" name="Picture 1" descr="A graph with colored lines&#10;&#10;AI-generated content may be incorrect."/>
                    <pic:cNvPicPr/>
                  </pic:nvPicPr>
                  <pic:blipFill>
                    <a:blip r:embed="rId34"/>
                    <a:stretch>
                      <a:fillRect/>
                    </a:stretch>
                  </pic:blipFill>
                  <pic:spPr>
                    <a:xfrm>
                      <a:off x="0" y="0"/>
                      <a:ext cx="5943600" cy="2877820"/>
                    </a:xfrm>
                    <a:prstGeom prst="rect">
                      <a:avLst/>
                    </a:prstGeom>
                  </pic:spPr>
                </pic:pic>
              </a:graphicData>
            </a:graphic>
          </wp:inline>
        </w:drawing>
      </w:r>
    </w:p>
    <w:p w14:paraId="6AB750C7" w14:textId="511F0931" w:rsidR="00636B79" w:rsidRDefault="00636B79" w:rsidP="00636B79">
      <w:pPr>
        <w:spacing w:before="0" w:after="160" w:line="259" w:lineRule="auto"/>
        <w:rPr>
          <w:noProof/>
        </w:rPr>
      </w:pPr>
      <w:r>
        <w:rPr>
          <w:rFonts w:cs="Times New Roman"/>
          <w:szCs w:val="24"/>
        </w:rPr>
        <w:t xml:space="preserve">Non-model </w:t>
      </w:r>
      <w:r w:rsidR="00A61F80">
        <w:rPr>
          <w:rFonts w:cs="Times New Roman"/>
          <w:szCs w:val="24"/>
        </w:rPr>
        <w:t>a</w:t>
      </w:r>
      <w:r>
        <w:rPr>
          <w:rFonts w:cs="Times New Roman"/>
          <w:szCs w:val="24"/>
        </w:rPr>
        <w:t xml:space="preserve">ttribute </w:t>
      </w:r>
      <w:r w:rsidR="00A61F80">
        <w:rPr>
          <w:rFonts w:cs="Times New Roman"/>
          <w:szCs w:val="24"/>
        </w:rPr>
        <w:t>v</w:t>
      </w:r>
      <w:r>
        <w:rPr>
          <w:rFonts w:cs="Times New Roman"/>
          <w:szCs w:val="24"/>
        </w:rPr>
        <w:t>ariables</w:t>
      </w:r>
      <w:r w:rsidR="00800766">
        <w:rPr>
          <w:rFonts w:cs="Times New Roman"/>
          <w:szCs w:val="24"/>
        </w:rPr>
        <w:t>:</w:t>
      </w:r>
      <w:r w:rsidR="006D6B50" w:rsidRPr="006D6B50">
        <w:t xml:space="preserve"> </w:t>
      </w:r>
    </w:p>
    <w:p w14:paraId="23E39ECE" w14:textId="7857F8A4" w:rsidR="00636B79" w:rsidRDefault="00484356">
      <w:pPr>
        <w:spacing w:before="0" w:after="160" w:line="259" w:lineRule="auto"/>
        <w:rPr>
          <w:rFonts w:cs="Times New Roman"/>
          <w:szCs w:val="24"/>
        </w:rPr>
      </w:pPr>
      <w:r w:rsidRPr="00484356">
        <w:rPr>
          <w:noProof/>
        </w:rPr>
        <w:drawing>
          <wp:inline distT="0" distB="0" distL="0" distR="0" wp14:anchorId="61EAAB54" wp14:editId="5146C94E">
            <wp:extent cx="5943600" cy="3009265"/>
            <wp:effectExtent l="0" t="0" r="0" b="635"/>
            <wp:docPr id="1127808298" name="Picture 1" descr="A graph with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808298" name="Picture 1" descr="A graph with colored lines&#10;&#10;AI-generated content may be incorrect."/>
                    <pic:cNvPicPr/>
                  </pic:nvPicPr>
                  <pic:blipFill>
                    <a:blip r:embed="rId35"/>
                    <a:stretch>
                      <a:fillRect/>
                    </a:stretch>
                  </pic:blipFill>
                  <pic:spPr>
                    <a:xfrm>
                      <a:off x="0" y="0"/>
                      <a:ext cx="5943600" cy="3009265"/>
                    </a:xfrm>
                    <a:prstGeom prst="rect">
                      <a:avLst/>
                    </a:prstGeom>
                  </pic:spPr>
                </pic:pic>
              </a:graphicData>
            </a:graphic>
          </wp:inline>
        </w:drawing>
      </w:r>
    </w:p>
    <w:p w14:paraId="1D1C5777" w14:textId="635437C9" w:rsidR="007E45C9" w:rsidRDefault="007E45C9">
      <w:pPr>
        <w:spacing w:before="0" w:after="160" w:line="259" w:lineRule="auto"/>
        <w:rPr>
          <w:rFonts w:cs="Times New Roman"/>
          <w:szCs w:val="24"/>
        </w:rPr>
      </w:pPr>
    </w:p>
    <w:p w14:paraId="0FC79FD5" w14:textId="77777777" w:rsidR="00A61F80" w:rsidRDefault="00A61F80">
      <w:pPr>
        <w:spacing w:before="0" w:after="160" w:line="259" w:lineRule="auto"/>
        <w:rPr>
          <w:rFonts w:cs="Times New Roman"/>
          <w:szCs w:val="24"/>
        </w:rPr>
      </w:pPr>
    </w:p>
    <w:p w14:paraId="22AD6219" w14:textId="0E664244" w:rsidR="009165FD" w:rsidRPr="00A61F80" w:rsidRDefault="009165FD" w:rsidP="00A61F80">
      <w:pPr>
        <w:spacing w:before="0" w:after="0" w:line="240" w:lineRule="auto"/>
        <w:jc w:val="center"/>
        <w:rPr>
          <w:rFonts w:cs="Times New Roman"/>
          <w:sz w:val="22"/>
        </w:rPr>
      </w:pPr>
      <w:r w:rsidRPr="00A61F80">
        <w:rPr>
          <w:rFonts w:cs="Times New Roman"/>
          <w:sz w:val="22"/>
        </w:rPr>
        <w:lastRenderedPageBreak/>
        <w:t>Figure 8</w:t>
      </w:r>
    </w:p>
    <w:p w14:paraId="70991E9D" w14:textId="47985825" w:rsidR="009165FD" w:rsidRPr="00A61F80" w:rsidRDefault="002E053C" w:rsidP="00A61F80">
      <w:pPr>
        <w:spacing w:after="0" w:line="240" w:lineRule="auto"/>
        <w:jc w:val="center"/>
        <w:rPr>
          <w:rFonts w:cs="Times New Roman"/>
          <w:b/>
          <w:bCs/>
          <w:sz w:val="22"/>
          <w:u w:val="single"/>
        </w:rPr>
      </w:pPr>
      <w:r>
        <w:rPr>
          <w:rFonts w:cs="Times New Roman"/>
          <w:b/>
          <w:bCs/>
          <w:sz w:val="22"/>
          <w:u w:val="single"/>
        </w:rPr>
        <w:t>Influence of attribute variables on</w:t>
      </w:r>
      <w:r w:rsidR="009165FD" w:rsidRPr="00A61F80">
        <w:rPr>
          <w:rFonts w:cs="Times New Roman"/>
          <w:b/>
          <w:bCs/>
          <w:sz w:val="22"/>
          <w:u w:val="single"/>
        </w:rPr>
        <w:t xml:space="preserve"> </w:t>
      </w:r>
      <w:r w:rsidR="009165FD" w:rsidRPr="00A61F80">
        <w:rPr>
          <w:rFonts w:cs="Times New Roman"/>
          <w:b/>
          <w:bCs/>
          <w:i/>
          <w:iCs/>
          <w:sz w:val="22"/>
          <w:u w:val="single"/>
        </w:rPr>
        <w:t>y-timing</w:t>
      </w:r>
      <w:r w:rsidR="009165FD" w:rsidRPr="00A61F80">
        <w:rPr>
          <w:rFonts w:cs="Times New Roman"/>
          <w:b/>
          <w:bCs/>
          <w:sz w:val="22"/>
          <w:u w:val="single"/>
        </w:rPr>
        <w:t xml:space="preserve"> </w:t>
      </w:r>
    </w:p>
    <w:p w14:paraId="3D385C74" w14:textId="6ED8E9C1" w:rsidR="009165FD" w:rsidRPr="00A61F80" w:rsidRDefault="009165FD" w:rsidP="00A61F80">
      <w:pPr>
        <w:spacing w:before="40" w:after="0" w:line="240" w:lineRule="auto"/>
        <w:jc w:val="center"/>
        <w:rPr>
          <w:rFonts w:cs="Times New Roman"/>
          <w:sz w:val="20"/>
          <w:szCs w:val="20"/>
        </w:rPr>
      </w:pPr>
      <w:r w:rsidRPr="00A61F80">
        <w:rPr>
          <w:rFonts w:cs="Times New Roman"/>
          <w:sz w:val="20"/>
          <w:szCs w:val="20"/>
        </w:rPr>
        <w:t>(</w:t>
      </w:r>
      <w:r w:rsidR="005F4963">
        <w:rPr>
          <w:rFonts w:cs="Times New Roman"/>
          <w:sz w:val="20"/>
          <w:szCs w:val="20"/>
        </w:rPr>
        <w:t xml:space="preserve">negative binomial </w:t>
      </w:r>
      <w:r w:rsidR="00B96DC4">
        <w:rPr>
          <w:rFonts w:cs="Times New Roman"/>
          <w:sz w:val="20"/>
          <w:szCs w:val="20"/>
        </w:rPr>
        <w:t>regression</w:t>
      </w:r>
      <w:r w:rsidR="005F4963">
        <w:rPr>
          <w:rFonts w:cs="Times New Roman"/>
          <w:sz w:val="20"/>
          <w:szCs w:val="20"/>
        </w:rPr>
        <w:t xml:space="preserve">, </w:t>
      </w:r>
      <w:r w:rsidR="00A61F80">
        <w:rPr>
          <w:rFonts w:cs="Times New Roman"/>
          <w:sz w:val="20"/>
          <w:szCs w:val="20"/>
        </w:rPr>
        <w:t>full sample,</w:t>
      </w:r>
      <w:r w:rsidRPr="00A61F80">
        <w:rPr>
          <w:rFonts w:cs="Times New Roman"/>
          <w:sz w:val="20"/>
          <w:szCs w:val="20"/>
        </w:rPr>
        <w:t xml:space="preserve"> </w:t>
      </w:r>
      <w:r w:rsidR="008D094F" w:rsidRPr="009C7126">
        <w:rPr>
          <w:rFonts w:cs="Times New Roman"/>
          <w:sz w:val="20"/>
          <w:szCs w:val="20"/>
        </w:rPr>
        <w:t xml:space="preserve">with rule </w:t>
      </w:r>
      <w:r w:rsidR="008D094F">
        <w:rPr>
          <w:rFonts w:cs="Times New Roman"/>
          <w:sz w:val="20"/>
          <w:szCs w:val="20"/>
        </w:rPr>
        <w:t>and estimated dummies as controls</w:t>
      </w:r>
      <w:r w:rsidRPr="00A61F80">
        <w:rPr>
          <w:rFonts w:cs="Times New Roman"/>
          <w:sz w:val="20"/>
          <w:szCs w:val="20"/>
        </w:rPr>
        <w:t>)</w:t>
      </w:r>
    </w:p>
    <w:p w14:paraId="098AE70E" w14:textId="77777777" w:rsidR="00AC09D7" w:rsidRDefault="00AC09D7" w:rsidP="009165FD">
      <w:pPr>
        <w:spacing w:before="0" w:after="160" w:line="259" w:lineRule="auto"/>
        <w:rPr>
          <w:rFonts w:cs="Times New Roman"/>
          <w:szCs w:val="24"/>
        </w:rPr>
      </w:pPr>
    </w:p>
    <w:p w14:paraId="363FABE0" w14:textId="191303F1" w:rsidR="009165FD" w:rsidRDefault="009165FD" w:rsidP="009165FD">
      <w:pPr>
        <w:spacing w:before="0" w:after="160" w:line="259" w:lineRule="auto"/>
        <w:rPr>
          <w:rFonts w:cs="Times New Roman"/>
          <w:szCs w:val="24"/>
        </w:rPr>
      </w:pPr>
      <w:r>
        <w:rPr>
          <w:rFonts w:cs="Times New Roman"/>
          <w:szCs w:val="24"/>
        </w:rPr>
        <w:t xml:space="preserve">Model </w:t>
      </w:r>
      <w:r w:rsidR="00A61F80">
        <w:rPr>
          <w:rFonts w:cs="Times New Roman"/>
          <w:szCs w:val="24"/>
        </w:rPr>
        <w:t>a</w:t>
      </w:r>
      <w:r>
        <w:rPr>
          <w:rFonts w:cs="Times New Roman"/>
          <w:szCs w:val="24"/>
        </w:rPr>
        <w:t xml:space="preserve">ttribute </w:t>
      </w:r>
      <w:r w:rsidR="00A61F80">
        <w:rPr>
          <w:rFonts w:cs="Times New Roman"/>
          <w:szCs w:val="24"/>
        </w:rPr>
        <w:t>v</w:t>
      </w:r>
      <w:r>
        <w:rPr>
          <w:rFonts w:cs="Times New Roman"/>
          <w:szCs w:val="24"/>
        </w:rPr>
        <w:t>ariables:</w:t>
      </w:r>
    </w:p>
    <w:p w14:paraId="30ED05C5" w14:textId="2B9A92BE" w:rsidR="007E45C9" w:rsidRDefault="00B96DC4">
      <w:pPr>
        <w:spacing w:before="0" w:after="160" w:line="259" w:lineRule="auto"/>
        <w:rPr>
          <w:rFonts w:cs="Times New Roman"/>
          <w:szCs w:val="24"/>
        </w:rPr>
      </w:pPr>
      <w:r w:rsidRPr="00B96DC4">
        <w:rPr>
          <w:noProof/>
        </w:rPr>
        <w:drawing>
          <wp:inline distT="0" distB="0" distL="0" distR="0" wp14:anchorId="3DF0AB9B" wp14:editId="14B58E38">
            <wp:extent cx="5772150" cy="2863874"/>
            <wp:effectExtent l="0" t="0" r="0" b="0"/>
            <wp:docPr id="1871945505" name="Picture 1"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45505" name="Picture 1" descr="A graph with colorful lines&#10;&#10;AI-generated content may be incorrect."/>
                    <pic:cNvPicPr/>
                  </pic:nvPicPr>
                  <pic:blipFill>
                    <a:blip r:embed="rId36"/>
                    <a:stretch>
                      <a:fillRect/>
                    </a:stretch>
                  </pic:blipFill>
                  <pic:spPr>
                    <a:xfrm>
                      <a:off x="0" y="0"/>
                      <a:ext cx="5774488" cy="2865034"/>
                    </a:xfrm>
                    <a:prstGeom prst="rect">
                      <a:avLst/>
                    </a:prstGeom>
                  </pic:spPr>
                </pic:pic>
              </a:graphicData>
            </a:graphic>
          </wp:inline>
        </w:drawing>
      </w:r>
    </w:p>
    <w:p w14:paraId="586A7010" w14:textId="77777777" w:rsidR="008C704A" w:rsidRDefault="009165FD">
      <w:pPr>
        <w:spacing w:before="0" w:after="160" w:line="259" w:lineRule="auto"/>
      </w:pPr>
      <w:r w:rsidRPr="009165FD">
        <w:rPr>
          <w:rFonts w:cs="Times New Roman"/>
          <w:szCs w:val="24"/>
        </w:rPr>
        <w:t xml:space="preserve">Non-model </w:t>
      </w:r>
      <w:r w:rsidR="00A61F80">
        <w:rPr>
          <w:rFonts w:cs="Times New Roman"/>
          <w:szCs w:val="24"/>
        </w:rPr>
        <w:t>a</w:t>
      </w:r>
      <w:r w:rsidRPr="009165FD">
        <w:rPr>
          <w:rFonts w:cs="Times New Roman"/>
          <w:szCs w:val="24"/>
        </w:rPr>
        <w:t xml:space="preserve">ttribute </w:t>
      </w:r>
      <w:r w:rsidR="00A61F80">
        <w:rPr>
          <w:rFonts w:cs="Times New Roman"/>
          <w:szCs w:val="24"/>
        </w:rPr>
        <w:t>v</w:t>
      </w:r>
      <w:r w:rsidRPr="009165FD">
        <w:rPr>
          <w:rFonts w:cs="Times New Roman"/>
          <w:szCs w:val="24"/>
        </w:rPr>
        <w:t>ariables</w:t>
      </w:r>
      <w:r w:rsidR="00800766">
        <w:rPr>
          <w:rFonts w:cs="Times New Roman"/>
          <w:szCs w:val="24"/>
        </w:rPr>
        <w:t>:</w:t>
      </w:r>
      <w:r w:rsidRPr="009165FD">
        <w:rPr>
          <w:rFonts w:cs="Times New Roman"/>
          <w:szCs w:val="24"/>
        </w:rPr>
        <w:t xml:space="preserve"> </w:t>
      </w:r>
      <w:r w:rsidR="00800766" w:rsidRPr="00800766">
        <w:t xml:space="preserve"> </w:t>
      </w:r>
    </w:p>
    <w:p w14:paraId="40D3A55D" w14:textId="3A58F411" w:rsidR="00AC09D7" w:rsidRPr="00636C71" w:rsidRDefault="00A30286" w:rsidP="00636C71">
      <w:pPr>
        <w:spacing w:before="0" w:after="160" w:line="259" w:lineRule="auto"/>
        <w:rPr>
          <w:rFonts w:cs="Times New Roman"/>
          <w:szCs w:val="24"/>
        </w:rPr>
      </w:pPr>
      <w:r w:rsidRPr="00A30286">
        <w:rPr>
          <w:noProof/>
        </w:rPr>
        <w:drawing>
          <wp:inline distT="0" distB="0" distL="0" distR="0" wp14:anchorId="38F398FA" wp14:editId="680615B1">
            <wp:extent cx="5753100" cy="2956454"/>
            <wp:effectExtent l="0" t="0" r="0" b="0"/>
            <wp:docPr id="2011257604" name="Picture 1" descr="A graph with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257604" name="Picture 1" descr="A graph with colored lines&#10;&#10;AI-generated content may be incorrect."/>
                    <pic:cNvPicPr/>
                  </pic:nvPicPr>
                  <pic:blipFill>
                    <a:blip r:embed="rId37"/>
                    <a:stretch>
                      <a:fillRect/>
                    </a:stretch>
                  </pic:blipFill>
                  <pic:spPr>
                    <a:xfrm>
                      <a:off x="0" y="0"/>
                      <a:ext cx="5759727" cy="2959860"/>
                    </a:xfrm>
                    <a:prstGeom prst="rect">
                      <a:avLst/>
                    </a:prstGeom>
                  </pic:spPr>
                </pic:pic>
              </a:graphicData>
            </a:graphic>
          </wp:inline>
        </w:drawing>
      </w:r>
      <w:r w:rsidR="00AC09D7" w:rsidRPr="00AC09D7">
        <w:rPr>
          <w:noProof/>
        </w:rPr>
        <w:drawing>
          <wp:inline distT="0" distB="0" distL="0" distR="0" wp14:anchorId="37D5FDE1" wp14:editId="5B01BFA2">
            <wp:extent cx="5943600" cy="200660"/>
            <wp:effectExtent l="0" t="0" r="0" b="8890"/>
            <wp:docPr id="23564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647429" name=""/>
                    <pic:cNvPicPr/>
                  </pic:nvPicPr>
                  <pic:blipFill>
                    <a:blip r:embed="rId38"/>
                    <a:stretch>
                      <a:fillRect/>
                    </a:stretch>
                  </pic:blipFill>
                  <pic:spPr>
                    <a:xfrm>
                      <a:off x="0" y="0"/>
                      <a:ext cx="5943600" cy="200660"/>
                    </a:xfrm>
                    <a:prstGeom prst="rect">
                      <a:avLst/>
                    </a:prstGeom>
                  </pic:spPr>
                </pic:pic>
              </a:graphicData>
            </a:graphic>
          </wp:inline>
        </w:drawing>
      </w:r>
    </w:p>
    <w:p w14:paraId="3D6F5389" w14:textId="77777777" w:rsidR="00636C71" w:rsidRDefault="00636C71" w:rsidP="00A61F80">
      <w:pPr>
        <w:spacing w:before="0" w:after="0" w:line="240" w:lineRule="auto"/>
        <w:jc w:val="center"/>
        <w:rPr>
          <w:rFonts w:cs="Times New Roman"/>
          <w:sz w:val="22"/>
        </w:rPr>
      </w:pPr>
    </w:p>
    <w:p w14:paraId="43BB8CEC" w14:textId="77777777" w:rsidR="00636C71" w:rsidRDefault="00636C71" w:rsidP="00A61F80">
      <w:pPr>
        <w:spacing w:before="0" w:after="0" w:line="240" w:lineRule="auto"/>
        <w:jc w:val="center"/>
        <w:rPr>
          <w:rFonts w:cs="Times New Roman"/>
          <w:sz w:val="22"/>
        </w:rPr>
      </w:pPr>
    </w:p>
    <w:p w14:paraId="05EB0DED" w14:textId="72E4847C" w:rsidR="00800766" w:rsidRPr="00A61F80" w:rsidRDefault="00800766" w:rsidP="00A61F80">
      <w:pPr>
        <w:spacing w:before="0" w:after="0" w:line="240" w:lineRule="auto"/>
        <w:jc w:val="center"/>
        <w:rPr>
          <w:rFonts w:cs="Times New Roman"/>
          <w:sz w:val="22"/>
        </w:rPr>
      </w:pPr>
      <w:r w:rsidRPr="00A61F80">
        <w:rPr>
          <w:rFonts w:cs="Times New Roman"/>
          <w:sz w:val="22"/>
        </w:rPr>
        <w:lastRenderedPageBreak/>
        <w:t>Figure 9</w:t>
      </w:r>
    </w:p>
    <w:p w14:paraId="2582015C" w14:textId="69A6E455" w:rsidR="00800766" w:rsidRPr="00A61F80" w:rsidRDefault="002E053C" w:rsidP="00A61F80">
      <w:pPr>
        <w:spacing w:before="0" w:after="0" w:line="240" w:lineRule="auto"/>
        <w:jc w:val="center"/>
        <w:rPr>
          <w:rFonts w:cs="Times New Roman"/>
          <w:b/>
          <w:bCs/>
          <w:sz w:val="22"/>
          <w:u w:val="single"/>
        </w:rPr>
      </w:pPr>
      <w:r>
        <w:rPr>
          <w:rFonts w:cs="Times New Roman"/>
          <w:b/>
          <w:bCs/>
          <w:sz w:val="22"/>
          <w:u w:val="single"/>
        </w:rPr>
        <w:t>Influence of attribute variables on</w:t>
      </w:r>
      <w:r w:rsidR="00800766" w:rsidRPr="00A61F80">
        <w:rPr>
          <w:rFonts w:cs="Times New Roman"/>
          <w:b/>
          <w:bCs/>
          <w:sz w:val="22"/>
          <w:u w:val="single"/>
        </w:rPr>
        <w:t xml:space="preserve"> </w:t>
      </w:r>
      <w:r w:rsidR="00800766" w:rsidRPr="00A61F80">
        <w:rPr>
          <w:rFonts w:cs="Times New Roman"/>
          <w:b/>
          <w:bCs/>
          <w:i/>
          <w:iCs/>
          <w:sz w:val="22"/>
          <w:u w:val="single"/>
        </w:rPr>
        <w:t>π-timing</w:t>
      </w:r>
      <w:r w:rsidR="00800766" w:rsidRPr="00A61F80">
        <w:rPr>
          <w:rFonts w:cs="Times New Roman"/>
          <w:b/>
          <w:bCs/>
          <w:sz w:val="22"/>
          <w:u w:val="single"/>
        </w:rPr>
        <w:t xml:space="preserve"> </w:t>
      </w:r>
    </w:p>
    <w:p w14:paraId="077AEC1C" w14:textId="27BA798A" w:rsidR="00800766" w:rsidRPr="00A61F80" w:rsidRDefault="00800766" w:rsidP="00A61F80">
      <w:pPr>
        <w:spacing w:before="40" w:after="0" w:line="240" w:lineRule="auto"/>
        <w:jc w:val="center"/>
        <w:rPr>
          <w:rFonts w:cs="Times New Roman"/>
          <w:sz w:val="20"/>
          <w:szCs w:val="20"/>
        </w:rPr>
      </w:pPr>
      <w:r w:rsidRPr="00A61F80">
        <w:rPr>
          <w:rFonts w:cs="Times New Roman"/>
          <w:sz w:val="20"/>
          <w:szCs w:val="20"/>
        </w:rPr>
        <w:t>(</w:t>
      </w:r>
      <w:r w:rsidR="005F4963">
        <w:rPr>
          <w:rFonts w:cs="Times New Roman"/>
          <w:sz w:val="20"/>
          <w:szCs w:val="20"/>
        </w:rPr>
        <w:t xml:space="preserve">negative binomial </w:t>
      </w:r>
      <w:r w:rsidR="00510848">
        <w:rPr>
          <w:rFonts w:cs="Times New Roman"/>
          <w:sz w:val="20"/>
          <w:szCs w:val="20"/>
        </w:rPr>
        <w:t>regression</w:t>
      </w:r>
      <w:r w:rsidR="005F4963">
        <w:rPr>
          <w:rFonts w:cs="Times New Roman"/>
          <w:sz w:val="20"/>
          <w:szCs w:val="20"/>
        </w:rPr>
        <w:t xml:space="preserve">, </w:t>
      </w:r>
      <w:r w:rsidR="00905108">
        <w:rPr>
          <w:rFonts w:cs="Times New Roman"/>
          <w:sz w:val="20"/>
          <w:szCs w:val="20"/>
        </w:rPr>
        <w:t>full sample,</w:t>
      </w:r>
      <w:r w:rsidRPr="00A61F80">
        <w:rPr>
          <w:rFonts w:cs="Times New Roman"/>
          <w:sz w:val="20"/>
          <w:szCs w:val="20"/>
        </w:rPr>
        <w:t xml:space="preserve"> </w:t>
      </w:r>
      <w:r w:rsidR="008D094F" w:rsidRPr="009C7126">
        <w:rPr>
          <w:rFonts w:cs="Times New Roman"/>
          <w:sz w:val="20"/>
          <w:szCs w:val="20"/>
        </w:rPr>
        <w:t xml:space="preserve">with rule </w:t>
      </w:r>
      <w:r w:rsidR="008D094F">
        <w:rPr>
          <w:rFonts w:cs="Times New Roman"/>
          <w:sz w:val="20"/>
          <w:szCs w:val="20"/>
        </w:rPr>
        <w:t>and estimated dummies as controls</w:t>
      </w:r>
      <w:r w:rsidRPr="00A61F80">
        <w:rPr>
          <w:rFonts w:cs="Times New Roman"/>
          <w:sz w:val="20"/>
          <w:szCs w:val="20"/>
        </w:rPr>
        <w:t>)</w:t>
      </w:r>
    </w:p>
    <w:p w14:paraId="7B95D5CD" w14:textId="77777777" w:rsidR="00FE5BDA" w:rsidRDefault="00FE5BDA" w:rsidP="00800766">
      <w:pPr>
        <w:spacing w:before="0" w:after="160" w:line="259" w:lineRule="auto"/>
        <w:rPr>
          <w:rFonts w:cs="Times New Roman"/>
          <w:szCs w:val="24"/>
        </w:rPr>
      </w:pPr>
    </w:p>
    <w:p w14:paraId="1BF5FE7B" w14:textId="2EE0A7E5" w:rsidR="00800766" w:rsidRDefault="00800766" w:rsidP="00800766">
      <w:pPr>
        <w:spacing w:before="0" w:after="160" w:line="259" w:lineRule="auto"/>
        <w:rPr>
          <w:rFonts w:cs="Times New Roman"/>
          <w:szCs w:val="24"/>
        </w:rPr>
      </w:pPr>
      <w:r>
        <w:rPr>
          <w:rFonts w:cs="Times New Roman"/>
          <w:szCs w:val="24"/>
        </w:rPr>
        <w:t xml:space="preserve">Model </w:t>
      </w:r>
      <w:r w:rsidR="00A61F80">
        <w:rPr>
          <w:rFonts w:cs="Times New Roman"/>
          <w:szCs w:val="24"/>
        </w:rPr>
        <w:t>a</w:t>
      </w:r>
      <w:r>
        <w:rPr>
          <w:rFonts w:cs="Times New Roman"/>
          <w:szCs w:val="24"/>
        </w:rPr>
        <w:t xml:space="preserve">ttribute </w:t>
      </w:r>
      <w:r w:rsidR="00A61F80">
        <w:rPr>
          <w:rFonts w:cs="Times New Roman"/>
          <w:szCs w:val="24"/>
        </w:rPr>
        <w:t>v</w:t>
      </w:r>
      <w:r>
        <w:rPr>
          <w:rFonts w:cs="Times New Roman"/>
          <w:szCs w:val="24"/>
        </w:rPr>
        <w:t>ariables:</w:t>
      </w:r>
    </w:p>
    <w:p w14:paraId="73E98FEF" w14:textId="44E60EC8" w:rsidR="00800766" w:rsidRDefault="00FE5BDA">
      <w:pPr>
        <w:spacing w:before="0" w:after="160" w:line="259" w:lineRule="auto"/>
        <w:rPr>
          <w:rFonts w:cs="Times New Roman"/>
          <w:szCs w:val="24"/>
        </w:rPr>
      </w:pPr>
      <w:r w:rsidRPr="00FE5BDA">
        <w:rPr>
          <w:noProof/>
        </w:rPr>
        <w:drawing>
          <wp:inline distT="0" distB="0" distL="0" distR="0" wp14:anchorId="48D1F9BB" wp14:editId="06420C5B">
            <wp:extent cx="5943600" cy="3018155"/>
            <wp:effectExtent l="0" t="0" r="0" b="0"/>
            <wp:docPr id="458526803" name="Picture 1" descr="A graph with colorful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526803" name="Picture 1" descr="A graph with colorful lines&#10;&#10;AI-generated content may be incorrect."/>
                    <pic:cNvPicPr/>
                  </pic:nvPicPr>
                  <pic:blipFill>
                    <a:blip r:embed="rId39"/>
                    <a:stretch>
                      <a:fillRect/>
                    </a:stretch>
                  </pic:blipFill>
                  <pic:spPr>
                    <a:xfrm>
                      <a:off x="0" y="0"/>
                      <a:ext cx="5943600" cy="3018155"/>
                    </a:xfrm>
                    <a:prstGeom prst="rect">
                      <a:avLst/>
                    </a:prstGeom>
                  </pic:spPr>
                </pic:pic>
              </a:graphicData>
            </a:graphic>
          </wp:inline>
        </w:drawing>
      </w:r>
    </w:p>
    <w:p w14:paraId="5A63CC70" w14:textId="12915A45" w:rsidR="00800766" w:rsidRDefault="00800766" w:rsidP="00800766">
      <w:pPr>
        <w:spacing w:before="0" w:after="160" w:line="259" w:lineRule="auto"/>
        <w:rPr>
          <w:rFonts w:cs="Times New Roman"/>
          <w:szCs w:val="24"/>
        </w:rPr>
      </w:pPr>
      <w:r w:rsidRPr="009165FD">
        <w:rPr>
          <w:rFonts w:cs="Times New Roman"/>
          <w:szCs w:val="24"/>
        </w:rPr>
        <w:t xml:space="preserve">Non-model </w:t>
      </w:r>
      <w:r w:rsidR="00A61F80">
        <w:rPr>
          <w:rFonts w:cs="Times New Roman"/>
          <w:szCs w:val="24"/>
        </w:rPr>
        <w:t>a</w:t>
      </w:r>
      <w:r w:rsidRPr="009165FD">
        <w:rPr>
          <w:rFonts w:cs="Times New Roman"/>
          <w:szCs w:val="24"/>
        </w:rPr>
        <w:t xml:space="preserve">ttribute </w:t>
      </w:r>
      <w:r w:rsidR="00A61F80">
        <w:rPr>
          <w:rFonts w:cs="Times New Roman"/>
          <w:szCs w:val="24"/>
        </w:rPr>
        <w:t>v</w:t>
      </w:r>
      <w:r w:rsidRPr="009165FD">
        <w:rPr>
          <w:rFonts w:cs="Times New Roman"/>
          <w:szCs w:val="24"/>
        </w:rPr>
        <w:t>ariables</w:t>
      </w:r>
      <w:r>
        <w:rPr>
          <w:rFonts w:cs="Times New Roman"/>
          <w:szCs w:val="24"/>
        </w:rPr>
        <w:t>:</w:t>
      </w:r>
      <w:r w:rsidRPr="009165FD">
        <w:rPr>
          <w:rFonts w:cs="Times New Roman"/>
          <w:szCs w:val="24"/>
        </w:rPr>
        <w:t xml:space="preserve"> </w:t>
      </w:r>
    </w:p>
    <w:p w14:paraId="5BF23BCE" w14:textId="05B12FE3" w:rsidR="00800766" w:rsidRPr="00ED1841" w:rsidRDefault="00444852" w:rsidP="00590AE7">
      <w:pPr>
        <w:spacing w:before="0" w:after="160" w:line="259" w:lineRule="auto"/>
        <w:rPr>
          <w:rFonts w:cs="Times New Roman"/>
          <w:szCs w:val="24"/>
        </w:rPr>
      </w:pPr>
      <w:r w:rsidRPr="00444852">
        <w:rPr>
          <w:noProof/>
        </w:rPr>
        <w:drawing>
          <wp:inline distT="0" distB="0" distL="0" distR="0" wp14:anchorId="7986C04C" wp14:editId="717A2683">
            <wp:extent cx="5943600" cy="2938780"/>
            <wp:effectExtent l="0" t="0" r="0" b="0"/>
            <wp:docPr id="2021342307" name="Picture 1" descr="A graph with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342307" name="Picture 1" descr="A graph with colored lines&#10;&#10;AI-generated content may be incorrect."/>
                    <pic:cNvPicPr/>
                  </pic:nvPicPr>
                  <pic:blipFill>
                    <a:blip r:embed="rId40"/>
                    <a:stretch>
                      <a:fillRect/>
                    </a:stretch>
                  </pic:blipFill>
                  <pic:spPr>
                    <a:xfrm>
                      <a:off x="0" y="0"/>
                      <a:ext cx="5943600" cy="2938780"/>
                    </a:xfrm>
                    <a:prstGeom prst="rect">
                      <a:avLst/>
                    </a:prstGeom>
                  </pic:spPr>
                </pic:pic>
              </a:graphicData>
            </a:graphic>
          </wp:inline>
        </w:drawing>
      </w:r>
    </w:p>
    <w:p w14:paraId="3BC17DD7" w14:textId="77777777" w:rsidR="00E2140D" w:rsidRPr="008A7AAE" w:rsidRDefault="00636C71" w:rsidP="008A7AAE">
      <w:pPr>
        <w:spacing w:before="100" w:beforeAutospacing="1" w:after="100" w:afterAutospacing="1"/>
        <w:rPr>
          <w:rFonts w:cs="Times New Roman"/>
          <w:szCs w:val="24"/>
        </w:rPr>
      </w:pPr>
      <w:r w:rsidRPr="00636C71">
        <w:rPr>
          <w:noProof/>
        </w:rPr>
        <w:drawing>
          <wp:inline distT="0" distB="0" distL="0" distR="0" wp14:anchorId="5B7F7427" wp14:editId="35744854">
            <wp:extent cx="5943600" cy="200660"/>
            <wp:effectExtent l="0" t="0" r="0" b="8890"/>
            <wp:docPr id="144180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806501" name=""/>
                    <pic:cNvPicPr/>
                  </pic:nvPicPr>
                  <pic:blipFill>
                    <a:blip r:embed="rId38"/>
                    <a:stretch>
                      <a:fillRect/>
                    </a:stretch>
                  </pic:blipFill>
                  <pic:spPr>
                    <a:xfrm>
                      <a:off x="0" y="0"/>
                      <a:ext cx="5943600" cy="200660"/>
                    </a:xfrm>
                    <a:prstGeom prst="rect">
                      <a:avLst/>
                    </a:prstGeom>
                  </pic:spPr>
                </pic:pic>
              </a:graphicData>
            </a:graphic>
          </wp:inline>
        </w:drawing>
      </w:r>
    </w:p>
    <w:p w14:paraId="7FCB5C63" w14:textId="79D7DE46" w:rsidR="00A548DD" w:rsidRPr="00204DAB" w:rsidRDefault="00675155" w:rsidP="00A548DD">
      <w:pPr>
        <w:spacing w:before="100" w:beforeAutospacing="1" w:after="100" w:afterAutospacing="1"/>
        <w:rPr>
          <w:rFonts w:cs="Times New Roman"/>
          <w:i/>
          <w:iCs/>
          <w:szCs w:val="24"/>
        </w:rPr>
      </w:pPr>
      <w:r w:rsidRPr="00204DAB">
        <w:rPr>
          <w:rFonts w:cs="Times New Roman"/>
          <w:i/>
          <w:iCs/>
          <w:szCs w:val="24"/>
        </w:rPr>
        <w:lastRenderedPageBreak/>
        <w:t>5.2.  Multivariate results</w:t>
      </w:r>
    </w:p>
    <w:p w14:paraId="7FE85D8E" w14:textId="46A8C885" w:rsidR="00FB0279" w:rsidRDefault="005671D8" w:rsidP="00A548DD">
      <w:pPr>
        <w:spacing w:before="100" w:beforeAutospacing="1" w:after="100" w:afterAutospacing="1"/>
        <w:rPr>
          <w:rFonts w:cs="Times New Roman"/>
          <w:szCs w:val="24"/>
        </w:rPr>
      </w:pPr>
      <w:r>
        <w:rPr>
          <w:rFonts w:cs="Times New Roman"/>
          <w:szCs w:val="24"/>
        </w:rPr>
        <w:tab/>
      </w:r>
      <w:r w:rsidR="003779AB">
        <w:rPr>
          <w:rFonts w:cs="Times New Roman"/>
          <w:szCs w:val="24"/>
        </w:rPr>
        <w:t xml:space="preserve">The simple regression results presented in the previous section offer some glimpses of the mechanisms that might drive the differences in the power and timing of the effects of monetary policy shocks across models.  But at least some aspects of the propagation of shocks are likely to reflect combinations of the factors discussed above.  For example, it is the joint presence of price and wage stickiness, or of stickiness and the indexation thereof, that is sometimes seen as critical for the propagation and amplification of shocks.  At the same time, some of the variables that appear to have significant effects, both economically and statistically, in the bivariate regressions may be simply picking up the effects of omitted variables.  </w:t>
      </w:r>
      <w:proofErr w:type="gramStart"/>
      <w:r w:rsidR="003779AB">
        <w:rPr>
          <w:rFonts w:cs="Times New Roman"/>
          <w:szCs w:val="24"/>
        </w:rPr>
        <w:t>As a consequence</w:t>
      </w:r>
      <w:proofErr w:type="gramEnd"/>
      <w:r w:rsidR="003779AB">
        <w:rPr>
          <w:rFonts w:cs="Times New Roman"/>
          <w:szCs w:val="24"/>
        </w:rPr>
        <w:t xml:space="preserve">, we consider in this section the relationship between our constructed macroeconomic outcome variables and </w:t>
      </w:r>
      <w:r w:rsidR="00992DC7">
        <w:rPr>
          <w:rFonts w:cs="Times New Roman"/>
          <w:szCs w:val="24"/>
        </w:rPr>
        <w:t xml:space="preserve">the range of possible explanatory variables.  We start </w:t>
      </w:r>
      <w:r w:rsidR="00783C82">
        <w:rPr>
          <w:rFonts w:cs="Times New Roman"/>
          <w:szCs w:val="24"/>
        </w:rPr>
        <w:t xml:space="preserve">with </w:t>
      </w:r>
      <w:r w:rsidR="00442281">
        <w:rPr>
          <w:rFonts w:cs="Times New Roman"/>
          <w:szCs w:val="24"/>
        </w:rPr>
        <w:t xml:space="preserve">the </w:t>
      </w:r>
      <w:r w:rsidR="00783C82">
        <w:rPr>
          <w:rFonts w:cs="Times New Roman"/>
          <w:szCs w:val="24"/>
        </w:rPr>
        <w:t>three groups of the explanatory variables</w:t>
      </w:r>
      <w:r w:rsidR="00442281">
        <w:rPr>
          <w:rFonts w:cs="Times New Roman"/>
          <w:szCs w:val="24"/>
        </w:rPr>
        <w:t xml:space="preserve"> classified in Table 2 above</w:t>
      </w:r>
      <w:r w:rsidR="00783C82">
        <w:rPr>
          <w:rFonts w:cs="Times New Roman"/>
          <w:szCs w:val="24"/>
        </w:rPr>
        <w:t xml:space="preserve">: </w:t>
      </w:r>
      <w:r w:rsidR="003779AB">
        <w:rPr>
          <w:rFonts w:cs="Times New Roman"/>
          <w:szCs w:val="24"/>
        </w:rPr>
        <w:t xml:space="preserve">nominal </w:t>
      </w:r>
      <w:r w:rsidR="00442281">
        <w:rPr>
          <w:rFonts w:cs="Times New Roman"/>
          <w:szCs w:val="24"/>
        </w:rPr>
        <w:t>rigidities,</w:t>
      </w:r>
      <w:r w:rsidR="003779AB">
        <w:rPr>
          <w:rFonts w:cs="Times New Roman"/>
          <w:szCs w:val="24"/>
        </w:rPr>
        <w:t xml:space="preserve"> real </w:t>
      </w:r>
      <w:r w:rsidR="00442281">
        <w:rPr>
          <w:rFonts w:cs="Times New Roman"/>
          <w:szCs w:val="24"/>
        </w:rPr>
        <w:t xml:space="preserve">rigidities (or </w:t>
      </w:r>
      <w:r w:rsidR="00442281" w:rsidRPr="00D57B8C">
        <w:rPr>
          <w:rFonts w:cs="Times New Roman"/>
          <w:i/>
          <w:iCs/>
          <w:szCs w:val="24"/>
        </w:rPr>
        <w:t>channels</w:t>
      </w:r>
      <w:r w:rsidR="00442281">
        <w:rPr>
          <w:rFonts w:cs="Times New Roman"/>
          <w:szCs w:val="24"/>
        </w:rPr>
        <w:t xml:space="preserve"> of monetary transmission)</w:t>
      </w:r>
      <w:r w:rsidR="003779AB">
        <w:rPr>
          <w:rFonts w:cs="Times New Roman"/>
          <w:szCs w:val="24"/>
        </w:rPr>
        <w:t xml:space="preserve">, and non-model attributes.  </w:t>
      </w:r>
      <w:r w:rsidR="0028554C">
        <w:rPr>
          <w:rFonts w:cs="Times New Roman"/>
          <w:szCs w:val="24"/>
        </w:rPr>
        <w:t xml:space="preserve"> </w:t>
      </w:r>
    </w:p>
    <w:p w14:paraId="2E66D7BD" w14:textId="053D716C" w:rsidR="00442281" w:rsidRDefault="00442281" w:rsidP="00D57B8C">
      <w:pPr>
        <w:spacing w:before="100" w:beforeAutospacing="1" w:after="100" w:afterAutospacing="1"/>
        <w:ind w:firstLine="720"/>
        <w:rPr>
          <w:rFonts w:cs="Times New Roman"/>
          <w:szCs w:val="24"/>
        </w:rPr>
      </w:pPr>
      <w:r>
        <w:rPr>
          <w:rFonts w:cs="Times New Roman"/>
          <w:szCs w:val="24"/>
        </w:rPr>
        <w:t xml:space="preserve">Except where otherwise stated, </w:t>
      </w:r>
      <w:proofErr w:type="gramStart"/>
      <w:r>
        <w:rPr>
          <w:rFonts w:cs="Times New Roman"/>
          <w:szCs w:val="24"/>
        </w:rPr>
        <w:t>all of</w:t>
      </w:r>
      <w:proofErr w:type="gramEnd"/>
      <w:r>
        <w:rPr>
          <w:rFonts w:cs="Times New Roman"/>
          <w:szCs w:val="24"/>
        </w:rPr>
        <w:t xml:space="preserve"> the regressions in this section cover the full sample of models and include the same controls as shown in Table 6; namely, a constant term, dummy variables for the ITR and GR policy rules and a dummy for estimated models.  </w:t>
      </w:r>
    </w:p>
    <w:p w14:paraId="0B9A0310" w14:textId="1D330D9E" w:rsidR="005671D8" w:rsidRPr="006B15C5" w:rsidRDefault="00BA3B5F" w:rsidP="00A548DD">
      <w:pPr>
        <w:spacing w:before="100" w:beforeAutospacing="1" w:after="100" w:afterAutospacing="1"/>
        <w:rPr>
          <w:rFonts w:cs="Times New Roman"/>
          <w:i/>
          <w:iCs/>
          <w:szCs w:val="24"/>
        </w:rPr>
      </w:pPr>
      <w:r w:rsidRPr="006B15C5">
        <w:rPr>
          <w:rFonts w:cs="Times New Roman"/>
          <w:i/>
          <w:iCs/>
          <w:szCs w:val="24"/>
        </w:rPr>
        <w:t>5.2.1</w:t>
      </w:r>
      <w:r w:rsidR="00651CC9" w:rsidRPr="006B15C5">
        <w:rPr>
          <w:rFonts w:cs="Times New Roman"/>
          <w:i/>
          <w:iCs/>
          <w:szCs w:val="24"/>
        </w:rPr>
        <w:t>.</w:t>
      </w:r>
      <w:r w:rsidR="00163957" w:rsidRPr="006B15C5">
        <w:rPr>
          <w:rFonts w:cs="Times New Roman"/>
          <w:i/>
          <w:iCs/>
          <w:szCs w:val="24"/>
        </w:rPr>
        <w:t xml:space="preserve">  </w:t>
      </w:r>
      <w:r w:rsidR="00442281">
        <w:rPr>
          <w:rFonts w:cs="Times New Roman"/>
          <w:i/>
          <w:iCs/>
          <w:szCs w:val="24"/>
        </w:rPr>
        <w:t>Nominal rigidities</w:t>
      </w:r>
    </w:p>
    <w:p w14:paraId="0E431566" w14:textId="7365BEE3" w:rsidR="00442281" w:rsidRDefault="00194E3B" w:rsidP="00F32A77">
      <w:pPr>
        <w:pStyle w:val="ListParagraph"/>
        <w:spacing w:before="100" w:beforeAutospacing="1" w:after="100" w:afterAutospacing="1"/>
        <w:ind w:left="0" w:firstLine="720"/>
        <w:rPr>
          <w:rFonts w:cs="Times New Roman"/>
          <w:szCs w:val="24"/>
        </w:rPr>
      </w:pPr>
      <w:r>
        <w:rPr>
          <w:rFonts w:cs="Times New Roman"/>
          <w:szCs w:val="24"/>
        </w:rPr>
        <w:t xml:space="preserve">Table </w:t>
      </w:r>
      <w:r w:rsidR="00442281">
        <w:rPr>
          <w:rFonts w:cs="Times New Roman"/>
          <w:szCs w:val="24"/>
        </w:rPr>
        <w:t>7</w:t>
      </w:r>
      <w:r>
        <w:rPr>
          <w:rFonts w:cs="Times New Roman"/>
          <w:szCs w:val="24"/>
        </w:rPr>
        <w:t xml:space="preserve"> </w:t>
      </w:r>
      <w:r w:rsidR="00442281">
        <w:rPr>
          <w:rFonts w:cs="Times New Roman"/>
          <w:szCs w:val="24"/>
        </w:rPr>
        <w:t>summarizes the effects of nominal rigidities on our five outcome variables.  Because all our models have sticky prices of some sort, the rows of the table show the marginal effect of the variables listed in the left-hand column.</w:t>
      </w:r>
      <w:ins w:id="161" w:author="English, William" w:date="2025-09-15T22:14:00Z" w16du:dateUtc="2025-09-16T02:14:00Z">
        <w:r w:rsidR="00797548">
          <w:rPr>
            <w:rFonts w:cs="Times New Roman"/>
            <w:szCs w:val="24"/>
          </w:rPr>
          <w:t xml:space="preserve">  While nominal rigidities appear to </w:t>
        </w:r>
        <w:r w:rsidR="006A5705">
          <w:rPr>
            <w:rFonts w:cs="Times New Roman"/>
            <w:szCs w:val="24"/>
          </w:rPr>
          <w:t xml:space="preserve">have </w:t>
        </w:r>
        <w:r w:rsidR="006A5705">
          <w:rPr>
            <w:rFonts w:cs="Times New Roman"/>
            <w:szCs w:val="24"/>
          </w:rPr>
          <w:lastRenderedPageBreak/>
          <w:t xml:space="preserve">little </w:t>
        </w:r>
      </w:ins>
      <w:ins w:id="162" w:author="English, William" w:date="2025-09-15T22:15:00Z" w16du:dateUtc="2025-09-16T02:15:00Z">
        <w:r w:rsidR="006A5705">
          <w:rPr>
            <w:rFonts w:cs="Times New Roman"/>
            <w:szCs w:val="24"/>
          </w:rPr>
          <w:t xml:space="preserve">statistical relation with the timing variables, we find reasonable results for our elasticity variables. </w:t>
        </w:r>
      </w:ins>
    </w:p>
    <w:p w14:paraId="6288B19A" w14:textId="4D469A4B" w:rsidR="00442281" w:rsidRDefault="00442281" w:rsidP="00F32A77">
      <w:pPr>
        <w:pStyle w:val="ListParagraph"/>
        <w:spacing w:before="100" w:beforeAutospacing="1" w:after="100" w:afterAutospacing="1"/>
        <w:ind w:left="0" w:firstLine="720"/>
        <w:rPr>
          <w:rFonts w:cs="Times New Roman"/>
          <w:szCs w:val="24"/>
        </w:rPr>
      </w:pPr>
      <w:r>
        <w:rPr>
          <w:rFonts w:cs="Times New Roman"/>
          <w:szCs w:val="24"/>
        </w:rPr>
        <w:t xml:space="preserve">The first two rows show the influence of sticky wages interacted with wage indexation and sticky wages without indexation, respectively, for the five outcome variables.  In part because these are marginal effects, they are best considered collectively.  </w:t>
      </w:r>
      <w:ins w:id="163" w:author="English, William" w:date="2025-09-11T14:39:00Z" w16du:dateUtc="2025-09-11T18:39:00Z">
        <w:r w:rsidR="009B44F9">
          <w:rPr>
            <w:rFonts w:cs="Times New Roman"/>
            <w:szCs w:val="24"/>
          </w:rPr>
          <w:t>The coefficient on s</w:t>
        </w:r>
      </w:ins>
      <w:del w:id="164" w:author="English, William" w:date="2025-09-11T14:39:00Z" w16du:dateUtc="2025-09-11T18:39:00Z">
        <w:r w:rsidR="009B44F9" w:rsidDel="009B44F9">
          <w:rPr>
            <w:rFonts w:cs="Times New Roman"/>
            <w:szCs w:val="24"/>
          </w:rPr>
          <w:delText>S</w:delText>
        </w:r>
      </w:del>
      <w:r>
        <w:rPr>
          <w:rFonts w:cs="Times New Roman"/>
          <w:szCs w:val="24"/>
        </w:rPr>
        <w:t xml:space="preserve">ticky wages with indexation is large and positive for </w:t>
      </w:r>
      <w:r w:rsidRPr="00B4174B">
        <w:rPr>
          <w:rFonts w:cs="Times New Roman"/>
          <w:i/>
          <w:iCs/>
          <w:szCs w:val="24"/>
        </w:rPr>
        <w:t>π-slope</w:t>
      </w:r>
      <w:ins w:id="165" w:author="English, William" w:date="2025-09-11T14:37:00Z" w16du:dateUtc="2025-09-11T18:37:00Z">
        <w:r w:rsidR="00B07562">
          <w:rPr>
            <w:rFonts w:cs="Times New Roman"/>
            <w:szCs w:val="24"/>
          </w:rPr>
          <w:t xml:space="preserve">, suggesting that models with </w:t>
        </w:r>
      </w:ins>
      <w:ins w:id="166" w:author="English, William" w:date="2025-09-11T14:38:00Z" w16du:dateUtc="2025-09-11T18:38:00Z">
        <w:r w:rsidR="005558AE">
          <w:rPr>
            <w:rFonts w:cs="Times New Roman"/>
            <w:szCs w:val="24"/>
          </w:rPr>
          <w:t>such attributes result in smaller effects of monetary policy on inflation</w:t>
        </w:r>
      </w:ins>
      <w:r>
        <w:rPr>
          <w:rFonts w:cs="Times New Roman"/>
          <w:i/>
          <w:iCs/>
          <w:szCs w:val="24"/>
        </w:rPr>
        <w:t xml:space="preserve">.  </w:t>
      </w:r>
      <w:r>
        <w:rPr>
          <w:rFonts w:cs="Times New Roman"/>
          <w:szCs w:val="24"/>
        </w:rPr>
        <w:t xml:space="preserve">This result might seem surprising on its face, but while sticky prices and wages are conventionally thought to slow down the adjustment of price and wage </w:t>
      </w:r>
      <w:r w:rsidRPr="00B4174B">
        <w:rPr>
          <w:rFonts w:cs="Times New Roman"/>
          <w:i/>
          <w:iCs/>
          <w:szCs w:val="24"/>
        </w:rPr>
        <w:t>levels</w:t>
      </w:r>
      <w:r>
        <w:rPr>
          <w:rFonts w:cs="Times New Roman"/>
          <w:szCs w:val="24"/>
        </w:rPr>
        <w:t>, it does not follow from that hypothesis that it takes larger movements in real interest rates to produce a given change in inflation.</w:t>
      </w:r>
      <w:r>
        <w:rPr>
          <w:rStyle w:val="FootnoteReference"/>
          <w:rFonts w:cs="Times New Roman"/>
          <w:szCs w:val="24"/>
        </w:rPr>
        <w:footnoteReference w:id="28"/>
      </w:r>
      <w:r>
        <w:rPr>
          <w:rFonts w:cs="Times New Roman"/>
          <w:szCs w:val="24"/>
        </w:rPr>
        <w:t xml:space="preserve">  Meanwhile, </w:t>
      </w:r>
      <w:ins w:id="167" w:author="English, William" w:date="2025-09-11T14:38:00Z" w16du:dateUtc="2025-09-11T18:38:00Z">
        <w:r w:rsidR="009B44F9">
          <w:rPr>
            <w:rFonts w:cs="Times New Roman"/>
            <w:szCs w:val="24"/>
          </w:rPr>
          <w:t xml:space="preserve">the coefficient on </w:t>
        </w:r>
      </w:ins>
      <w:r>
        <w:rPr>
          <w:rFonts w:cs="Times New Roman"/>
          <w:szCs w:val="24"/>
        </w:rPr>
        <w:t xml:space="preserve">sticky wages without indexation is large and positive for </w:t>
      </w:r>
      <w:r w:rsidRPr="002E6D17">
        <w:rPr>
          <w:rFonts w:cs="Times New Roman"/>
          <w:i/>
          <w:iCs/>
          <w:szCs w:val="24"/>
        </w:rPr>
        <w:t>y-slope</w:t>
      </w:r>
      <w:r>
        <w:rPr>
          <w:rFonts w:cs="Times New Roman"/>
          <w:szCs w:val="24"/>
        </w:rPr>
        <w:t xml:space="preserve">, implying that the lack of wage indexation reduces the power of monetary policy on output, all else equal.  </w:t>
      </w:r>
    </w:p>
    <w:p w14:paraId="203AFA72" w14:textId="58B4CF61" w:rsidR="00442281" w:rsidRDefault="00442281" w:rsidP="00F32A77">
      <w:pPr>
        <w:pStyle w:val="ListParagraph"/>
        <w:spacing w:before="100" w:beforeAutospacing="1" w:after="100" w:afterAutospacing="1"/>
        <w:ind w:left="0" w:firstLine="720"/>
        <w:rPr>
          <w:ins w:id="168" w:author="English, William" w:date="2025-09-11T14:40:00Z" w16du:dateUtc="2025-09-11T18:40:00Z"/>
          <w:rFonts w:cs="Times New Roman"/>
          <w:szCs w:val="24"/>
        </w:rPr>
      </w:pPr>
      <w:r>
        <w:rPr>
          <w:rFonts w:cs="Times New Roman"/>
          <w:szCs w:val="24"/>
        </w:rPr>
        <w:t xml:space="preserve">More interesting in this regard, perhaps, is the large positive (and significant) coefficient for </w:t>
      </w:r>
      <w:proofErr w:type="spellStart"/>
      <w:r w:rsidRPr="00B4174B">
        <w:rPr>
          <w:rFonts w:cs="Times New Roman"/>
          <w:i/>
          <w:iCs/>
          <w:szCs w:val="24"/>
        </w:rPr>
        <w:t>sacratio</w:t>
      </w:r>
      <w:proofErr w:type="spellEnd"/>
      <w:r>
        <w:rPr>
          <w:rFonts w:cs="Times New Roman"/>
          <w:szCs w:val="24"/>
        </w:rPr>
        <w:t xml:space="preserve">.  As noted, </w:t>
      </w:r>
      <w:r w:rsidRPr="00B4174B">
        <w:rPr>
          <w:rFonts w:cs="Times New Roman"/>
          <w:i/>
          <w:iCs/>
          <w:szCs w:val="24"/>
        </w:rPr>
        <w:t>y-slope</w:t>
      </w:r>
      <w:r>
        <w:rPr>
          <w:rFonts w:cs="Times New Roman"/>
          <w:szCs w:val="24"/>
        </w:rPr>
        <w:t xml:space="preserve"> and </w:t>
      </w:r>
      <w:r w:rsidRPr="00B4174B">
        <w:rPr>
          <w:rFonts w:cs="Times New Roman"/>
          <w:i/>
          <w:iCs/>
          <w:szCs w:val="24"/>
        </w:rPr>
        <w:t>π-slope</w:t>
      </w:r>
      <w:r>
        <w:rPr>
          <w:rFonts w:cs="Times New Roman"/>
          <w:szCs w:val="24"/>
        </w:rPr>
        <w:t xml:space="preserve"> capture the change in real interest rates needed to produce a given movement in output and inflation respectively.  </w:t>
      </w:r>
      <w:proofErr w:type="spellStart"/>
      <w:r w:rsidRPr="00B4174B">
        <w:rPr>
          <w:rFonts w:cs="Times New Roman"/>
          <w:i/>
          <w:iCs/>
          <w:szCs w:val="24"/>
        </w:rPr>
        <w:t>Sacratio</w:t>
      </w:r>
      <w:proofErr w:type="spellEnd"/>
      <w:r>
        <w:rPr>
          <w:rFonts w:cs="Times New Roman"/>
          <w:szCs w:val="24"/>
        </w:rPr>
        <w:t xml:space="preserve"> “integrates out” the real interest rate by calculating the (cumulative) change in real output needed to produce a given change in inflation.  The</w:t>
      </w:r>
      <w:r w:rsidRPr="00B4174B">
        <w:rPr>
          <w:rFonts w:cs="Times New Roman"/>
          <w:i/>
          <w:iCs/>
          <w:szCs w:val="24"/>
        </w:rPr>
        <w:t xml:space="preserve"> </w:t>
      </w:r>
      <w:proofErr w:type="spellStart"/>
      <w:r w:rsidRPr="00B4174B">
        <w:rPr>
          <w:rFonts w:cs="Times New Roman"/>
          <w:i/>
          <w:iCs/>
          <w:szCs w:val="24"/>
        </w:rPr>
        <w:t>sacratio</w:t>
      </w:r>
      <w:proofErr w:type="spellEnd"/>
      <w:r>
        <w:rPr>
          <w:rFonts w:cs="Times New Roman"/>
          <w:szCs w:val="24"/>
        </w:rPr>
        <w:t xml:space="preserve"> column shows that sticky wages and indexation </w:t>
      </w:r>
      <w:proofErr w:type="gramStart"/>
      <w:r>
        <w:rPr>
          <w:rFonts w:cs="Times New Roman"/>
          <w:szCs w:val="24"/>
        </w:rPr>
        <w:t>increases</w:t>
      </w:r>
      <w:proofErr w:type="gramEnd"/>
      <w:r>
        <w:rPr>
          <w:rFonts w:cs="Times New Roman"/>
          <w:szCs w:val="24"/>
        </w:rPr>
        <w:t xml:space="preserve"> the output cost of disinflation—again, relative to a model without those features—while price indexation, on its own, works in the opposite direction.  Taken together, these results show that </w:t>
      </w:r>
      <w:del w:id="169" w:author="English, William" w:date="2025-09-11T14:40:00Z" w16du:dateUtc="2025-09-11T18:40:00Z">
        <w:r w:rsidDel="00062299">
          <w:rPr>
            <w:rFonts w:cs="Times New Roman"/>
            <w:szCs w:val="24"/>
          </w:rPr>
          <w:lastRenderedPageBreak/>
          <w:delText xml:space="preserve">it is </w:delText>
        </w:r>
      </w:del>
      <w:r>
        <w:rPr>
          <w:rFonts w:cs="Times New Roman"/>
          <w:szCs w:val="24"/>
        </w:rPr>
        <w:t xml:space="preserve">combinations of nominal rigidities </w:t>
      </w:r>
      <w:del w:id="170" w:author="English, William" w:date="2025-09-11T14:40:00Z" w16du:dateUtc="2025-09-11T18:40:00Z">
        <w:r w:rsidDel="00062299">
          <w:rPr>
            <w:rFonts w:cs="Times New Roman"/>
            <w:szCs w:val="24"/>
          </w:rPr>
          <w:delText xml:space="preserve">that </w:delText>
        </w:r>
      </w:del>
      <w:r>
        <w:rPr>
          <w:rFonts w:cs="Times New Roman"/>
          <w:szCs w:val="24"/>
        </w:rPr>
        <w:t>are needed to explain the various features of the data, as the literature has contended.</w:t>
      </w:r>
    </w:p>
    <w:p w14:paraId="59FEC067" w14:textId="300F0E2A" w:rsidR="00B046D1" w:rsidRDefault="00B046D1" w:rsidP="00F32A77">
      <w:pPr>
        <w:pStyle w:val="ListParagraph"/>
        <w:spacing w:before="100" w:beforeAutospacing="1" w:after="100" w:afterAutospacing="1"/>
        <w:ind w:left="0" w:firstLine="720"/>
        <w:rPr>
          <w:rFonts w:cs="Times New Roman"/>
          <w:szCs w:val="24"/>
        </w:rPr>
      </w:pPr>
      <w:ins w:id="171" w:author="English, William" w:date="2025-09-11T14:40:00Z" w16du:dateUtc="2025-09-11T18:40:00Z">
        <w:r>
          <w:rPr>
            <w:rFonts w:cs="Times New Roman"/>
            <w:szCs w:val="24"/>
          </w:rPr>
          <w:tab/>
          <w:t xml:space="preserve">Turning to the timing variables, the </w:t>
        </w:r>
      </w:ins>
      <w:ins w:id="172" w:author="English, William" w:date="2025-09-11T14:41:00Z" w16du:dateUtc="2025-09-11T18:41:00Z">
        <w:r>
          <w:rPr>
            <w:rFonts w:cs="Times New Roman"/>
            <w:szCs w:val="24"/>
          </w:rPr>
          <w:t>measures of wage and price stickiness do not have any statistically significant effects</w:t>
        </w:r>
      </w:ins>
      <w:ins w:id="173" w:author="English, William" w:date="2025-09-11T14:43:00Z" w16du:dateUtc="2025-09-11T18:43:00Z">
        <w:r w:rsidR="006330DB">
          <w:rPr>
            <w:rFonts w:cs="Times New Roman"/>
            <w:szCs w:val="24"/>
          </w:rPr>
          <w:t>, and the signs of the estimated coefficients vary</w:t>
        </w:r>
      </w:ins>
      <w:ins w:id="174" w:author="English, William" w:date="2025-09-11T14:41:00Z" w16du:dateUtc="2025-09-11T18:41:00Z">
        <w:r w:rsidR="00C75AF9">
          <w:rPr>
            <w:rFonts w:cs="Times New Roman"/>
            <w:szCs w:val="24"/>
          </w:rPr>
          <w:t xml:space="preserve">.  This result is </w:t>
        </w:r>
      </w:ins>
      <w:ins w:id="175" w:author="English, William" w:date="2025-09-11T14:42:00Z" w16du:dateUtc="2025-09-11T18:42:00Z">
        <w:r w:rsidR="0023240C">
          <w:rPr>
            <w:rFonts w:cs="Times New Roman"/>
            <w:szCs w:val="24"/>
          </w:rPr>
          <w:t xml:space="preserve">somewhat </w:t>
        </w:r>
      </w:ins>
      <w:ins w:id="176" w:author="English, William" w:date="2025-09-11T14:41:00Z" w16du:dateUtc="2025-09-11T18:41:00Z">
        <w:r w:rsidR="00C75AF9">
          <w:rPr>
            <w:rFonts w:cs="Times New Roman"/>
            <w:szCs w:val="24"/>
          </w:rPr>
          <w:t xml:space="preserve">surprising, since </w:t>
        </w:r>
      </w:ins>
      <w:ins w:id="177" w:author="English, William" w:date="2025-09-11T14:42:00Z" w16du:dateUtc="2025-09-11T18:42:00Z">
        <w:r w:rsidR="00ED64F8">
          <w:rPr>
            <w:rFonts w:cs="Times New Roman"/>
            <w:szCs w:val="24"/>
          </w:rPr>
          <w:t>one might expect that</w:t>
        </w:r>
        <w:r w:rsidR="0023240C">
          <w:rPr>
            <w:rFonts w:cs="Times New Roman"/>
            <w:szCs w:val="24"/>
          </w:rPr>
          <w:t xml:space="preserve"> wage and price stickiness would slow the adjustments in inflation, at least, </w:t>
        </w:r>
      </w:ins>
      <w:ins w:id="178" w:author="English, William" w:date="2025-09-11T14:43:00Z" w16du:dateUtc="2025-09-11T18:43:00Z">
        <w:r w:rsidR="0023240C">
          <w:rPr>
            <w:rFonts w:cs="Times New Roman"/>
            <w:szCs w:val="24"/>
          </w:rPr>
          <w:t xml:space="preserve">and so push </w:t>
        </w:r>
        <w:r w:rsidR="003143A2">
          <w:rPr>
            <w:rFonts w:cs="Times New Roman"/>
            <w:szCs w:val="24"/>
          </w:rPr>
          <w:t>out</w:t>
        </w:r>
        <w:r w:rsidR="0023240C">
          <w:rPr>
            <w:rFonts w:cs="Times New Roman"/>
            <w:szCs w:val="24"/>
          </w:rPr>
          <w:t xml:space="preserve"> the </w:t>
        </w:r>
        <w:r w:rsidR="003143A2">
          <w:rPr>
            <w:rFonts w:cs="Times New Roman"/>
            <w:szCs w:val="24"/>
          </w:rPr>
          <w:t>timing of the maximum effect</w:t>
        </w:r>
      </w:ins>
      <w:ins w:id="179" w:author="English, William" w:date="2025-09-11T14:44:00Z" w16du:dateUtc="2025-09-11T18:44:00Z">
        <w:r w:rsidR="006330DB">
          <w:rPr>
            <w:rFonts w:cs="Times New Roman"/>
            <w:szCs w:val="24"/>
          </w:rPr>
          <w:t>s</w:t>
        </w:r>
      </w:ins>
      <w:ins w:id="180" w:author="English, William" w:date="2025-09-11T14:43:00Z" w16du:dateUtc="2025-09-11T18:43:00Z">
        <w:r w:rsidR="003143A2">
          <w:rPr>
            <w:rFonts w:cs="Times New Roman"/>
            <w:szCs w:val="24"/>
          </w:rPr>
          <w:t>.</w:t>
        </w:r>
      </w:ins>
      <w:ins w:id="181" w:author="English, William" w:date="2025-09-11T14:44:00Z" w16du:dateUtc="2025-09-11T18:44:00Z">
        <w:r w:rsidR="006330DB">
          <w:rPr>
            <w:rFonts w:cs="Times New Roman"/>
            <w:szCs w:val="24"/>
          </w:rPr>
          <w:t xml:space="preserve">  </w:t>
        </w:r>
        <w:r w:rsidR="00E41B6D">
          <w:rPr>
            <w:rFonts w:cs="Times New Roman"/>
            <w:szCs w:val="24"/>
          </w:rPr>
          <w:t xml:space="preserve">However, it appears that once one takes account of different policy rules and estimation, </w:t>
        </w:r>
      </w:ins>
      <w:ins w:id="182" w:author="English, William" w:date="2025-09-11T14:45:00Z" w16du:dateUtc="2025-09-11T18:45:00Z">
        <w:r w:rsidR="003E72AD">
          <w:rPr>
            <w:rFonts w:cs="Times New Roman"/>
            <w:szCs w:val="24"/>
          </w:rPr>
          <w:t>which have significant effects</w:t>
        </w:r>
      </w:ins>
      <w:ins w:id="183" w:author="English, William" w:date="2025-09-11T14:46:00Z" w16du:dateUtc="2025-09-11T18:46:00Z">
        <w:r w:rsidR="001114A3">
          <w:rPr>
            <w:rFonts w:cs="Times New Roman"/>
            <w:szCs w:val="24"/>
          </w:rPr>
          <w:t xml:space="preserve"> on timing</w:t>
        </w:r>
      </w:ins>
      <w:ins w:id="184" w:author="English, William" w:date="2025-09-11T14:45:00Z" w16du:dateUtc="2025-09-11T18:45:00Z">
        <w:r w:rsidR="003E72AD">
          <w:rPr>
            <w:rFonts w:cs="Times New Roman"/>
            <w:szCs w:val="24"/>
          </w:rPr>
          <w:t xml:space="preserve">, as noted in Table 6, the differences in the modeling of prices and wages do not </w:t>
        </w:r>
        <w:r w:rsidR="001114A3">
          <w:rPr>
            <w:rFonts w:cs="Times New Roman"/>
            <w:szCs w:val="24"/>
          </w:rPr>
          <w:t>matter significan</w:t>
        </w:r>
      </w:ins>
      <w:ins w:id="185" w:author="English, William" w:date="2025-09-11T14:46:00Z" w16du:dateUtc="2025-09-11T18:46:00Z">
        <w:r w:rsidR="001114A3">
          <w:rPr>
            <w:rFonts w:cs="Times New Roman"/>
            <w:szCs w:val="24"/>
          </w:rPr>
          <w:t xml:space="preserve">tly.  </w:t>
        </w:r>
      </w:ins>
      <w:ins w:id="186" w:author="English, William" w:date="2025-09-11T14:43:00Z" w16du:dateUtc="2025-09-11T18:43:00Z">
        <w:r w:rsidR="003143A2">
          <w:rPr>
            <w:rFonts w:cs="Times New Roman"/>
            <w:szCs w:val="24"/>
          </w:rPr>
          <w:t xml:space="preserve">  </w:t>
        </w:r>
      </w:ins>
    </w:p>
    <w:tbl>
      <w:tblPr>
        <w:tblStyle w:val="TableGrid5"/>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1414"/>
        <w:gridCol w:w="1414"/>
        <w:gridCol w:w="1414"/>
        <w:gridCol w:w="1406"/>
        <w:gridCol w:w="1414"/>
      </w:tblGrid>
      <w:tr w:rsidR="00CB343F" w:rsidRPr="0063773D" w14:paraId="060641BE" w14:textId="77777777" w:rsidTr="00392761">
        <w:trPr>
          <w:trHeight w:val="432"/>
        </w:trPr>
        <w:tc>
          <w:tcPr>
            <w:tcW w:w="9360" w:type="dxa"/>
            <w:gridSpan w:val="6"/>
            <w:tcBorders>
              <w:top w:val="single" w:sz="4" w:space="0" w:color="auto"/>
            </w:tcBorders>
            <w:shd w:val="clear" w:color="auto" w:fill="FFFFFF"/>
          </w:tcPr>
          <w:p w14:paraId="500C2CD1" w14:textId="77777777" w:rsidR="001114A3" w:rsidRDefault="001114A3" w:rsidP="00392761">
            <w:pPr>
              <w:spacing w:after="0" w:line="240" w:lineRule="auto"/>
              <w:jc w:val="center"/>
              <w:rPr>
                <w:rFonts w:ascii="Aptos" w:eastAsia="Aptos" w:hAnsi="Aptos" w:cs="Times New Roman"/>
                <w:sz w:val="22"/>
              </w:rPr>
            </w:pPr>
          </w:p>
          <w:p w14:paraId="210196D4" w14:textId="364D56EA" w:rsidR="00CB343F" w:rsidRPr="00CE01C1" w:rsidRDefault="00CB343F" w:rsidP="00392761">
            <w:pPr>
              <w:spacing w:after="0" w:line="240" w:lineRule="auto"/>
              <w:jc w:val="center"/>
              <w:rPr>
                <w:rFonts w:ascii="Aptos" w:eastAsia="Aptos" w:hAnsi="Aptos" w:cs="Times New Roman"/>
                <w:sz w:val="22"/>
              </w:rPr>
            </w:pPr>
            <w:commentRangeStart w:id="187"/>
            <w:commentRangeStart w:id="188"/>
            <w:r w:rsidRPr="00CE01C1">
              <w:rPr>
                <w:rFonts w:ascii="Aptos" w:eastAsia="Aptos" w:hAnsi="Aptos" w:cs="Times New Roman"/>
                <w:sz w:val="22"/>
              </w:rPr>
              <w:t xml:space="preserve">Table </w:t>
            </w:r>
            <w:r w:rsidR="00442281">
              <w:rPr>
                <w:rFonts w:ascii="Aptos" w:eastAsia="Aptos" w:hAnsi="Aptos" w:cs="Times New Roman"/>
                <w:sz w:val="22"/>
              </w:rPr>
              <w:t>7</w:t>
            </w:r>
            <w:commentRangeEnd w:id="187"/>
            <w:r w:rsidR="00282A90">
              <w:rPr>
                <w:rStyle w:val="CommentReference"/>
                <w:kern w:val="0"/>
                <w14:ligatures w14:val="none"/>
              </w:rPr>
              <w:commentReference w:id="187"/>
            </w:r>
            <w:commentRangeEnd w:id="188"/>
            <w:r w:rsidR="00143FBA">
              <w:rPr>
                <w:rStyle w:val="CommentReference"/>
                <w:kern w:val="0"/>
                <w14:ligatures w14:val="none"/>
              </w:rPr>
              <w:commentReference w:id="188"/>
            </w:r>
          </w:p>
          <w:p w14:paraId="5503F897" w14:textId="77777777" w:rsidR="00CB343F" w:rsidRPr="00CE01C1" w:rsidRDefault="00CB343F" w:rsidP="00392761">
            <w:pPr>
              <w:spacing w:before="0" w:after="0" w:line="240" w:lineRule="auto"/>
              <w:jc w:val="center"/>
              <w:rPr>
                <w:rFonts w:ascii="Aptos" w:eastAsia="Aptos" w:hAnsi="Aptos" w:cs="Times New Roman"/>
                <w:b/>
                <w:bCs/>
                <w:sz w:val="22"/>
                <w:u w:val="single"/>
              </w:rPr>
            </w:pPr>
            <w:r w:rsidRPr="00CE01C1">
              <w:rPr>
                <w:rFonts w:ascii="Aptos" w:eastAsia="Aptos" w:hAnsi="Aptos" w:cs="Times New Roman"/>
                <w:b/>
                <w:bCs/>
                <w:sz w:val="22"/>
                <w:u w:val="single"/>
              </w:rPr>
              <w:t>Effects of Model Nominal Rigidities on Macro Outcomes</w:t>
            </w:r>
          </w:p>
          <w:p w14:paraId="14648DD4" w14:textId="77777777" w:rsidR="00CB343F" w:rsidRPr="00CE01C1" w:rsidRDefault="00CB343F" w:rsidP="00392761">
            <w:pPr>
              <w:spacing w:before="0" w:after="0" w:line="240" w:lineRule="auto"/>
              <w:jc w:val="center"/>
              <w:rPr>
                <w:rFonts w:ascii="Aptos" w:eastAsia="Aptos" w:hAnsi="Aptos" w:cs="Times New Roman"/>
                <w:sz w:val="20"/>
                <w:szCs w:val="20"/>
              </w:rPr>
            </w:pPr>
            <w:r w:rsidRPr="00CE01C1">
              <w:rPr>
                <w:rFonts w:ascii="Aptos" w:eastAsia="Aptos" w:hAnsi="Aptos" w:cs="Times New Roman"/>
                <w:sz w:val="20"/>
                <w:szCs w:val="20"/>
              </w:rPr>
              <w:t>(full sample)</w:t>
            </w:r>
          </w:p>
          <w:p w14:paraId="70A1B0BD" w14:textId="43F1ED7D" w:rsidR="00CB343F" w:rsidRPr="00CE01C1" w:rsidRDefault="00CB343F" w:rsidP="00392761">
            <w:pPr>
              <w:spacing w:after="0" w:line="240" w:lineRule="auto"/>
              <w:jc w:val="center"/>
              <w:rPr>
                <w:rFonts w:ascii="Aptos" w:eastAsia="Aptos" w:hAnsi="Aptos" w:cs="Times New Roman"/>
                <w:sz w:val="22"/>
              </w:rPr>
            </w:pPr>
            <w:r w:rsidRPr="00CE01C1">
              <w:rPr>
                <w:rFonts w:ascii="Aptos" w:eastAsia="Aptos" w:hAnsi="Aptos" w:cs="Times New Roman"/>
                <w:sz w:val="22"/>
              </w:rPr>
              <w:t xml:space="preserve">                                                                 </w:t>
            </w:r>
            <w:r w:rsidR="00D71497">
              <w:rPr>
                <w:rFonts w:ascii="Aptos" w:eastAsia="Aptos" w:hAnsi="Aptos" w:cs="Times New Roman"/>
                <w:sz w:val="22"/>
              </w:rPr>
              <w:t xml:space="preserve"> </w:t>
            </w:r>
            <w:r w:rsidRPr="00CE01C1">
              <w:rPr>
                <w:rFonts w:ascii="Aptos" w:eastAsia="Aptos" w:hAnsi="Aptos" w:cs="Times New Roman"/>
                <w:b/>
                <w:bCs/>
                <w:sz w:val="22"/>
              </w:rPr>
              <w:t>Elasticities</w:t>
            </w:r>
            <w:r w:rsidRPr="00CE01C1">
              <w:rPr>
                <w:rFonts w:ascii="Aptos" w:hAnsi="Aptos" w:cs="Times New Roman"/>
                <w:b/>
                <w:bCs/>
                <w:sz w:val="22"/>
                <w:vertAlign w:val="superscript"/>
              </w:rPr>
              <w:t>†</w:t>
            </w:r>
            <w:r w:rsidRPr="00CE01C1">
              <w:rPr>
                <w:rFonts w:ascii="Aptos" w:eastAsia="Aptos" w:hAnsi="Aptos" w:cs="Times New Roman"/>
                <w:b/>
                <w:bCs/>
                <w:sz w:val="22"/>
              </w:rPr>
              <w:t xml:space="preserve">                                                          Timing</w:t>
            </w:r>
            <w:r w:rsidRPr="00CE01C1">
              <w:rPr>
                <w:rFonts w:ascii="Aptos" w:hAnsi="Aptos" w:cs="Times New Roman"/>
                <w:b/>
                <w:bCs/>
                <w:sz w:val="22"/>
                <w:vertAlign w:val="superscript"/>
              </w:rPr>
              <w:t>††</w:t>
            </w:r>
          </w:p>
        </w:tc>
      </w:tr>
      <w:tr w:rsidR="00CB343F" w:rsidRPr="0063773D" w14:paraId="37F70AE4" w14:textId="77777777" w:rsidTr="00392761">
        <w:trPr>
          <w:trHeight w:val="495"/>
        </w:trPr>
        <w:tc>
          <w:tcPr>
            <w:tcW w:w="2298" w:type="dxa"/>
            <w:tcBorders>
              <w:bottom w:val="single" w:sz="4" w:space="0" w:color="auto"/>
            </w:tcBorders>
            <w:shd w:val="pct10" w:color="auto" w:fill="FFFFFF"/>
          </w:tcPr>
          <w:p w14:paraId="3914CBE6" w14:textId="77777777" w:rsidR="00CB343F" w:rsidRPr="0063773D" w:rsidRDefault="00CB343F" w:rsidP="00392761">
            <w:pPr>
              <w:spacing w:before="0" w:after="0" w:line="240" w:lineRule="auto"/>
              <w:jc w:val="center"/>
              <w:rPr>
                <w:rFonts w:ascii="Aptos" w:eastAsia="Aptos" w:hAnsi="Aptos" w:cs="Times New Roman"/>
                <w:sz w:val="20"/>
                <w:szCs w:val="20"/>
              </w:rPr>
            </w:pPr>
          </w:p>
        </w:tc>
        <w:tc>
          <w:tcPr>
            <w:tcW w:w="1414" w:type="dxa"/>
            <w:tcBorders>
              <w:bottom w:val="single" w:sz="4" w:space="0" w:color="auto"/>
            </w:tcBorders>
            <w:shd w:val="pct10" w:color="auto" w:fill="FFFFFF"/>
            <w:vAlign w:val="center"/>
            <w:hideMark/>
          </w:tcPr>
          <w:p w14:paraId="6DDF0108" w14:textId="77777777" w:rsidR="00CB343F" w:rsidRPr="00F97B94" w:rsidRDefault="00CB343F"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y-slope</w:t>
            </w:r>
          </w:p>
        </w:tc>
        <w:tc>
          <w:tcPr>
            <w:tcW w:w="1414" w:type="dxa"/>
            <w:tcBorders>
              <w:bottom w:val="single" w:sz="4" w:space="0" w:color="auto"/>
            </w:tcBorders>
            <w:shd w:val="pct10" w:color="auto" w:fill="FFFFFF"/>
            <w:vAlign w:val="center"/>
            <w:hideMark/>
          </w:tcPr>
          <w:p w14:paraId="1F377EE1" w14:textId="77777777" w:rsidR="00CB343F" w:rsidRPr="00F97B94" w:rsidRDefault="00CB343F"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π-slope</w:t>
            </w:r>
          </w:p>
        </w:tc>
        <w:tc>
          <w:tcPr>
            <w:tcW w:w="1414" w:type="dxa"/>
            <w:tcBorders>
              <w:bottom w:val="single" w:sz="4" w:space="0" w:color="auto"/>
            </w:tcBorders>
            <w:shd w:val="pct10" w:color="auto" w:fill="FFFFFF"/>
            <w:vAlign w:val="center"/>
          </w:tcPr>
          <w:p w14:paraId="2F0B31AA" w14:textId="77777777" w:rsidR="00CB343F" w:rsidRPr="00F97B94" w:rsidRDefault="00CB343F" w:rsidP="00392761">
            <w:pPr>
              <w:spacing w:before="0" w:after="0" w:line="240" w:lineRule="auto"/>
              <w:jc w:val="center"/>
              <w:rPr>
                <w:rFonts w:ascii="Aptos" w:eastAsia="Aptos" w:hAnsi="Aptos" w:cs="Times New Roman"/>
                <w:i/>
                <w:iCs/>
                <w:sz w:val="22"/>
              </w:rPr>
            </w:pPr>
            <w:proofErr w:type="spellStart"/>
            <w:r w:rsidRPr="00F97B94">
              <w:rPr>
                <w:rFonts w:ascii="Aptos" w:eastAsia="Aptos" w:hAnsi="Aptos" w:cs="Times New Roman"/>
                <w:i/>
                <w:iCs/>
                <w:sz w:val="22"/>
              </w:rPr>
              <w:t>sacratio</w:t>
            </w:r>
            <w:proofErr w:type="spellEnd"/>
          </w:p>
        </w:tc>
        <w:tc>
          <w:tcPr>
            <w:tcW w:w="1406" w:type="dxa"/>
            <w:tcBorders>
              <w:bottom w:val="single" w:sz="4" w:space="0" w:color="auto"/>
            </w:tcBorders>
            <w:shd w:val="pct10" w:color="auto" w:fill="FFFFFF"/>
            <w:vAlign w:val="center"/>
          </w:tcPr>
          <w:p w14:paraId="5B7D1BE0" w14:textId="77777777" w:rsidR="00CB343F" w:rsidRPr="00F97B94" w:rsidRDefault="00CB343F"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y-timing</w:t>
            </w:r>
          </w:p>
        </w:tc>
        <w:tc>
          <w:tcPr>
            <w:tcW w:w="1414" w:type="dxa"/>
            <w:tcBorders>
              <w:bottom w:val="single" w:sz="4" w:space="0" w:color="auto"/>
            </w:tcBorders>
            <w:shd w:val="pct10" w:color="auto" w:fill="FFFFFF"/>
            <w:vAlign w:val="center"/>
          </w:tcPr>
          <w:p w14:paraId="69A34766" w14:textId="77777777" w:rsidR="00CB343F" w:rsidRPr="00F97B94" w:rsidRDefault="00CB343F"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π-timing</w:t>
            </w:r>
          </w:p>
        </w:tc>
      </w:tr>
      <w:tr w:rsidR="00CB343F" w:rsidRPr="00392761" w14:paraId="73F3C263" w14:textId="77777777" w:rsidTr="00392761">
        <w:trPr>
          <w:trHeight w:val="576"/>
        </w:trPr>
        <w:tc>
          <w:tcPr>
            <w:tcW w:w="2298" w:type="dxa"/>
            <w:vAlign w:val="center"/>
          </w:tcPr>
          <w:p w14:paraId="1B69A9D1" w14:textId="77777777" w:rsidR="00CB343F" w:rsidRPr="00392761" w:rsidRDefault="00CB343F" w:rsidP="00392761">
            <w:pPr>
              <w:spacing w:before="0" w:after="0" w:line="240" w:lineRule="auto"/>
              <w:rPr>
                <w:rFonts w:ascii="Aptos" w:eastAsia="Aptos" w:hAnsi="Aptos" w:cs="Times New Roman"/>
                <w:sz w:val="22"/>
              </w:rPr>
            </w:pPr>
            <w:r>
              <w:rPr>
                <w:rFonts w:ascii="Aptos" w:eastAsia="Aptos" w:hAnsi="Aptos" w:cs="Times New Roman"/>
                <w:sz w:val="22"/>
              </w:rPr>
              <w:t>Sticky wage*index</w:t>
            </w:r>
          </w:p>
        </w:tc>
        <w:tc>
          <w:tcPr>
            <w:tcW w:w="1414" w:type="dxa"/>
            <w:vAlign w:val="center"/>
          </w:tcPr>
          <w:p w14:paraId="3FA47A5D"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0.002</w:t>
            </w:r>
          </w:p>
          <w:p w14:paraId="23F7078C"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(0.15)</w:t>
            </w:r>
          </w:p>
        </w:tc>
        <w:tc>
          <w:tcPr>
            <w:tcW w:w="1414" w:type="dxa"/>
            <w:vAlign w:val="center"/>
          </w:tcPr>
          <w:p w14:paraId="56E93D75"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0.25</w:t>
            </w:r>
            <w:r w:rsidRPr="00F94BC6">
              <w:rPr>
                <w:rFonts w:ascii="Aptos" w:eastAsia="Aptos" w:hAnsi="Aptos" w:cs="Times New Roman"/>
                <w:sz w:val="20"/>
                <w:szCs w:val="20"/>
              </w:rPr>
              <w:t>***</w:t>
            </w:r>
          </w:p>
          <w:p w14:paraId="4CE782CD"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(0.06)</w:t>
            </w:r>
          </w:p>
        </w:tc>
        <w:tc>
          <w:tcPr>
            <w:tcW w:w="1414" w:type="dxa"/>
            <w:vAlign w:val="center"/>
          </w:tcPr>
          <w:p w14:paraId="6891CF62"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2.84</w:t>
            </w:r>
            <w:r w:rsidRPr="00F94BC6">
              <w:rPr>
                <w:rFonts w:ascii="Aptos" w:eastAsia="Aptos" w:hAnsi="Aptos" w:cs="Times New Roman"/>
                <w:sz w:val="20"/>
                <w:szCs w:val="20"/>
              </w:rPr>
              <w:t>**</w:t>
            </w:r>
          </w:p>
          <w:p w14:paraId="3CCDC56F"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(1.12)</w:t>
            </w:r>
          </w:p>
        </w:tc>
        <w:tc>
          <w:tcPr>
            <w:tcW w:w="1406" w:type="dxa"/>
            <w:vAlign w:val="center"/>
          </w:tcPr>
          <w:p w14:paraId="3D1BFD34"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0.20</w:t>
            </w:r>
          </w:p>
          <w:p w14:paraId="75CD9179"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(0.16)</w:t>
            </w:r>
          </w:p>
        </w:tc>
        <w:tc>
          <w:tcPr>
            <w:tcW w:w="1414" w:type="dxa"/>
            <w:vAlign w:val="center"/>
          </w:tcPr>
          <w:p w14:paraId="6A52CA23"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-0.23</w:t>
            </w:r>
          </w:p>
          <w:p w14:paraId="0521923C"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(0.18)</w:t>
            </w:r>
          </w:p>
        </w:tc>
      </w:tr>
      <w:tr w:rsidR="00CB343F" w:rsidRPr="00392761" w14:paraId="1F83C08E" w14:textId="77777777" w:rsidTr="00392761">
        <w:trPr>
          <w:trHeight w:val="576"/>
        </w:trPr>
        <w:tc>
          <w:tcPr>
            <w:tcW w:w="2298" w:type="dxa"/>
            <w:vAlign w:val="center"/>
          </w:tcPr>
          <w:p w14:paraId="697551D0" w14:textId="77777777" w:rsidR="00CB343F" w:rsidRPr="00392761" w:rsidRDefault="00CB343F" w:rsidP="00392761">
            <w:pPr>
              <w:spacing w:before="0" w:after="0" w:line="240" w:lineRule="auto"/>
              <w:rPr>
                <w:rFonts w:ascii="Aptos" w:eastAsia="Aptos" w:hAnsi="Aptos" w:cs="Times New Roman"/>
                <w:sz w:val="22"/>
              </w:rPr>
            </w:pPr>
            <w:r>
              <w:rPr>
                <w:rFonts w:ascii="Aptos" w:eastAsia="Aptos" w:hAnsi="Aptos" w:cs="Times New Roman"/>
                <w:sz w:val="22"/>
              </w:rPr>
              <w:t>Sticky wage*(1-index)</w:t>
            </w:r>
          </w:p>
        </w:tc>
        <w:tc>
          <w:tcPr>
            <w:tcW w:w="1414" w:type="dxa"/>
            <w:vAlign w:val="center"/>
          </w:tcPr>
          <w:p w14:paraId="54D09086"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0.51</w:t>
            </w:r>
            <w:r w:rsidRPr="00F94BC6">
              <w:rPr>
                <w:rFonts w:ascii="Aptos" w:eastAsia="Aptos" w:hAnsi="Aptos" w:cs="Times New Roman"/>
                <w:sz w:val="20"/>
                <w:szCs w:val="20"/>
              </w:rPr>
              <w:t>***</w:t>
            </w:r>
          </w:p>
          <w:p w14:paraId="60453719"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(0.13)</w:t>
            </w:r>
          </w:p>
        </w:tc>
        <w:tc>
          <w:tcPr>
            <w:tcW w:w="1414" w:type="dxa"/>
            <w:vAlign w:val="center"/>
          </w:tcPr>
          <w:p w14:paraId="5A5FB2CA"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0.05</w:t>
            </w:r>
          </w:p>
          <w:p w14:paraId="245AE120"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(0.06)</w:t>
            </w:r>
          </w:p>
        </w:tc>
        <w:tc>
          <w:tcPr>
            <w:tcW w:w="1414" w:type="dxa"/>
            <w:vAlign w:val="center"/>
          </w:tcPr>
          <w:p w14:paraId="4D7B5820"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-0.86</w:t>
            </w:r>
          </w:p>
          <w:p w14:paraId="0FF092C1"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(0.89)</w:t>
            </w:r>
          </w:p>
        </w:tc>
        <w:tc>
          <w:tcPr>
            <w:tcW w:w="1406" w:type="dxa"/>
            <w:vAlign w:val="center"/>
          </w:tcPr>
          <w:p w14:paraId="1B3AA266"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0.01</w:t>
            </w:r>
          </w:p>
          <w:p w14:paraId="3374E3F2"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(0.14)</w:t>
            </w:r>
          </w:p>
        </w:tc>
        <w:tc>
          <w:tcPr>
            <w:tcW w:w="1414" w:type="dxa"/>
            <w:vAlign w:val="center"/>
          </w:tcPr>
          <w:p w14:paraId="265979EE"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0.10</w:t>
            </w:r>
          </w:p>
          <w:p w14:paraId="51A77015"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(0.17)</w:t>
            </w:r>
          </w:p>
        </w:tc>
      </w:tr>
      <w:tr w:rsidR="00CB343F" w:rsidRPr="00392761" w14:paraId="30AE86FE" w14:textId="77777777" w:rsidTr="00392761">
        <w:trPr>
          <w:trHeight w:val="576"/>
        </w:trPr>
        <w:tc>
          <w:tcPr>
            <w:tcW w:w="2298" w:type="dxa"/>
            <w:vAlign w:val="center"/>
          </w:tcPr>
          <w:p w14:paraId="1C7EC2C8" w14:textId="77777777" w:rsidR="00CB343F" w:rsidRPr="00392761" w:rsidRDefault="00CB343F" w:rsidP="00392761">
            <w:pPr>
              <w:spacing w:before="0" w:after="0" w:line="240" w:lineRule="auto"/>
              <w:rPr>
                <w:rFonts w:ascii="Aptos" w:eastAsia="Aptos" w:hAnsi="Aptos" w:cs="Times New Roman"/>
                <w:sz w:val="22"/>
              </w:rPr>
            </w:pPr>
            <w:r>
              <w:rPr>
                <w:rFonts w:ascii="Aptos" w:eastAsia="Aptos" w:hAnsi="Aptos" w:cs="Times New Roman"/>
                <w:sz w:val="22"/>
              </w:rPr>
              <w:t>Price indexation</w:t>
            </w:r>
          </w:p>
        </w:tc>
        <w:tc>
          <w:tcPr>
            <w:tcW w:w="1414" w:type="dxa"/>
            <w:tcBorders>
              <w:bottom w:val="single" w:sz="4" w:space="0" w:color="auto"/>
            </w:tcBorders>
            <w:vAlign w:val="center"/>
          </w:tcPr>
          <w:p w14:paraId="4603392A"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0.21</w:t>
            </w:r>
          </w:p>
          <w:p w14:paraId="04B4D72E"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(0.13)</w:t>
            </w:r>
          </w:p>
        </w:tc>
        <w:tc>
          <w:tcPr>
            <w:tcW w:w="1414" w:type="dxa"/>
            <w:tcBorders>
              <w:bottom w:val="single" w:sz="4" w:space="0" w:color="auto"/>
            </w:tcBorders>
            <w:vAlign w:val="center"/>
          </w:tcPr>
          <w:p w14:paraId="28AFA7CD"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-0.09</w:t>
            </w:r>
          </w:p>
          <w:p w14:paraId="75C51DC4"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(0.06)</w:t>
            </w:r>
          </w:p>
        </w:tc>
        <w:tc>
          <w:tcPr>
            <w:tcW w:w="1414" w:type="dxa"/>
            <w:tcBorders>
              <w:bottom w:val="single" w:sz="4" w:space="0" w:color="auto"/>
            </w:tcBorders>
            <w:vAlign w:val="center"/>
          </w:tcPr>
          <w:p w14:paraId="2613CE2F"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-1.97</w:t>
            </w:r>
            <w:r w:rsidRPr="00F94BC6">
              <w:rPr>
                <w:rFonts w:ascii="Aptos" w:eastAsia="Aptos" w:hAnsi="Aptos" w:cs="Times New Roman"/>
                <w:sz w:val="20"/>
                <w:szCs w:val="20"/>
              </w:rPr>
              <w:t>**</w:t>
            </w:r>
          </w:p>
          <w:p w14:paraId="60D99CCA"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(0.95)</w:t>
            </w:r>
          </w:p>
        </w:tc>
        <w:tc>
          <w:tcPr>
            <w:tcW w:w="1406" w:type="dxa"/>
            <w:tcBorders>
              <w:bottom w:val="single" w:sz="4" w:space="0" w:color="auto"/>
            </w:tcBorders>
            <w:vAlign w:val="center"/>
          </w:tcPr>
          <w:p w14:paraId="1760E8AC"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-0.05</w:t>
            </w:r>
          </w:p>
          <w:p w14:paraId="7BCAC88D"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(0.14)</w:t>
            </w:r>
          </w:p>
        </w:tc>
        <w:tc>
          <w:tcPr>
            <w:tcW w:w="1414" w:type="dxa"/>
            <w:tcBorders>
              <w:bottom w:val="single" w:sz="4" w:space="0" w:color="auto"/>
            </w:tcBorders>
            <w:vAlign w:val="center"/>
          </w:tcPr>
          <w:p w14:paraId="2D7CC0A9" w14:textId="77777777" w:rsidR="00CB343F"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-0.04</w:t>
            </w:r>
          </w:p>
          <w:p w14:paraId="25F7DB8D"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(0.16)</w:t>
            </w:r>
          </w:p>
        </w:tc>
      </w:tr>
      <w:tr w:rsidR="00CB343F" w:rsidRPr="00392761" w14:paraId="4759BEDF" w14:textId="77777777" w:rsidTr="00392761">
        <w:trPr>
          <w:trHeight w:val="432"/>
        </w:trPr>
        <w:tc>
          <w:tcPr>
            <w:tcW w:w="2298" w:type="dxa"/>
            <w:tcBorders>
              <w:top w:val="single" w:sz="4" w:space="0" w:color="auto"/>
            </w:tcBorders>
            <w:vAlign w:val="center"/>
            <w:hideMark/>
          </w:tcPr>
          <w:p w14:paraId="327D7ECA" w14:textId="77777777" w:rsidR="00CB343F" w:rsidRPr="00392761" w:rsidRDefault="00870E06" w:rsidP="00392761">
            <w:pPr>
              <w:spacing w:before="0" w:after="0" w:line="240" w:lineRule="auto"/>
              <w:rPr>
                <w:rFonts w:ascii="Aptos" w:eastAsia="Aptos" w:hAnsi="Aptos" w:cs="Times New Roman"/>
                <w:sz w:val="22"/>
              </w:rPr>
            </w:pPr>
            <m:oMathPara>
              <m:oMath>
                <m:sSup>
                  <m:sSupPr>
                    <m:ctrlPr>
                      <w:rPr>
                        <w:rFonts w:ascii="Cambria Math" w:eastAsia="Aptos" w:hAnsi="Cambria Math" w:cs="Times New Roman"/>
                        <w:i/>
                        <w:noProof/>
                        <w:sz w:val="22"/>
                      </w:rPr>
                    </m:ctrlPr>
                  </m:sSupPr>
                  <m:e>
                    <m:r>
                      <w:rPr>
                        <w:rFonts w:ascii="Cambria Math" w:eastAsia="Aptos" w:hAnsi="Cambria Math" w:cs="Times New Roman"/>
                        <w:noProof/>
                        <w:sz w:val="22"/>
                      </w:rPr>
                      <m:t>R</m:t>
                    </m:r>
                  </m:e>
                  <m:sup>
                    <m:r>
                      <w:rPr>
                        <w:rFonts w:ascii="Cambria Math" w:eastAsia="Aptos" w:hAnsi="Cambria Math" w:cs="Times New Roman"/>
                        <w:noProof/>
                        <w:sz w:val="22"/>
                      </w:rPr>
                      <m:t>2</m:t>
                    </m:r>
                  </m:sup>
                </m:sSup>
                <m:r>
                  <w:rPr>
                    <w:rFonts w:ascii="Cambria Math" w:eastAsia="Aptos" w:hAnsi="Cambria Math" w:cs="Times New Roman"/>
                    <w:noProof/>
                    <w:sz w:val="22"/>
                  </w:rPr>
                  <m:t xml:space="preserve"> </m:t>
                </m:r>
              </m:oMath>
            </m:oMathPara>
          </w:p>
        </w:tc>
        <w:tc>
          <w:tcPr>
            <w:tcW w:w="1414" w:type="dxa"/>
            <w:tcBorders>
              <w:top w:val="single" w:sz="4" w:space="0" w:color="auto"/>
            </w:tcBorders>
            <w:vAlign w:val="center"/>
          </w:tcPr>
          <w:p w14:paraId="1375CDEC"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0.11</w:t>
            </w:r>
          </w:p>
        </w:tc>
        <w:tc>
          <w:tcPr>
            <w:tcW w:w="1414" w:type="dxa"/>
            <w:tcBorders>
              <w:top w:val="single" w:sz="4" w:space="0" w:color="auto"/>
            </w:tcBorders>
            <w:vAlign w:val="center"/>
          </w:tcPr>
          <w:p w14:paraId="2969959A"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0.20</w:t>
            </w:r>
          </w:p>
        </w:tc>
        <w:tc>
          <w:tcPr>
            <w:tcW w:w="1414" w:type="dxa"/>
            <w:tcBorders>
              <w:top w:val="single" w:sz="4" w:space="0" w:color="auto"/>
            </w:tcBorders>
            <w:vAlign w:val="center"/>
          </w:tcPr>
          <w:p w14:paraId="529CF7A1"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0.06</w:t>
            </w:r>
          </w:p>
        </w:tc>
        <w:tc>
          <w:tcPr>
            <w:tcW w:w="1406" w:type="dxa"/>
            <w:tcBorders>
              <w:top w:val="single" w:sz="4" w:space="0" w:color="auto"/>
            </w:tcBorders>
            <w:vAlign w:val="center"/>
          </w:tcPr>
          <w:p w14:paraId="6AD4CEA7"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0.17</w:t>
            </w:r>
          </w:p>
        </w:tc>
        <w:tc>
          <w:tcPr>
            <w:tcW w:w="1414" w:type="dxa"/>
            <w:tcBorders>
              <w:top w:val="single" w:sz="4" w:space="0" w:color="auto"/>
            </w:tcBorders>
            <w:vAlign w:val="center"/>
          </w:tcPr>
          <w:p w14:paraId="0108BD7B"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0.13</w:t>
            </w:r>
          </w:p>
        </w:tc>
      </w:tr>
      <w:tr w:rsidR="00CB343F" w:rsidRPr="00392761" w14:paraId="3E959403" w14:textId="77777777" w:rsidTr="00392761">
        <w:trPr>
          <w:trHeight w:val="432"/>
        </w:trPr>
        <w:tc>
          <w:tcPr>
            <w:tcW w:w="2298" w:type="dxa"/>
            <w:vAlign w:val="center"/>
          </w:tcPr>
          <w:p w14:paraId="58FC4AC7" w14:textId="77777777" w:rsidR="00CB343F" w:rsidRPr="00392761" w:rsidRDefault="00870E06" w:rsidP="00392761">
            <w:pPr>
              <w:spacing w:before="0" w:after="0" w:line="240" w:lineRule="auto"/>
              <w:rPr>
                <w:rFonts w:ascii="Aptos" w:eastAsia="Aptos" w:hAnsi="Aptos" w:cs="Times New Roman"/>
                <w:sz w:val="22"/>
              </w:rPr>
            </w:pPr>
            <m:oMathPara>
              <m:oMath>
                <m:sSup>
                  <m:sSupPr>
                    <m:ctrlPr>
                      <w:rPr>
                        <w:rFonts w:ascii="Cambria Math" w:eastAsia="Aptos" w:hAnsi="Cambria Math" w:cs="Times New Roman"/>
                        <w:iCs/>
                        <w:noProof/>
                        <w:sz w:val="22"/>
                      </w:rPr>
                    </m:ctrlPr>
                  </m:sSupPr>
                  <m:e>
                    <m:acc>
                      <m:accPr>
                        <m:chr m:val="̅"/>
                        <m:ctrlPr>
                          <w:rPr>
                            <w:rFonts w:ascii="Cambria Math" w:eastAsia="Aptos" w:hAnsi="Cambria Math" w:cs="Times New Roman"/>
                            <w:iCs/>
                            <w:noProof/>
                            <w:sz w:val="22"/>
                          </w:rPr>
                        </m:ctrlPr>
                      </m:accPr>
                      <m:e>
                        <m:r>
                          <w:rPr>
                            <w:rFonts w:ascii="Cambria Math" w:eastAsia="Aptos" w:hAnsi="Cambria Math" w:cs="Times New Roman"/>
                            <w:noProof/>
                            <w:sz w:val="22"/>
                          </w:rPr>
                          <m:t>R</m:t>
                        </m:r>
                        <m:ctrlPr>
                          <w:rPr>
                            <w:rFonts w:ascii="Cambria Math" w:eastAsia="Aptos" w:hAnsi="Cambria Math" w:cs="Times New Roman"/>
                            <w:i/>
                            <w:noProof/>
                            <w:sz w:val="22"/>
                          </w:rPr>
                        </m:ctrlPr>
                      </m:e>
                    </m:acc>
                  </m:e>
                  <m:sup>
                    <m:r>
                      <m:rPr>
                        <m:sty m:val="p"/>
                      </m:rPr>
                      <w:rPr>
                        <w:rFonts w:ascii="Cambria Math" w:eastAsia="Aptos" w:hAnsi="Cambria Math" w:cs="Times New Roman"/>
                        <w:noProof/>
                        <w:sz w:val="22"/>
                      </w:rPr>
                      <m:t>2</m:t>
                    </m:r>
                  </m:sup>
                </m:sSup>
              </m:oMath>
            </m:oMathPara>
          </w:p>
        </w:tc>
        <w:tc>
          <w:tcPr>
            <w:tcW w:w="1414" w:type="dxa"/>
            <w:vAlign w:val="center"/>
          </w:tcPr>
          <w:p w14:paraId="61CD8A75"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0.09</w:t>
            </w:r>
          </w:p>
        </w:tc>
        <w:tc>
          <w:tcPr>
            <w:tcW w:w="1414" w:type="dxa"/>
            <w:vAlign w:val="center"/>
          </w:tcPr>
          <w:p w14:paraId="2545A65D"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0.18</w:t>
            </w:r>
          </w:p>
        </w:tc>
        <w:tc>
          <w:tcPr>
            <w:tcW w:w="1414" w:type="dxa"/>
            <w:vAlign w:val="center"/>
          </w:tcPr>
          <w:p w14:paraId="7C0BFAEC"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0.03</w:t>
            </w:r>
          </w:p>
        </w:tc>
        <w:tc>
          <w:tcPr>
            <w:tcW w:w="1406" w:type="dxa"/>
            <w:vAlign w:val="center"/>
          </w:tcPr>
          <w:p w14:paraId="72A63853"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0.14</w:t>
            </w:r>
          </w:p>
        </w:tc>
        <w:tc>
          <w:tcPr>
            <w:tcW w:w="1414" w:type="dxa"/>
            <w:vAlign w:val="center"/>
          </w:tcPr>
          <w:p w14:paraId="6DCBCD73"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0.11</w:t>
            </w:r>
          </w:p>
        </w:tc>
      </w:tr>
      <w:tr w:rsidR="00CB343F" w:rsidRPr="00392761" w14:paraId="57B504FC" w14:textId="77777777" w:rsidTr="00392761">
        <w:trPr>
          <w:trHeight w:val="432"/>
        </w:trPr>
        <w:tc>
          <w:tcPr>
            <w:tcW w:w="2298" w:type="dxa"/>
            <w:vAlign w:val="center"/>
          </w:tcPr>
          <w:p w14:paraId="0B5C0BD6" w14:textId="77777777" w:rsidR="00CB343F" w:rsidRPr="00392761" w:rsidRDefault="00870E06" w:rsidP="00392761">
            <w:pPr>
              <w:spacing w:before="0" w:after="0" w:line="240" w:lineRule="auto"/>
              <w:rPr>
                <w:rFonts w:ascii="Aptos" w:eastAsia="Calibri" w:hAnsi="Aptos" w:cs="Times New Roman"/>
                <w:iCs/>
                <w:noProof/>
                <w:sz w:val="22"/>
              </w:rPr>
            </w:pPr>
            <m:oMathPara>
              <m:oMath>
                <m:sSubSup>
                  <m:sSubSupPr>
                    <m:ctrlPr>
                      <w:rPr>
                        <w:rFonts w:ascii="Cambria Math" w:eastAsia="Aptos" w:hAnsi="Cambria Math" w:cs="Times New Roman"/>
                        <w:i/>
                        <w:noProof/>
                        <w:sz w:val="22"/>
                      </w:rPr>
                    </m:ctrlPr>
                  </m:sSubSupPr>
                  <m:e>
                    <m:r>
                      <w:rPr>
                        <w:rFonts w:ascii="Cambria Math" w:eastAsia="Aptos" w:hAnsi="Cambria Math" w:cs="Times New Roman"/>
                        <w:noProof/>
                        <w:sz w:val="22"/>
                      </w:rPr>
                      <m:t>R</m:t>
                    </m:r>
                  </m:e>
                  <m:sub>
                    <m:r>
                      <w:rPr>
                        <w:rFonts w:ascii="Cambria Math" w:eastAsia="Aptos" w:hAnsi="Cambria Math" w:cs="Times New Roman"/>
                        <w:noProof/>
                        <w:sz w:val="22"/>
                      </w:rPr>
                      <m:t>w</m:t>
                    </m:r>
                  </m:sub>
                  <m:sup>
                    <m:r>
                      <w:rPr>
                        <w:rFonts w:ascii="Cambria Math" w:eastAsia="Aptos" w:hAnsi="Cambria Math" w:cs="Times New Roman"/>
                        <w:noProof/>
                        <w:sz w:val="22"/>
                      </w:rPr>
                      <m:t>2</m:t>
                    </m:r>
                  </m:sup>
                </m:sSubSup>
              </m:oMath>
            </m:oMathPara>
          </w:p>
        </w:tc>
        <w:tc>
          <w:tcPr>
            <w:tcW w:w="1414" w:type="dxa"/>
            <w:vAlign w:val="center"/>
          </w:tcPr>
          <w:p w14:paraId="653ED4ED"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0.21</w:t>
            </w:r>
          </w:p>
        </w:tc>
        <w:tc>
          <w:tcPr>
            <w:tcW w:w="1414" w:type="dxa"/>
            <w:vAlign w:val="center"/>
          </w:tcPr>
          <w:p w14:paraId="367B6D2D"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0.37</w:t>
            </w:r>
          </w:p>
        </w:tc>
        <w:tc>
          <w:tcPr>
            <w:tcW w:w="1414" w:type="dxa"/>
            <w:vAlign w:val="center"/>
          </w:tcPr>
          <w:p w14:paraId="38183276"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0.14</w:t>
            </w:r>
          </w:p>
        </w:tc>
        <w:tc>
          <w:tcPr>
            <w:tcW w:w="1406" w:type="dxa"/>
            <w:vAlign w:val="center"/>
          </w:tcPr>
          <w:p w14:paraId="1354ADEA"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w:t>
            </w:r>
          </w:p>
        </w:tc>
        <w:tc>
          <w:tcPr>
            <w:tcW w:w="1414" w:type="dxa"/>
            <w:vAlign w:val="center"/>
          </w:tcPr>
          <w:p w14:paraId="32A0A3B4"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w:t>
            </w:r>
          </w:p>
        </w:tc>
      </w:tr>
      <w:tr w:rsidR="00CB343F" w:rsidRPr="00392761" w14:paraId="7AC19108" w14:textId="77777777" w:rsidTr="00392761">
        <w:trPr>
          <w:trHeight w:val="432"/>
        </w:trPr>
        <w:tc>
          <w:tcPr>
            <w:tcW w:w="2298" w:type="dxa"/>
            <w:vAlign w:val="center"/>
          </w:tcPr>
          <w:p w14:paraId="568D1428" w14:textId="77777777" w:rsidR="00CB343F" w:rsidRPr="00392761" w:rsidRDefault="00CB343F" w:rsidP="00392761">
            <w:pPr>
              <w:spacing w:before="0" w:after="0" w:line="240" w:lineRule="auto"/>
              <w:jc w:val="center"/>
              <w:rPr>
                <w:rFonts w:ascii="Aptos" w:eastAsia="Calibri" w:hAnsi="Aptos" w:cs="Times New Roman"/>
                <w:noProof/>
                <w:sz w:val="22"/>
              </w:rPr>
            </w:pPr>
            <w:r w:rsidRPr="00392761">
              <w:rPr>
                <w:rFonts w:ascii="Aptos" w:eastAsia="Calibri" w:hAnsi="Aptos" w:cs="Times New Roman"/>
                <w:noProof/>
                <w:sz w:val="22"/>
              </w:rPr>
              <w:t>S.E.</w:t>
            </w:r>
            <w:r>
              <w:rPr>
                <w:rFonts w:ascii="Aptos" w:eastAsia="Calibri" w:hAnsi="Aptos" w:cs="Times New Roman"/>
                <w:noProof/>
                <w:sz w:val="22"/>
              </w:rPr>
              <w:t>E.</w:t>
            </w:r>
          </w:p>
        </w:tc>
        <w:tc>
          <w:tcPr>
            <w:tcW w:w="1414" w:type="dxa"/>
            <w:vAlign w:val="center"/>
          </w:tcPr>
          <w:p w14:paraId="7D4B2FD9"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1.85</w:t>
            </w:r>
          </w:p>
        </w:tc>
        <w:tc>
          <w:tcPr>
            <w:tcW w:w="1414" w:type="dxa"/>
            <w:vAlign w:val="center"/>
          </w:tcPr>
          <w:p w14:paraId="4877988F"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1.44</w:t>
            </w:r>
          </w:p>
        </w:tc>
        <w:tc>
          <w:tcPr>
            <w:tcW w:w="1414" w:type="dxa"/>
            <w:vAlign w:val="center"/>
          </w:tcPr>
          <w:p w14:paraId="2F248230"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47.5</w:t>
            </w:r>
          </w:p>
        </w:tc>
        <w:tc>
          <w:tcPr>
            <w:tcW w:w="1406" w:type="dxa"/>
            <w:vAlign w:val="center"/>
          </w:tcPr>
          <w:p w14:paraId="26A335EB"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2.09</w:t>
            </w:r>
          </w:p>
        </w:tc>
        <w:tc>
          <w:tcPr>
            <w:tcW w:w="1414" w:type="dxa"/>
            <w:vAlign w:val="center"/>
          </w:tcPr>
          <w:p w14:paraId="5E5840FA" w14:textId="77777777" w:rsidR="00CB343F" w:rsidRPr="00392761" w:rsidRDefault="00CB343F" w:rsidP="00392761">
            <w:pPr>
              <w:spacing w:before="0" w:after="0" w:line="240" w:lineRule="auto"/>
              <w:jc w:val="center"/>
              <w:rPr>
                <w:rFonts w:ascii="Aptos" w:eastAsia="Aptos" w:hAnsi="Aptos" w:cs="Times New Roman"/>
                <w:sz w:val="22"/>
              </w:rPr>
            </w:pPr>
            <w:r>
              <w:rPr>
                <w:rFonts w:ascii="Aptos" w:eastAsia="Aptos" w:hAnsi="Aptos" w:cs="Times New Roman"/>
                <w:sz w:val="22"/>
              </w:rPr>
              <w:t>3.10</w:t>
            </w:r>
          </w:p>
        </w:tc>
      </w:tr>
      <w:tr w:rsidR="00CB343F" w:rsidRPr="00392761" w14:paraId="11BBA999" w14:textId="77777777" w:rsidTr="00392761">
        <w:trPr>
          <w:trHeight w:val="432"/>
        </w:trPr>
        <w:tc>
          <w:tcPr>
            <w:tcW w:w="2298" w:type="dxa"/>
            <w:tcBorders>
              <w:bottom w:val="single" w:sz="4" w:space="0" w:color="auto"/>
            </w:tcBorders>
            <w:vAlign w:val="center"/>
            <w:hideMark/>
          </w:tcPr>
          <w:p w14:paraId="6EE5D46B" w14:textId="77777777" w:rsidR="00CB343F" w:rsidRPr="00392761" w:rsidRDefault="00CB343F" w:rsidP="00392761">
            <w:pPr>
              <w:spacing w:before="0" w:after="0" w:line="240" w:lineRule="auto"/>
              <w:rPr>
                <w:rFonts w:ascii="Aptos" w:eastAsia="Aptos" w:hAnsi="Aptos" w:cs="Times New Roman"/>
                <w:sz w:val="22"/>
              </w:rPr>
            </w:pPr>
            <m:oMathPara>
              <m:oMath>
                <m:r>
                  <w:rPr>
                    <w:rFonts w:ascii="Cambria Math" w:eastAsia="Aptos" w:hAnsi="Cambria Math" w:cs="Times New Roman"/>
                    <w:noProof/>
                    <w:sz w:val="22"/>
                  </w:rPr>
                  <m:t>N</m:t>
                </m:r>
              </m:oMath>
            </m:oMathPara>
          </w:p>
        </w:tc>
        <w:tc>
          <w:tcPr>
            <w:tcW w:w="1414" w:type="dxa"/>
            <w:vAlign w:val="center"/>
          </w:tcPr>
          <w:p w14:paraId="0212F819" w14:textId="77777777" w:rsidR="00CB343F" w:rsidRPr="00392761" w:rsidRDefault="00CB343F"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217</w:t>
            </w:r>
          </w:p>
        </w:tc>
        <w:tc>
          <w:tcPr>
            <w:tcW w:w="1414" w:type="dxa"/>
            <w:vAlign w:val="center"/>
          </w:tcPr>
          <w:p w14:paraId="2CC487DD" w14:textId="77777777" w:rsidR="00CB343F" w:rsidRPr="00392761" w:rsidRDefault="00CB343F"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217</w:t>
            </w:r>
          </w:p>
        </w:tc>
        <w:tc>
          <w:tcPr>
            <w:tcW w:w="1414" w:type="dxa"/>
            <w:vAlign w:val="center"/>
          </w:tcPr>
          <w:p w14:paraId="0A9CE648" w14:textId="77777777" w:rsidR="00CB343F" w:rsidRPr="00392761" w:rsidRDefault="00CB343F"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192</w:t>
            </w:r>
          </w:p>
        </w:tc>
        <w:tc>
          <w:tcPr>
            <w:tcW w:w="1406" w:type="dxa"/>
            <w:vAlign w:val="center"/>
          </w:tcPr>
          <w:p w14:paraId="403B1D17" w14:textId="77777777" w:rsidR="00CB343F" w:rsidRPr="00392761" w:rsidRDefault="00CB343F"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217</w:t>
            </w:r>
          </w:p>
        </w:tc>
        <w:tc>
          <w:tcPr>
            <w:tcW w:w="1414" w:type="dxa"/>
            <w:vAlign w:val="center"/>
          </w:tcPr>
          <w:p w14:paraId="36D7D964" w14:textId="77777777" w:rsidR="00CB343F" w:rsidRPr="00392761" w:rsidRDefault="00CB343F" w:rsidP="00392761">
            <w:pPr>
              <w:spacing w:before="0" w:after="0" w:line="240" w:lineRule="auto"/>
              <w:jc w:val="center"/>
              <w:rPr>
                <w:rFonts w:ascii="Aptos" w:eastAsia="Aptos" w:hAnsi="Aptos" w:cs="Times New Roman"/>
                <w:sz w:val="22"/>
              </w:rPr>
            </w:pPr>
            <w:r w:rsidRPr="00392761">
              <w:rPr>
                <w:rFonts w:ascii="Aptos" w:eastAsia="Aptos" w:hAnsi="Aptos" w:cs="Times New Roman"/>
                <w:sz w:val="22"/>
              </w:rPr>
              <w:t>217</w:t>
            </w:r>
          </w:p>
        </w:tc>
      </w:tr>
      <w:tr w:rsidR="00CB343F" w:rsidRPr="0063773D" w14:paraId="4FDB00EE" w14:textId="77777777" w:rsidTr="00392761">
        <w:trPr>
          <w:trHeight w:val="432"/>
        </w:trPr>
        <w:tc>
          <w:tcPr>
            <w:tcW w:w="9360" w:type="dxa"/>
            <w:gridSpan w:val="6"/>
            <w:tcBorders>
              <w:top w:val="single" w:sz="4" w:space="0" w:color="auto"/>
              <w:bottom w:val="single" w:sz="4" w:space="0" w:color="auto"/>
            </w:tcBorders>
          </w:tcPr>
          <w:p w14:paraId="67660502" w14:textId="0BF530F2" w:rsidR="00CB343F" w:rsidRPr="0063773D" w:rsidRDefault="00CB343F" w:rsidP="00392761">
            <w:pPr>
              <w:spacing w:before="0" w:after="0" w:line="240" w:lineRule="auto"/>
              <w:rPr>
                <w:rFonts w:ascii="Aptos" w:eastAsia="Aptos" w:hAnsi="Aptos" w:cs="Times New Roman"/>
                <w:sz w:val="20"/>
                <w:szCs w:val="20"/>
              </w:rPr>
            </w:pPr>
            <w:r w:rsidRPr="001D7714">
              <w:rPr>
                <w:rFonts w:ascii="Aptos" w:eastAsia="Aptos" w:hAnsi="Aptos" w:cs="Times New Roman"/>
                <w:sz w:val="20"/>
                <w:szCs w:val="20"/>
              </w:rPr>
              <w:t xml:space="preserve">Notes: † Robust </w:t>
            </w:r>
            <w:r>
              <w:rPr>
                <w:rFonts w:ascii="Aptos" w:eastAsia="Aptos" w:hAnsi="Aptos" w:cs="Times New Roman"/>
                <w:sz w:val="20"/>
                <w:szCs w:val="20"/>
              </w:rPr>
              <w:t xml:space="preserve">least squares.  Robust </w:t>
            </w:r>
            <w:r w:rsidRPr="001D7714">
              <w:rPr>
                <w:rFonts w:ascii="Aptos" w:eastAsia="Aptos" w:hAnsi="Aptos" w:cs="Times New Roman"/>
                <w:sz w:val="20"/>
                <w:szCs w:val="20"/>
              </w:rPr>
              <w:t xml:space="preserve">standard errors in parentheses. RLS settings: M-estimation, </w:t>
            </w:r>
            <w:proofErr w:type="spellStart"/>
            <w:r w:rsidRPr="001D7714">
              <w:rPr>
                <w:rFonts w:ascii="Aptos" w:eastAsia="Aptos" w:hAnsi="Aptos" w:cs="Times New Roman"/>
                <w:sz w:val="20"/>
                <w:szCs w:val="20"/>
              </w:rPr>
              <w:t>bisquare</w:t>
            </w:r>
            <w:proofErr w:type="spellEnd"/>
            <w:r w:rsidRPr="001D7714">
              <w:rPr>
                <w:rFonts w:ascii="Aptos" w:eastAsia="Aptos" w:hAnsi="Aptos" w:cs="Times New Roman"/>
                <w:sz w:val="20"/>
                <w:szCs w:val="20"/>
              </w:rPr>
              <w:t xml:space="preserve"> with tuning=4.685, </w:t>
            </w:r>
            <w:r>
              <w:rPr>
                <w:rFonts w:ascii="Aptos" w:eastAsia="Aptos" w:hAnsi="Aptos" w:cs="Times New Roman"/>
                <w:sz w:val="20"/>
                <w:szCs w:val="20"/>
              </w:rPr>
              <w:t>Huber</w:t>
            </w:r>
            <w:r w:rsidRPr="001D7714">
              <w:rPr>
                <w:rFonts w:ascii="Aptos" w:eastAsia="Aptos" w:hAnsi="Aptos" w:cs="Times New Roman"/>
                <w:sz w:val="20"/>
                <w:szCs w:val="20"/>
              </w:rPr>
              <w:t xml:space="preserve"> scaling. †† Negative binomial </w:t>
            </w:r>
            <w:r w:rsidR="00412533">
              <w:rPr>
                <w:rFonts w:ascii="Aptos" w:eastAsia="Aptos" w:hAnsi="Aptos" w:cs="Times New Roman"/>
                <w:sz w:val="20"/>
                <w:szCs w:val="20"/>
              </w:rPr>
              <w:t xml:space="preserve">QML </w:t>
            </w:r>
            <w:r w:rsidRPr="001D7714">
              <w:rPr>
                <w:rFonts w:ascii="Aptos" w:eastAsia="Aptos" w:hAnsi="Aptos" w:cs="Times New Roman"/>
                <w:sz w:val="20"/>
                <w:szCs w:val="20"/>
              </w:rPr>
              <w:t>regressions</w:t>
            </w:r>
            <w:r w:rsidR="00412533">
              <w:rPr>
                <w:rFonts w:ascii="Aptos" w:eastAsia="Aptos" w:hAnsi="Aptos" w:cs="Times New Roman"/>
                <w:sz w:val="20"/>
                <w:szCs w:val="20"/>
              </w:rPr>
              <w:t xml:space="preserve"> corrected for overdispersion where appropriate</w:t>
            </w:r>
            <w:r w:rsidRPr="001D7714">
              <w:rPr>
                <w:rFonts w:ascii="Aptos" w:eastAsia="Aptos" w:hAnsi="Aptos" w:cs="Times New Roman"/>
                <w:sz w:val="20"/>
                <w:szCs w:val="20"/>
              </w:rPr>
              <w:t>,</w:t>
            </w:r>
            <w:r>
              <w:rPr>
                <w:rFonts w:ascii="Aptos" w:eastAsia="Aptos" w:hAnsi="Aptos" w:cs="Times New Roman"/>
                <w:sz w:val="20"/>
                <w:szCs w:val="20"/>
              </w:rPr>
              <w:t xml:space="preserve"> GLM covariances.  Regressions include d</w:t>
            </w:r>
            <w:r w:rsidRPr="0048148A">
              <w:rPr>
                <w:rFonts w:ascii="Aptos" w:eastAsia="Aptos" w:hAnsi="Aptos" w:cs="Times New Roman"/>
                <w:sz w:val="20"/>
                <w:szCs w:val="20"/>
              </w:rPr>
              <w:t xml:space="preserve">ummy variables for policy </w:t>
            </w:r>
            <w:r w:rsidRPr="0048148A">
              <w:rPr>
                <w:rFonts w:ascii="Aptos" w:eastAsia="Aptos" w:hAnsi="Aptos" w:cs="Times New Roman"/>
                <w:sz w:val="20"/>
                <w:szCs w:val="20"/>
              </w:rPr>
              <w:lastRenderedPageBreak/>
              <w:t>rules and for estimated models</w:t>
            </w:r>
            <w:r>
              <w:rPr>
                <w:rFonts w:ascii="Aptos" w:eastAsia="Aptos" w:hAnsi="Aptos" w:cs="Times New Roman"/>
                <w:sz w:val="20"/>
                <w:szCs w:val="20"/>
              </w:rPr>
              <w:t xml:space="preserve"> as controls.  </w:t>
            </w:r>
            <w:proofErr w:type="gramStart"/>
            <w:r w:rsidRPr="001D7714">
              <w:rPr>
                <w:rFonts w:ascii="Aptos" w:eastAsia="Aptos" w:hAnsi="Aptos" w:cs="Times New Roman"/>
                <w:sz w:val="20"/>
                <w:szCs w:val="20"/>
              </w:rPr>
              <w:t>*,**,*</w:t>
            </w:r>
            <w:proofErr w:type="gramEnd"/>
            <w:r w:rsidRPr="001D7714">
              <w:rPr>
                <w:rFonts w:ascii="Aptos" w:eastAsia="Aptos" w:hAnsi="Aptos" w:cs="Times New Roman"/>
                <w:sz w:val="20"/>
                <w:szCs w:val="20"/>
              </w:rPr>
              <w:t>** indicate statistical significance at 10, 5, and 1 percent, respectively.  See Table 1 for definitions of variables.</w:t>
            </w:r>
          </w:p>
        </w:tc>
      </w:tr>
    </w:tbl>
    <w:p w14:paraId="3503C075" w14:textId="77777777" w:rsidR="001114A3" w:rsidRDefault="001114A3" w:rsidP="00F32A77">
      <w:pPr>
        <w:spacing w:before="100" w:beforeAutospacing="1" w:after="100" w:afterAutospacing="1"/>
        <w:rPr>
          <w:rFonts w:cs="Times New Roman"/>
          <w:i/>
          <w:iCs/>
          <w:szCs w:val="24"/>
        </w:rPr>
      </w:pPr>
    </w:p>
    <w:p w14:paraId="0137FC37" w14:textId="7E2037A5" w:rsidR="00F32A77" w:rsidRDefault="00F32A77" w:rsidP="00F32A77">
      <w:pPr>
        <w:spacing w:before="100" w:beforeAutospacing="1" w:after="100" w:afterAutospacing="1"/>
        <w:rPr>
          <w:rFonts w:cs="Times New Roman"/>
          <w:i/>
          <w:iCs/>
          <w:szCs w:val="24"/>
        </w:rPr>
      </w:pPr>
      <w:r w:rsidRPr="006B15C5">
        <w:rPr>
          <w:rFonts w:cs="Times New Roman"/>
          <w:i/>
          <w:iCs/>
          <w:szCs w:val="24"/>
        </w:rPr>
        <w:t xml:space="preserve">5.2.2.  </w:t>
      </w:r>
      <w:r w:rsidR="00FE6FFF">
        <w:rPr>
          <w:rFonts w:cs="Times New Roman"/>
          <w:i/>
          <w:iCs/>
          <w:szCs w:val="24"/>
        </w:rPr>
        <w:t>Real rigidities</w:t>
      </w:r>
    </w:p>
    <w:p w14:paraId="61DA905A" w14:textId="380BEF48" w:rsidR="00692711" w:rsidRDefault="009F197B" w:rsidP="007E37FD">
      <w:pPr>
        <w:spacing w:before="0" w:after="160"/>
        <w:ind w:firstLine="720"/>
        <w:rPr>
          <w:rFonts w:cs="Times New Roman"/>
          <w:szCs w:val="24"/>
        </w:rPr>
      </w:pPr>
      <w:ins w:id="189" w:author="English, William" w:date="2025-09-11T15:04:00Z" w16du:dateUtc="2025-09-11T19:04:00Z">
        <w:r>
          <w:rPr>
            <w:rFonts w:cs="Times New Roman"/>
            <w:szCs w:val="24"/>
          </w:rPr>
          <w:t xml:space="preserve">Table 8 shows the results of regressing our outcome variables on </w:t>
        </w:r>
      </w:ins>
      <w:ins w:id="190" w:author="English, William" w:date="2025-09-11T15:05:00Z" w16du:dateUtc="2025-09-11T19:05:00Z">
        <w:r w:rsidR="004D1F2B">
          <w:rPr>
            <w:rFonts w:cs="Times New Roman"/>
            <w:szCs w:val="24"/>
          </w:rPr>
          <w:t>the real rigidity variables</w:t>
        </w:r>
      </w:ins>
      <w:ins w:id="191" w:author="Connor Brennan" w:date="2025-09-18T16:43:00Z" w16du:dateUtc="2025-09-18T21:43:00Z">
        <w:r w:rsidR="00D50F5E">
          <w:rPr>
            <w:rFonts w:cs="Times New Roman"/>
            <w:szCs w:val="24"/>
          </w:rPr>
          <w:t>—</w:t>
        </w:r>
      </w:ins>
      <w:ins w:id="192" w:author="English, William" w:date="2025-09-11T15:05:00Z" w16du:dateUtc="2025-09-11T19:05:00Z">
        <w:del w:id="193" w:author="Connor Brennan" w:date="2025-09-18T16:43:00Z" w16du:dateUtc="2025-09-18T21:43:00Z">
          <w:r w:rsidR="004D1F2B" w:rsidDel="00D50F5E">
            <w:rPr>
              <w:rFonts w:cs="Times New Roman"/>
              <w:szCs w:val="24"/>
            </w:rPr>
            <w:delText xml:space="preserve"> – </w:delText>
          </w:r>
        </w:del>
        <w:r w:rsidR="004D1F2B">
          <w:rPr>
            <w:rFonts w:cs="Times New Roman"/>
            <w:szCs w:val="24"/>
          </w:rPr>
          <w:t xml:space="preserve">that is, the variables that capture channels of monetary policy transmission </w:t>
        </w:r>
      </w:ins>
      <w:ins w:id="194" w:author="English, William" w:date="2025-09-16T22:23:00Z" w16du:dateUtc="2025-09-17T02:23:00Z">
        <w:r w:rsidR="009F33CB">
          <w:rPr>
            <w:rFonts w:cs="Times New Roman"/>
            <w:szCs w:val="24"/>
          </w:rPr>
          <w:t>beyond simple</w:t>
        </w:r>
      </w:ins>
      <w:ins w:id="195" w:author="English, William" w:date="2025-09-11T15:05:00Z" w16du:dateUtc="2025-09-11T19:05:00Z">
        <w:r w:rsidR="003E1006">
          <w:rPr>
            <w:rFonts w:cs="Times New Roman"/>
            <w:szCs w:val="24"/>
          </w:rPr>
          <w:t xml:space="preserve"> </w:t>
        </w:r>
      </w:ins>
      <w:ins w:id="196" w:author="English, William" w:date="2025-09-11T15:06:00Z" w16du:dateUtc="2025-09-11T19:06:00Z">
        <w:r w:rsidR="00336763">
          <w:rPr>
            <w:rFonts w:cs="Times New Roman"/>
            <w:szCs w:val="24"/>
          </w:rPr>
          <w:t xml:space="preserve">intertemporal substitution.  Not surprisingly, several of these variables appear to be associated with </w:t>
        </w:r>
        <w:r w:rsidR="00A3163B">
          <w:rPr>
            <w:rFonts w:cs="Times New Roman"/>
            <w:szCs w:val="24"/>
          </w:rPr>
          <w:t xml:space="preserve">larger </w:t>
        </w:r>
      </w:ins>
      <w:ins w:id="197" w:author="English, William" w:date="2025-09-11T15:07:00Z" w16du:dateUtc="2025-09-11T19:07:00Z">
        <w:r w:rsidR="00A3163B">
          <w:rPr>
            <w:rFonts w:cs="Times New Roman"/>
            <w:szCs w:val="24"/>
          </w:rPr>
          <w:t xml:space="preserve">impacts of monetary policy on output (negative coefficients in the first column).  </w:t>
        </w:r>
        <w:r w:rsidR="00FA4794">
          <w:rPr>
            <w:rFonts w:cs="Times New Roman"/>
            <w:szCs w:val="24"/>
          </w:rPr>
          <w:t>Notably, th</w:t>
        </w:r>
      </w:ins>
      <w:ins w:id="198" w:author="English, William" w:date="2025-09-11T15:08:00Z" w16du:dateUtc="2025-09-11T19:08:00Z">
        <w:r w:rsidR="00FA4794">
          <w:rPr>
            <w:rFonts w:cs="Times New Roman"/>
            <w:szCs w:val="24"/>
          </w:rPr>
          <w:t xml:space="preserve">e effects of a single additional </w:t>
        </w:r>
        <w:r w:rsidR="0046174A">
          <w:rPr>
            <w:rFonts w:cs="Times New Roman"/>
            <w:szCs w:val="24"/>
          </w:rPr>
          <w:t xml:space="preserve">channel of monetary policy are </w:t>
        </w:r>
      </w:ins>
      <w:ins w:id="199" w:author="English, William" w:date="2025-09-16T22:23:00Z" w16du:dateUtc="2025-09-17T02:23:00Z">
        <w:r w:rsidR="006B536D">
          <w:rPr>
            <w:rFonts w:cs="Times New Roman"/>
            <w:szCs w:val="24"/>
          </w:rPr>
          <w:t xml:space="preserve">generally </w:t>
        </w:r>
      </w:ins>
      <w:ins w:id="200" w:author="English, William" w:date="2025-09-11T15:08:00Z" w16du:dateUtc="2025-09-11T19:08:00Z">
        <w:r w:rsidR="0046174A">
          <w:rPr>
            <w:rFonts w:cs="Times New Roman"/>
            <w:szCs w:val="24"/>
          </w:rPr>
          <w:t xml:space="preserve">not significant, but </w:t>
        </w:r>
        <w:r w:rsidR="001C62D7">
          <w:rPr>
            <w:rFonts w:cs="Times New Roman"/>
            <w:szCs w:val="24"/>
          </w:rPr>
          <w:t>two channels in the same model (for example, ro</w:t>
        </w:r>
      </w:ins>
      <w:ins w:id="201" w:author="English, William" w:date="2025-09-11T15:09:00Z" w16du:dateUtc="2025-09-11T19:09:00Z">
        <w:r w:rsidR="001C62D7">
          <w:rPr>
            <w:rFonts w:cs="Times New Roman"/>
            <w:szCs w:val="24"/>
          </w:rPr>
          <w:t xml:space="preserve">les for both bank credit and net worth) </w:t>
        </w:r>
        <w:r w:rsidR="00761E5A">
          <w:rPr>
            <w:rFonts w:cs="Times New Roman"/>
            <w:szCs w:val="24"/>
          </w:rPr>
          <w:t xml:space="preserve">are both economically and statistically significant.  </w:t>
        </w:r>
        <w:r w:rsidR="00E868CC">
          <w:rPr>
            <w:rFonts w:cs="Times New Roman"/>
            <w:szCs w:val="24"/>
          </w:rPr>
          <w:t>Indeed, the</w:t>
        </w:r>
      </w:ins>
      <w:ins w:id="202" w:author="English, William" w:date="2025-09-11T15:10:00Z" w16du:dateUtc="2025-09-11T19:10:00Z">
        <w:r w:rsidR="00DF5F4B">
          <w:rPr>
            <w:rFonts w:cs="Times New Roman"/>
            <w:szCs w:val="24"/>
          </w:rPr>
          <w:t xml:space="preserve"> weighted R</w:t>
        </w:r>
        <w:r w:rsidR="00DF5F4B" w:rsidRPr="00E03EF2">
          <w:rPr>
            <w:rFonts w:cs="Times New Roman"/>
            <w:szCs w:val="24"/>
            <w:vertAlign w:val="superscript"/>
          </w:rPr>
          <w:t>2</w:t>
        </w:r>
        <w:r w:rsidR="00DF5F4B">
          <w:rPr>
            <w:rFonts w:cs="Times New Roman"/>
            <w:szCs w:val="24"/>
          </w:rPr>
          <w:t xml:space="preserve"> of the regression nearly triples relative to the simple regression shown in Table </w:t>
        </w:r>
      </w:ins>
      <w:ins w:id="203" w:author="English, William" w:date="2025-09-11T15:11:00Z" w16du:dateUtc="2025-09-11T19:11:00Z">
        <w:r w:rsidR="00DF5F4B">
          <w:rPr>
            <w:rFonts w:cs="Times New Roman"/>
            <w:szCs w:val="24"/>
          </w:rPr>
          <w:t xml:space="preserve">6.  </w:t>
        </w:r>
        <w:r w:rsidR="00E03EF2">
          <w:rPr>
            <w:rFonts w:cs="Times New Roman"/>
            <w:szCs w:val="24"/>
          </w:rPr>
          <w:t xml:space="preserve">The results for effects on inflation are not as strong, </w:t>
        </w:r>
      </w:ins>
      <w:ins w:id="204" w:author="English, William" w:date="2025-09-11T15:12:00Z" w16du:dateUtc="2025-09-11T19:12:00Z">
        <w:r w:rsidR="00986D67">
          <w:rPr>
            <w:rFonts w:cs="Times New Roman"/>
            <w:szCs w:val="24"/>
          </w:rPr>
          <w:t xml:space="preserve">with wealth plus bank credit </w:t>
        </w:r>
        <w:r w:rsidR="00F6172D">
          <w:rPr>
            <w:rFonts w:cs="Times New Roman"/>
            <w:szCs w:val="24"/>
          </w:rPr>
          <w:t xml:space="preserve">generating stronger effects on inflation, but net worth alone actually reducing the effect.  None of these variables appear to influence the </w:t>
        </w:r>
      </w:ins>
      <w:ins w:id="205" w:author="English, William" w:date="2025-09-11T15:13:00Z" w16du:dateUtc="2025-09-11T19:13:00Z">
        <w:r w:rsidR="00AA74A1">
          <w:rPr>
            <w:rFonts w:cs="Times New Roman"/>
            <w:szCs w:val="24"/>
          </w:rPr>
          <w:t xml:space="preserve">sacrifice ratio.  Regarding the timing of the effects of monetary policy, </w:t>
        </w:r>
        <w:r w:rsidR="003B1668">
          <w:rPr>
            <w:rFonts w:cs="Times New Roman"/>
            <w:szCs w:val="24"/>
          </w:rPr>
          <w:t xml:space="preserve">models with wealth effects </w:t>
        </w:r>
      </w:ins>
      <w:ins w:id="206" w:author="English, William" w:date="2025-09-11T15:14:00Z" w16du:dateUtc="2025-09-11T19:14:00Z">
        <w:r w:rsidR="003B1668">
          <w:rPr>
            <w:rFonts w:cs="Times New Roman"/>
            <w:szCs w:val="24"/>
          </w:rPr>
          <w:t>display more rapid timing of the effects on both output and inflation</w:t>
        </w:r>
        <w:r w:rsidR="00664125">
          <w:rPr>
            <w:rFonts w:cs="Times New Roman"/>
            <w:szCs w:val="24"/>
          </w:rPr>
          <w:t xml:space="preserve">.  This effect presumably captures the speed with which monetary policy affects financial markets, and so wealth effects on spending.  </w:t>
        </w:r>
      </w:ins>
    </w:p>
    <w:p w14:paraId="7A107FFE" w14:textId="3E5E0962" w:rsidR="000665DB" w:rsidRDefault="000665DB">
      <w:pPr>
        <w:spacing w:before="0" w:after="160" w:line="259" w:lineRule="auto"/>
        <w:rPr>
          <w:ins w:id="207" w:author="English, William" w:date="2025-09-11T15:15:00Z" w16du:dateUtc="2025-09-11T19:15:00Z"/>
        </w:rPr>
      </w:pPr>
      <w:ins w:id="208" w:author="English, William" w:date="2025-09-11T15:15:00Z" w16du:dateUtc="2025-09-11T19:15:00Z">
        <w:r>
          <w:br w:type="page"/>
        </w:r>
      </w:ins>
    </w:p>
    <w:p w14:paraId="389ABA5C" w14:textId="77777777" w:rsidR="00FE6FFF" w:rsidRDefault="00FE6FFF" w:rsidP="00FE6FFF">
      <w:pPr>
        <w:ind w:firstLine="720"/>
      </w:pPr>
    </w:p>
    <w:tbl>
      <w:tblPr>
        <w:tblStyle w:val="TableGrid5"/>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1414"/>
        <w:gridCol w:w="1414"/>
        <w:gridCol w:w="1414"/>
        <w:gridCol w:w="1406"/>
        <w:gridCol w:w="1414"/>
      </w:tblGrid>
      <w:tr w:rsidR="00FE6FFF" w:rsidRPr="0063773D" w14:paraId="5424B359" w14:textId="77777777" w:rsidTr="00B45E7E">
        <w:trPr>
          <w:trHeight w:val="432"/>
        </w:trPr>
        <w:tc>
          <w:tcPr>
            <w:tcW w:w="9360" w:type="dxa"/>
            <w:gridSpan w:val="6"/>
            <w:tcBorders>
              <w:top w:val="single" w:sz="4" w:space="0" w:color="auto"/>
            </w:tcBorders>
            <w:shd w:val="clear" w:color="auto" w:fill="FFFFFF"/>
          </w:tcPr>
          <w:p w14:paraId="660B1E92" w14:textId="77777777" w:rsidR="00FE6FFF" w:rsidRPr="00CE01C1" w:rsidRDefault="00FE6FFF" w:rsidP="00B45E7E">
            <w:pPr>
              <w:spacing w:after="0" w:line="240" w:lineRule="auto"/>
              <w:jc w:val="center"/>
              <w:rPr>
                <w:rFonts w:ascii="Aptos" w:eastAsia="Aptos" w:hAnsi="Aptos" w:cs="Times New Roman"/>
                <w:sz w:val="22"/>
              </w:rPr>
            </w:pPr>
            <w:r w:rsidRPr="00CE01C1">
              <w:rPr>
                <w:rFonts w:ascii="Aptos" w:eastAsia="Aptos" w:hAnsi="Aptos" w:cs="Times New Roman"/>
                <w:sz w:val="22"/>
              </w:rPr>
              <w:t xml:space="preserve">Table </w:t>
            </w:r>
            <w:r>
              <w:rPr>
                <w:rFonts w:ascii="Aptos" w:eastAsia="Aptos" w:hAnsi="Aptos" w:cs="Times New Roman"/>
                <w:sz w:val="22"/>
              </w:rPr>
              <w:t>8</w:t>
            </w:r>
          </w:p>
          <w:p w14:paraId="53A0A513" w14:textId="77777777" w:rsidR="00FE6FFF" w:rsidRPr="00CE01C1" w:rsidRDefault="00FE6FFF" w:rsidP="00B45E7E">
            <w:pPr>
              <w:spacing w:before="0" w:after="0" w:line="240" w:lineRule="auto"/>
              <w:jc w:val="center"/>
              <w:rPr>
                <w:rFonts w:ascii="Aptos" w:eastAsia="Aptos" w:hAnsi="Aptos" w:cs="Times New Roman"/>
                <w:b/>
                <w:bCs/>
                <w:sz w:val="22"/>
                <w:u w:val="single"/>
              </w:rPr>
            </w:pPr>
            <w:r w:rsidRPr="00CE01C1">
              <w:rPr>
                <w:rFonts w:ascii="Aptos" w:eastAsia="Aptos" w:hAnsi="Aptos" w:cs="Times New Roman"/>
                <w:b/>
                <w:bCs/>
                <w:sz w:val="22"/>
                <w:u w:val="single"/>
              </w:rPr>
              <w:t xml:space="preserve">Effects of Model </w:t>
            </w:r>
            <w:r>
              <w:rPr>
                <w:rFonts w:ascii="Aptos" w:eastAsia="Aptos" w:hAnsi="Aptos" w:cs="Times New Roman"/>
                <w:b/>
                <w:bCs/>
                <w:sz w:val="22"/>
                <w:u w:val="single"/>
              </w:rPr>
              <w:t xml:space="preserve">Real Rigidities </w:t>
            </w:r>
            <w:r w:rsidRPr="00CE01C1">
              <w:rPr>
                <w:rFonts w:ascii="Aptos" w:eastAsia="Aptos" w:hAnsi="Aptos" w:cs="Times New Roman"/>
                <w:b/>
                <w:bCs/>
                <w:sz w:val="22"/>
                <w:u w:val="single"/>
              </w:rPr>
              <w:t>on Macro Outcomes</w:t>
            </w:r>
          </w:p>
          <w:p w14:paraId="54E9A22B" w14:textId="77777777" w:rsidR="00FE6FFF" w:rsidRPr="00CE01C1" w:rsidRDefault="00FE6FFF" w:rsidP="00B45E7E">
            <w:pPr>
              <w:spacing w:before="0" w:after="0" w:line="240" w:lineRule="auto"/>
              <w:jc w:val="center"/>
              <w:rPr>
                <w:rFonts w:ascii="Aptos" w:eastAsia="Aptos" w:hAnsi="Aptos" w:cs="Times New Roman"/>
                <w:sz w:val="20"/>
                <w:szCs w:val="20"/>
              </w:rPr>
            </w:pPr>
            <w:r w:rsidRPr="00CE01C1">
              <w:rPr>
                <w:rFonts w:ascii="Aptos" w:eastAsia="Aptos" w:hAnsi="Aptos" w:cs="Times New Roman"/>
                <w:sz w:val="20"/>
                <w:szCs w:val="20"/>
              </w:rPr>
              <w:t>(full sample)</w:t>
            </w:r>
          </w:p>
          <w:p w14:paraId="21FF246A" w14:textId="77777777" w:rsidR="00FE6FFF" w:rsidRPr="00CE01C1" w:rsidRDefault="00FE6FFF" w:rsidP="00B45E7E">
            <w:pPr>
              <w:spacing w:after="0" w:line="240" w:lineRule="auto"/>
              <w:jc w:val="center"/>
              <w:rPr>
                <w:rFonts w:ascii="Aptos" w:eastAsia="Aptos" w:hAnsi="Aptos" w:cs="Times New Roman"/>
                <w:sz w:val="22"/>
              </w:rPr>
            </w:pPr>
            <w:r w:rsidRPr="00CE01C1">
              <w:rPr>
                <w:rFonts w:ascii="Aptos" w:eastAsia="Aptos" w:hAnsi="Aptos" w:cs="Times New Roman"/>
                <w:sz w:val="22"/>
              </w:rPr>
              <w:t xml:space="preserve">                                                              </w:t>
            </w:r>
            <w:r>
              <w:rPr>
                <w:rFonts w:ascii="Aptos" w:eastAsia="Aptos" w:hAnsi="Aptos" w:cs="Times New Roman"/>
                <w:sz w:val="22"/>
              </w:rPr>
              <w:t xml:space="preserve">  </w:t>
            </w:r>
            <w:r w:rsidRPr="00CE01C1">
              <w:rPr>
                <w:rFonts w:ascii="Aptos" w:eastAsia="Aptos" w:hAnsi="Aptos" w:cs="Times New Roman"/>
                <w:sz w:val="22"/>
              </w:rPr>
              <w:t xml:space="preserve"> </w:t>
            </w:r>
            <w:r w:rsidRPr="00CE01C1">
              <w:rPr>
                <w:rFonts w:ascii="Aptos" w:eastAsia="Aptos" w:hAnsi="Aptos" w:cs="Times New Roman"/>
                <w:b/>
                <w:bCs/>
                <w:sz w:val="22"/>
              </w:rPr>
              <w:t>Elasticities</w:t>
            </w:r>
            <w:r w:rsidRPr="00CE01C1">
              <w:rPr>
                <w:rFonts w:ascii="Aptos" w:hAnsi="Aptos" w:cs="Times New Roman"/>
                <w:b/>
                <w:bCs/>
                <w:sz w:val="22"/>
                <w:vertAlign w:val="superscript"/>
              </w:rPr>
              <w:t>†</w:t>
            </w:r>
            <w:r w:rsidRPr="00CE01C1">
              <w:rPr>
                <w:rFonts w:ascii="Aptos" w:eastAsia="Aptos" w:hAnsi="Aptos" w:cs="Times New Roman"/>
                <w:b/>
                <w:bCs/>
                <w:sz w:val="22"/>
              </w:rPr>
              <w:t xml:space="preserve">                                                       </w:t>
            </w:r>
            <w:r>
              <w:rPr>
                <w:rFonts w:ascii="Aptos" w:eastAsia="Aptos" w:hAnsi="Aptos" w:cs="Times New Roman"/>
                <w:b/>
                <w:bCs/>
                <w:sz w:val="22"/>
              </w:rPr>
              <w:t xml:space="preserve">   </w:t>
            </w:r>
            <w:r w:rsidRPr="00CE01C1">
              <w:rPr>
                <w:rFonts w:ascii="Aptos" w:eastAsia="Aptos" w:hAnsi="Aptos" w:cs="Times New Roman"/>
                <w:b/>
                <w:bCs/>
                <w:sz w:val="22"/>
              </w:rPr>
              <w:t>Timing</w:t>
            </w:r>
            <w:r w:rsidRPr="00CE01C1">
              <w:rPr>
                <w:rFonts w:ascii="Aptos" w:hAnsi="Aptos" w:cs="Times New Roman"/>
                <w:b/>
                <w:bCs/>
                <w:sz w:val="22"/>
                <w:vertAlign w:val="superscript"/>
              </w:rPr>
              <w:t>††</w:t>
            </w:r>
          </w:p>
        </w:tc>
      </w:tr>
      <w:tr w:rsidR="00FE6FFF" w:rsidRPr="0063773D" w14:paraId="120E5278" w14:textId="77777777" w:rsidTr="00B45E7E">
        <w:trPr>
          <w:trHeight w:val="495"/>
        </w:trPr>
        <w:tc>
          <w:tcPr>
            <w:tcW w:w="2298" w:type="dxa"/>
            <w:tcBorders>
              <w:bottom w:val="single" w:sz="4" w:space="0" w:color="auto"/>
            </w:tcBorders>
            <w:shd w:val="pct10" w:color="auto" w:fill="FFFFFF"/>
          </w:tcPr>
          <w:p w14:paraId="1F014A0E" w14:textId="77777777" w:rsidR="00FE6FFF" w:rsidRPr="0063773D" w:rsidRDefault="00FE6FFF" w:rsidP="00B45E7E">
            <w:pPr>
              <w:spacing w:before="0" w:after="0" w:line="240" w:lineRule="auto"/>
              <w:jc w:val="center"/>
              <w:rPr>
                <w:rFonts w:ascii="Aptos" w:eastAsia="Aptos" w:hAnsi="Aptos" w:cs="Times New Roman"/>
                <w:sz w:val="20"/>
                <w:szCs w:val="20"/>
              </w:rPr>
            </w:pPr>
          </w:p>
        </w:tc>
        <w:tc>
          <w:tcPr>
            <w:tcW w:w="1414" w:type="dxa"/>
            <w:tcBorders>
              <w:bottom w:val="single" w:sz="4" w:space="0" w:color="auto"/>
            </w:tcBorders>
            <w:shd w:val="pct10" w:color="auto" w:fill="FFFFFF"/>
            <w:vAlign w:val="center"/>
            <w:hideMark/>
          </w:tcPr>
          <w:p w14:paraId="0F82C412" w14:textId="77777777" w:rsidR="00FE6FFF" w:rsidRPr="00F97B94" w:rsidRDefault="00FE6FFF" w:rsidP="00B45E7E">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y-slope</w:t>
            </w:r>
          </w:p>
        </w:tc>
        <w:tc>
          <w:tcPr>
            <w:tcW w:w="1414" w:type="dxa"/>
            <w:tcBorders>
              <w:bottom w:val="single" w:sz="4" w:space="0" w:color="auto"/>
            </w:tcBorders>
            <w:shd w:val="pct10" w:color="auto" w:fill="FFFFFF"/>
            <w:vAlign w:val="center"/>
            <w:hideMark/>
          </w:tcPr>
          <w:p w14:paraId="26A896DF" w14:textId="77777777" w:rsidR="00FE6FFF" w:rsidRPr="00F97B94" w:rsidRDefault="00FE6FFF" w:rsidP="00B45E7E">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π-slope</w:t>
            </w:r>
          </w:p>
        </w:tc>
        <w:tc>
          <w:tcPr>
            <w:tcW w:w="1414" w:type="dxa"/>
            <w:tcBorders>
              <w:bottom w:val="single" w:sz="4" w:space="0" w:color="auto"/>
            </w:tcBorders>
            <w:shd w:val="pct10" w:color="auto" w:fill="FFFFFF"/>
            <w:vAlign w:val="center"/>
          </w:tcPr>
          <w:p w14:paraId="2CB0A28F" w14:textId="77777777" w:rsidR="00FE6FFF" w:rsidRPr="00F97B94" w:rsidRDefault="00FE6FFF" w:rsidP="00B45E7E">
            <w:pPr>
              <w:spacing w:before="0" w:after="0" w:line="240" w:lineRule="auto"/>
              <w:jc w:val="center"/>
              <w:rPr>
                <w:rFonts w:ascii="Aptos" w:eastAsia="Aptos" w:hAnsi="Aptos" w:cs="Times New Roman"/>
                <w:i/>
                <w:iCs/>
                <w:sz w:val="22"/>
              </w:rPr>
            </w:pPr>
            <w:proofErr w:type="spellStart"/>
            <w:r w:rsidRPr="00F97B94">
              <w:rPr>
                <w:rFonts w:ascii="Aptos" w:eastAsia="Aptos" w:hAnsi="Aptos" w:cs="Times New Roman"/>
                <w:i/>
                <w:iCs/>
                <w:sz w:val="22"/>
              </w:rPr>
              <w:t>sacratio</w:t>
            </w:r>
            <w:proofErr w:type="spellEnd"/>
          </w:p>
        </w:tc>
        <w:tc>
          <w:tcPr>
            <w:tcW w:w="1406" w:type="dxa"/>
            <w:tcBorders>
              <w:bottom w:val="single" w:sz="4" w:space="0" w:color="auto"/>
            </w:tcBorders>
            <w:shd w:val="pct10" w:color="auto" w:fill="FFFFFF"/>
            <w:vAlign w:val="center"/>
          </w:tcPr>
          <w:p w14:paraId="0F590E9C" w14:textId="77777777" w:rsidR="00FE6FFF" w:rsidRPr="00F97B94" w:rsidRDefault="00FE6FFF" w:rsidP="00B45E7E">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y-timing</w:t>
            </w:r>
          </w:p>
        </w:tc>
        <w:tc>
          <w:tcPr>
            <w:tcW w:w="1414" w:type="dxa"/>
            <w:tcBorders>
              <w:bottom w:val="single" w:sz="4" w:space="0" w:color="auto"/>
            </w:tcBorders>
            <w:shd w:val="pct10" w:color="auto" w:fill="FFFFFF"/>
            <w:vAlign w:val="center"/>
          </w:tcPr>
          <w:p w14:paraId="66923529" w14:textId="77777777" w:rsidR="00FE6FFF" w:rsidRPr="00F97B94" w:rsidRDefault="00FE6FFF" w:rsidP="00B45E7E">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π-timing</w:t>
            </w:r>
          </w:p>
        </w:tc>
      </w:tr>
      <w:tr w:rsidR="00FE6FFF" w:rsidRPr="00392761" w14:paraId="6DD88976" w14:textId="77777777" w:rsidTr="00B45E7E">
        <w:trPr>
          <w:trHeight w:val="576"/>
        </w:trPr>
        <w:tc>
          <w:tcPr>
            <w:tcW w:w="2298" w:type="dxa"/>
            <w:vAlign w:val="center"/>
          </w:tcPr>
          <w:p w14:paraId="4A7E80A3" w14:textId="77777777" w:rsidR="00FE6FFF" w:rsidRPr="00392761" w:rsidRDefault="00FE6FFF" w:rsidP="00B45E7E">
            <w:pPr>
              <w:spacing w:before="0" w:after="0" w:line="240" w:lineRule="auto"/>
              <w:rPr>
                <w:rFonts w:ascii="Aptos" w:eastAsia="Aptos" w:hAnsi="Aptos" w:cs="Times New Roman"/>
                <w:sz w:val="22"/>
              </w:rPr>
            </w:pPr>
            <w:r>
              <w:rPr>
                <w:rFonts w:ascii="Aptos" w:eastAsia="Aptos" w:hAnsi="Aptos" w:cs="Times New Roman"/>
                <w:sz w:val="22"/>
              </w:rPr>
              <w:t>Wealth</w:t>
            </w:r>
            <w:r w:rsidRPr="00392761">
              <w:rPr>
                <w:rFonts w:ascii="Aptos" w:eastAsia="Aptos" w:hAnsi="Aptos" w:cs="Times New Roman"/>
                <w:sz w:val="22"/>
              </w:rPr>
              <w:t xml:space="preserve"> </w:t>
            </w:r>
          </w:p>
        </w:tc>
        <w:tc>
          <w:tcPr>
            <w:tcW w:w="1414" w:type="dxa"/>
            <w:vAlign w:val="center"/>
          </w:tcPr>
          <w:p w14:paraId="7219CC25"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0.01</w:t>
            </w:r>
          </w:p>
          <w:p w14:paraId="62B9ACF6"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(0.15)</w:t>
            </w:r>
          </w:p>
        </w:tc>
        <w:tc>
          <w:tcPr>
            <w:tcW w:w="1414" w:type="dxa"/>
            <w:vAlign w:val="center"/>
          </w:tcPr>
          <w:p w14:paraId="082D4D96"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-0.01</w:t>
            </w:r>
          </w:p>
          <w:p w14:paraId="4D061C67"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(0.07)</w:t>
            </w:r>
          </w:p>
        </w:tc>
        <w:tc>
          <w:tcPr>
            <w:tcW w:w="1414" w:type="dxa"/>
            <w:vAlign w:val="center"/>
          </w:tcPr>
          <w:p w14:paraId="7E7C7BFF"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-0.69</w:t>
            </w:r>
          </w:p>
          <w:p w14:paraId="08ADEB03"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(1.15)</w:t>
            </w:r>
          </w:p>
        </w:tc>
        <w:tc>
          <w:tcPr>
            <w:tcW w:w="1406" w:type="dxa"/>
            <w:vAlign w:val="center"/>
          </w:tcPr>
          <w:p w14:paraId="131D91DB"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-0.30</w:t>
            </w:r>
            <w:r w:rsidRPr="0094094A">
              <w:rPr>
                <w:rFonts w:ascii="Aptos" w:eastAsia="Aptos" w:hAnsi="Aptos" w:cs="Times New Roman"/>
                <w:sz w:val="20"/>
                <w:szCs w:val="20"/>
              </w:rPr>
              <w:t>*</w:t>
            </w:r>
          </w:p>
          <w:p w14:paraId="70714823"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(0.18)</w:t>
            </w:r>
          </w:p>
        </w:tc>
        <w:tc>
          <w:tcPr>
            <w:tcW w:w="1414" w:type="dxa"/>
            <w:vAlign w:val="center"/>
          </w:tcPr>
          <w:p w14:paraId="44E94ECA"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 xml:space="preserve">    -0.62</w:t>
            </w:r>
            <w:r w:rsidRPr="0094094A">
              <w:rPr>
                <w:rFonts w:ascii="Aptos" w:eastAsia="Aptos" w:hAnsi="Aptos" w:cs="Times New Roman"/>
                <w:sz w:val="20"/>
                <w:szCs w:val="20"/>
              </w:rPr>
              <w:t>***</w:t>
            </w:r>
          </w:p>
          <w:p w14:paraId="458080C3"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(0.22)</w:t>
            </w:r>
          </w:p>
        </w:tc>
      </w:tr>
      <w:tr w:rsidR="00FE6FFF" w:rsidRPr="00392761" w14:paraId="0427F2DC" w14:textId="77777777" w:rsidTr="00B45E7E">
        <w:trPr>
          <w:trHeight w:val="576"/>
        </w:trPr>
        <w:tc>
          <w:tcPr>
            <w:tcW w:w="2298" w:type="dxa"/>
            <w:vAlign w:val="center"/>
          </w:tcPr>
          <w:p w14:paraId="271E5ECB" w14:textId="77777777" w:rsidR="00FE6FFF" w:rsidRPr="00392761" w:rsidRDefault="00FE6FFF" w:rsidP="00B45E7E">
            <w:pPr>
              <w:spacing w:before="0" w:after="0" w:line="240" w:lineRule="auto"/>
              <w:rPr>
                <w:rFonts w:ascii="Aptos" w:eastAsia="Aptos" w:hAnsi="Aptos" w:cs="Times New Roman"/>
                <w:sz w:val="22"/>
              </w:rPr>
            </w:pPr>
            <w:r>
              <w:rPr>
                <w:rFonts w:ascii="Aptos" w:eastAsia="Aptos" w:hAnsi="Aptos" w:cs="Times New Roman"/>
                <w:sz w:val="22"/>
              </w:rPr>
              <w:t>Bank Credit</w:t>
            </w:r>
          </w:p>
        </w:tc>
        <w:tc>
          <w:tcPr>
            <w:tcW w:w="1414" w:type="dxa"/>
            <w:vAlign w:val="center"/>
          </w:tcPr>
          <w:p w14:paraId="53274D03"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0.11</w:t>
            </w:r>
          </w:p>
          <w:p w14:paraId="25C25FEE"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(0.16)</w:t>
            </w:r>
          </w:p>
        </w:tc>
        <w:tc>
          <w:tcPr>
            <w:tcW w:w="1414" w:type="dxa"/>
            <w:vAlign w:val="center"/>
          </w:tcPr>
          <w:p w14:paraId="2CE70042"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0.11</w:t>
            </w:r>
          </w:p>
          <w:p w14:paraId="3501B2CD"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(0.08)</w:t>
            </w:r>
          </w:p>
        </w:tc>
        <w:tc>
          <w:tcPr>
            <w:tcW w:w="1414" w:type="dxa"/>
            <w:vAlign w:val="center"/>
          </w:tcPr>
          <w:p w14:paraId="1D353F9C"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-2.01</w:t>
            </w:r>
          </w:p>
          <w:p w14:paraId="1ED6150C"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(1.29)</w:t>
            </w:r>
          </w:p>
        </w:tc>
        <w:tc>
          <w:tcPr>
            <w:tcW w:w="1406" w:type="dxa"/>
            <w:vAlign w:val="center"/>
          </w:tcPr>
          <w:p w14:paraId="15F22AE1"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-0.01</w:t>
            </w:r>
          </w:p>
          <w:p w14:paraId="0663B217"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(0.18)</w:t>
            </w:r>
          </w:p>
        </w:tc>
        <w:tc>
          <w:tcPr>
            <w:tcW w:w="1414" w:type="dxa"/>
            <w:vAlign w:val="center"/>
          </w:tcPr>
          <w:p w14:paraId="39B3C03F"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-0.14</w:t>
            </w:r>
          </w:p>
          <w:p w14:paraId="3FE30AF3"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(0.22)</w:t>
            </w:r>
          </w:p>
        </w:tc>
      </w:tr>
      <w:tr w:rsidR="00FE6FFF" w:rsidRPr="00392761" w14:paraId="7FC88BD6" w14:textId="77777777" w:rsidTr="00B45E7E">
        <w:trPr>
          <w:trHeight w:val="576"/>
        </w:trPr>
        <w:tc>
          <w:tcPr>
            <w:tcW w:w="2298" w:type="dxa"/>
            <w:vAlign w:val="center"/>
          </w:tcPr>
          <w:p w14:paraId="0B9C8897" w14:textId="77777777" w:rsidR="00FE6FFF" w:rsidRPr="00392761" w:rsidRDefault="00FE6FFF" w:rsidP="00B45E7E">
            <w:pPr>
              <w:spacing w:before="0" w:after="0" w:line="240" w:lineRule="auto"/>
              <w:rPr>
                <w:rFonts w:ascii="Aptos" w:eastAsia="Aptos" w:hAnsi="Aptos" w:cs="Times New Roman"/>
                <w:sz w:val="22"/>
              </w:rPr>
            </w:pPr>
            <w:r>
              <w:rPr>
                <w:rFonts w:ascii="Aptos" w:eastAsia="Aptos" w:hAnsi="Aptos" w:cs="Times New Roman"/>
                <w:sz w:val="22"/>
              </w:rPr>
              <w:t>Net worth</w:t>
            </w:r>
          </w:p>
        </w:tc>
        <w:tc>
          <w:tcPr>
            <w:tcW w:w="1414" w:type="dxa"/>
            <w:vAlign w:val="center"/>
          </w:tcPr>
          <w:p w14:paraId="0F30B1D8"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0.17</w:t>
            </w:r>
          </w:p>
          <w:p w14:paraId="5A236CA8"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(0.32)</w:t>
            </w:r>
          </w:p>
        </w:tc>
        <w:tc>
          <w:tcPr>
            <w:tcW w:w="1414" w:type="dxa"/>
            <w:vAlign w:val="center"/>
          </w:tcPr>
          <w:p w14:paraId="1C0C43EC"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0.26</w:t>
            </w:r>
            <w:r w:rsidRPr="00222D2C">
              <w:rPr>
                <w:rFonts w:ascii="Aptos" w:eastAsia="Aptos" w:hAnsi="Aptos" w:cs="Times New Roman"/>
                <w:sz w:val="20"/>
                <w:szCs w:val="20"/>
              </w:rPr>
              <w:t>*</w:t>
            </w:r>
          </w:p>
          <w:p w14:paraId="1D9674E0"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(0.15)</w:t>
            </w:r>
          </w:p>
        </w:tc>
        <w:tc>
          <w:tcPr>
            <w:tcW w:w="1414" w:type="dxa"/>
            <w:vAlign w:val="center"/>
          </w:tcPr>
          <w:p w14:paraId="300E7B6F"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1.97</w:t>
            </w:r>
          </w:p>
          <w:p w14:paraId="36A224CC"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(2.40)</w:t>
            </w:r>
          </w:p>
        </w:tc>
        <w:tc>
          <w:tcPr>
            <w:tcW w:w="1406" w:type="dxa"/>
            <w:vAlign w:val="center"/>
          </w:tcPr>
          <w:p w14:paraId="056A66ED"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0.16</w:t>
            </w:r>
          </w:p>
          <w:p w14:paraId="5DFB4A24"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(0.37)</w:t>
            </w:r>
          </w:p>
        </w:tc>
        <w:tc>
          <w:tcPr>
            <w:tcW w:w="1414" w:type="dxa"/>
            <w:vAlign w:val="center"/>
          </w:tcPr>
          <w:p w14:paraId="0C584230"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-0.66</w:t>
            </w:r>
          </w:p>
          <w:p w14:paraId="30EFEFA0"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(0.47)</w:t>
            </w:r>
          </w:p>
        </w:tc>
      </w:tr>
      <w:tr w:rsidR="00FE6FFF" w:rsidRPr="00392761" w14:paraId="4AAA42B9" w14:textId="77777777" w:rsidTr="00B45E7E">
        <w:trPr>
          <w:trHeight w:val="576"/>
        </w:trPr>
        <w:tc>
          <w:tcPr>
            <w:tcW w:w="2298" w:type="dxa"/>
            <w:vAlign w:val="center"/>
          </w:tcPr>
          <w:p w14:paraId="4BA99238" w14:textId="77777777" w:rsidR="00FE6FFF" w:rsidRDefault="00FE6FFF" w:rsidP="00B45E7E">
            <w:pPr>
              <w:spacing w:before="0" w:after="0" w:line="240" w:lineRule="auto"/>
              <w:rPr>
                <w:rFonts w:ascii="Aptos" w:eastAsia="Aptos" w:hAnsi="Aptos" w:cs="Times New Roman"/>
                <w:sz w:val="22"/>
              </w:rPr>
            </w:pPr>
            <w:r>
              <w:rPr>
                <w:rFonts w:ascii="Aptos" w:eastAsia="Aptos" w:hAnsi="Aptos" w:cs="Times New Roman"/>
                <w:sz w:val="22"/>
              </w:rPr>
              <w:t>Open economy</w:t>
            </w:r>
          </w:p>
        </w:tc>
        <w:tc>
          <w:tcPr>
            <w:tcW w:w="1414" w:type="dxa"/>
            <w:vAlign w:val="center"/>
          </w:tcPr>
          <w:p w14:paraId="435B4363"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0.24</w:t>
            </w:r>
          </w:p>
          <w:p w14:paraId="1F350D06"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(0.19)</w:t>
            </w:r>
          </w:p>
        </w:tc>
        <w:tc>
          <w:tcPr>
            <w:tcW w:w="1414" w:type="dxa"/>
            <w:vAlign w:val="center"/>
          </w:tcPr>
          <w:p w14:paraId="514173C6"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0.09</w:t>
            </w:r>
          </w:p>
          <w:p w14:paraId="57034F8A"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(0.09)</w:t>
            </w:r>
          </w:p>
        </w:tc>
        <w:tc>
          <w:tcPr>
            <w:tcW w:w="1414" w:type="dxa"/>
            <w:vAlign w:val="center"/>
          </w:tcPr>
          <w:p w14:paraId="350F4E74"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0.97</w:t>
            </w:r>
          </w:p>
          <w:p w14:paraId="27419282"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(1.76)</w:t>
            </w:r>
          </w:p>
        </w:tc>
        <w:tc>
          <w:tcPr>
            <w:tcW w:w="1406" w:type="dxa"/>
            <w:vAlign w:val="center"/>
          </w:tcPr>
          <w:p w14:paraId="199E3AF4"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0.04</w:t>
            </w:r>
          </w:p>
          <w:p w14:paraId="66485F2E"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(0.21)</w:t>
            </w:r>
          </w:p>
        </w:tc>
        <w:tc>
          <w:tcPr>
            <w:tcW w:w="1414" w:type="dxa"/>
            <w:vAlign w:val="center"/>
          </w:tcPr>
          <w:p w14:paraId="01785EED"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0.14</w:t>
            </w:r>
          </w:p>
          <w:p w14:paraId="01DE5D34"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(0.24)</w:t>
            </w:r>
          </w:p>
        </w:tc>
      </w:tr>
      <w:tr w:rsidR="00FE6FFF" w:rsidRPr="00392761" w14:paraId="7312CF41" w14:textId="77777777" w:rsidTr="00B45E7E">
        <w:trPr>
          <w:trHeight w:val="576"/>
        </w:trPr>
        <w:tc>
          <w:tcPr>
            <w:tcW w:w="2298" w:type="dxa"/>
            <w:vAlign w:val="center"/>
          </w:tcPr>
          <w:p w14:paraId="00CE8658" w14:textId="77777777" w:rsidR="00FE6FFF" w:rsidRDefault="00FE6FFF" w:rsidP="00B45E7E">
            <w:pPr>
              <w:spacing w:before="0" w:after="0" w:line="240" w:lineRule="auto"/>
              <w:rPr>
                <w:rFonts w:ascii="Aptos" w:eastAsia="Aptos" w:hAnsi="Aptos" w:cs="Times New Roman"/>
                <w:sz w:val="22"/>
              </w:rPr>
            </w:pPr>
            <w:r>
              <w:rPr>
                <w:rFonts w:ascii="Aptos" w:eastAsia="Aptos" w:hAnsi="Aptos" w:cs="Times New Roman"/>
                <w:sz w:val="22"/>
              </w:rPr>
              <w:t>Wealth*bank credit</w:t>
            </w:r>
          </w:p>
        </w:tc>
        <w:tc>
          <w:tcPr>
            <w:tcW w:w="1414" w:type="dxa"/>
            <w:vAlign w:val="center"/>
          </w:tcPr>
          <w:p w14:paraId="0E047BA5"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-0.39</w:t>
            </w:r>
          </w:p>
          <w:p w14:paraId="5D0819B8"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(0.24)</w:t>
            </w:r>
          </w:p>
        </w:tc>
        <w:tc>
          <w:tcPr>
            <w:tcW w:w="1414" w:type="dxa"/>
            <w:vAlign w:val="center"/>
          </w:tcPr>
          <w:p w14:paraId="1ACF96B4"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-0.23</w:t>
            </w:r>
            <w:r w:rsidRPr="00222D2C">
              <w:rPr>
                <w:rFonts w:ascii="Aptos" w:eastAsia="Aptos" w:hAnsi="Aptos" w:cs="Times New Roman"/>
                <w:sz w:val="20"/>
                <w:szCs w:val="20"/>
              </w:rPr>
              <w:t>**</w:t>
            </w:r>
          </w:p>
          <w:p w14:paraId="28D533EF"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(0.11)</w:t>
            </w:r>
          </w:p>
        </w:tc>
        <w:tc>
          <w:tcPr>
            <w:tcW w:w="1414" w:type="dxa"/>
            <w:vAlign w:val="center"/>
          </w:tcPr>
          <w:p w14:paraId="163628AD"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1.23</w:t>
            </w:r>
          </w:p>
          <w:p w14:paraId="36C327F3"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(1.91)</w:t>
            </w:r>
          </w:p>
        </w:tc>
        <w:tc>
          <w:tcPr>
            <w:tcW w:w="1406" w:type="dxa"/>
            <w:vAlign w:val="center"/>
          </w:tcPr>
          <w:p w14:paraId="77E06A78"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0.29</w:t>
            </w:r>
          </w:p>
          <w:p w14:paraId="77616B96"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(0.28)</w:t>
            </w:r>
          </w:p>
        </w:tc>
        <w:tc>
          <w:tcPr>
            <w:tcW w:w="1414" w:type="dxa"/>
            <w:vAlign w:val="center"/>
          </w:tcPr>
          <w:p w14:paraId="6F694C34"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0.17</w:t>
            </w:r>
          </w:p>
          <w:p w14:paraId="359D6AB1"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(0.35)</w:t>
            </w:r>
          </w:p>
        </w:tc>
      </w:tr>
      <w:tr w:rsidR="00FE6FFF" w:rsidRPr="00392761" w14:paraId="43D27107" w14:textId="77777777" w:rsidTr="00B45E7E">
        <w:trPr>
          <w:trHeight w:val="576"/>
        </w:trPr>
        <w:tc>
          <w:tcPr>
            <w:tcW w:w="2298" w:type="dxa"/>
            <w:vAlign w:val="center"/>
          </w:tcPr>
          <w:p w14:paraId="33A5F157" w14:textId="77777777" w:rsidR="00FE6FFF" w:rsidRDefault="00FE6FFF" w:rsidP="00B45E7E">
            <w:pPr>
              <w:spacing w:before="0" w:after="0" w:line="240" w:lineRule="auto"/>
              <w:rPr>
                <w:rFonts w:ascii="Aptos" w:eastAsia="Aptos" w:hAnsi="Aptos" w:cs="Times New Roman"/>
                <w:sz w:val="22"/>
              </w:rPr>
            </w:pPr>
            <w:r>
              <w:rPr>
                <w:rFonts w:ascii="Aptos" w:eastAsia="Aptos" w:hAnsi="Aptos" w:cs="Times New Roman"/>
                <w:sz w:val="22"/>
              </w:rPr>
              <w:t>Bank credit*net worth</w:t>
            </w:r>
          </w:p>
        </w:tc>
        <w:tc>
          <w:tcPr>
            <w:tcW w:w="1414" w:type="dxa"/>
            <w:vAlign w:val="center"/>
          </w:tcPr>
          <w:p w14:paraId="002872D9"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 xml:space="preserve">  -0.92</w:t>
            </w:r>
            <w:r w:rsidRPr="00222D2C">
              <w:rPr>
                <w:rFonts w:ascii="Aptos" w:eastAsia="Aptos" w:hAnsi="Aptos" w:cs="Times New Roman"/>
                <w:sz w:val="20"/>
                <w:szCs w:val="20"/>
              </w:rPr>
              <w:t>***</w:t>
            </w:r>
          </w:p>
          <w:p w14:paraId="2ACA92F3"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(0.32)</w:t>
            </w:r>
          </w:p>
        </w:tc>
        <w:tc>
          <w:tcPr>
            <w:tcW w:w="1414" w:type="dxa"/>
            <w:vAlign w:val="center"/>
          </w:tcPr>
          <w:p w14:paraId="38743CE3"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-0.21</w:t>
            </w:r>
          </w:p>
          <w:p w14:paraId="5E5092B3"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(0.16)</w:t>
            </w:r>
          </w:p>
        </w:tc>
        <w:tc>
          <w:tcPr>
            <w:tcW w:w="1414" w:type="dxa"/>
            <w:vAlign w:val="center"/>
          </w:tcPr>
          <w:p w14:paraId="5418CCBF"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1.23</w:t>
            </w:r>
          </w:p>
          <w:p w14:paraId="56738E8E"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(2.50)</w:t>
            </w:r>
          </w:p>
        </w:tc>
        <w:tc>
          <w:tcPr>
            <w:tcW w:w="1406" w:type="dxa"/>
            <w:vAlign w:val="center"/>
          </w:tcPr>
          <w:p w14:paraId="2A30CF41"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-0.01</w:t>
            </w:r>
          </w:p>
          <w:p w14:paraId="2D8BB925"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(0.38)</w:t>
            </w:r>
          </w:p>
        </w:tc>
        <w:tc>
          <w:tcPr>
            <w:tcW w:w="1414" w:type="dxa"/>
            <w:vAlign w:val="center"/>
          </w:tcPr>
          <w:p w14:paraId="644A93AF"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0.54</w:t>
            </w:r>
          </w:p>
          <w:p w14:paraId="1C109936"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(0.48)</w:t>
            </w:r>
          </w:p>
        </w:tc>
      </w:tr>
      <w:tr w:rsidR="00FE6FFF" w:rsidRPr="00392761" w14:paraId="0C1CBB75" w14:textId="77777777" w:rsidTr="00B45E7E">
        <w:trPr>
          <w:trHeight w:val="576"/>
        </w:trPr>
        <w:tc>
          <w:tcPr>
            <w:tcW w:w="2298" w:type="dxa"/>
            <w:vAlign w:val="center"/>
          </w:tcPr>
          <w:p w14:paraId="7B46ED29" w14:textId="77777777" w:rsidR="00FE6FFF" w:rsidRDefault="00FE6FFF" w:rsidP="00B45E7E">
            <w:pPr>
              <w:spacing w:before="0" w:after="0" w:line="240" w:lineRule="auto"/>
              <w:rPr>
                <w:rFonts w:ascii="Aptos" w:eastAsia="Aptos" w:hAnsi="Aptos" w:cs="Times New Roman"/>
                <w:sz w:val="22"/>
              </w:rPr>
            </w:pPr>
            <w:r>
              <w:rPr>
                <w:rFonts w:ascii="Aptos" w:eastAsia="Aptos" w:hAnsi="Aptos" w:cs="Times New Roman"/>
                <w:sz w:val="22"/>
              </w:rPr>
              <w:t>Net worth*wealth</w:t>
            </w:r>
          </w:p>
        </w:tc>
        <w:tc>
          <w:tcPr>
            <w:tcW w:w="1414" w:type="dxa"/>
            <w:vAlign w:val="center"/>
          </w:tcPr>
          <w:p w14:paraId="6B053301"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-0.49</w:t>
            </w:r>
            <w:r w:rsidRPr="00222D2C">
              <w:rPr>
                <w:rFonts w:ascii="Aptos" w:eastAsia="Aptos" w:hAnsi="Aptos" w:cs="Times New Roman"/>
                <w:sz w:val="20"/>
                <w:szCs w:val="20"/>
              </w:rPr>
              <w:t>*</w:t>
            </w:r>
          </w:p>
          <w:p w14:paraId="4182A9F8"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(0.28)</w:t>
            </w:r>
          </w:p>
        </w:tc>
        <w:tc>
          <w:tcPr>
            <w:tcW w:w="1414" w:type="dxa"/>
            <w:vAlign w:val="center"/>
          </w:tcPr>
          <w:p w14:paraId="4CBF6BA1"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-0.06</w:t>
            </w:r>
          </w:p>
          <w:p w14:paraId="6690E5D7"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(0.14)</w:t>
            </w:r>
          </w:p>
        </w:tc>
        <w:tc>
          <w:tcPr>
            <w:tcW w:w="1414" w:type="dxa"/>
            <w:vAlign w:val="center"/>
          </w:tcPr>
          <w:p w14:paraId="5FCE4797"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0.01</w:t>
            </w:r>
          </w:p>
          <w:p w14:paraId="079D4792"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(2.41)</w:t>
            </w:r>
          </w:p>
        </w:tc>
        <w:tc>
          <w:tcPr>
            <w:tcW w:w="1406" w:type="dxa"/>
            <w:vAlign w:val="center"/>
          </w:tcPr>
          <w:p w14:paraId="37CF6C1B"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-0.53</w:t>
            </w:r>
          </w:p>
          <w:p w14:paraId="2B7306E6"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(0.34)</w:t>
            </w:r>
          </w:p>
        </w:tc>
        <w:tc>
          <w:tcPr>
            <w:tcW w:w="1414" w:type="dxa"/>
            <w:vAlign w:val="center"/>
          </w:tcPr>
          <w:p w14:paraId="76DC7D25"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0.02</w:t>
            </w:r>
          </w:p>
          <w:p w14:paraId="03B9DB3F"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(0.43)</w:t>
            </w:r>
          </w:p>
        </w:tc>
      </w:tr>
      <w:tr w:rsidR="00FE6FFF" w:rsidRPr="00392761" w14:paraId="738CCB81" w14:textId="77777777" w:rsidTr="00B45E7E">
        <w:trPr>
          <w:trHeight w:val="576"/>
        </w:trPr>
        <w:tc>
          <w:tcPr>
            <w:tcW w:w="2298" w:type="dxa"/>
            <w:vAlign w:val="center"/>
          </w:tcPr>
          <w:p w14:paraId="45503A7D" w14:textId="77777777" w:rsidR="00FE6FFF" w:rsidRPr="00392761" w:rsidRDefault="00FE6FFF" w:rsidP="00B45E7E">
            <w:pPr>
              <w:spacing w:before="0" w:after="0" w:line="240" w:lineRule="auto"/>
              <w:rPr>
                <w:rFonts w:ascii="Aptos" w:eastAsia="Aptos" w:hAnsi="Aptos" w:cs="Times New Roman"/>
                <w:sz w:val="22"/>
              </w:rPr>
            </w:pPr>
            <w:r>
              <w:rPr>
                <w:rFonts w:ascii="Aptos" w:eastAsia="Aptos" w:hAnsi="Aptos" w:cs="Times New Roman"/>
                <w:sz w:val="22"/>
              </w:rPr>
              <w:t xml:space="preserve">Wealth*open </w:t>
            </w:r>
          </w:p>
        </w:tc>
        <w:tc>
          <w:tcPr>
            <w:tcW w:w="1414" w:type="dxa"/>
            <w:tcBorders>
              <w:bottom w:val="single" w:sz="4" w:space="0" w:color="auto"/>
            </w:tcBorders>
            <w:vAlign w:val="center"/>
          </w:tcPr>
          <w:p w14:paraId="31E0B616"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-0.56</w:t>
            </w:r>
            <w:r w:rsidRPr="00222D2C">
              <w:rPr>
                <w:rFonts w:ascii="Aptos" w:eastAsia="Aptos" w:hAnsi="Aptos" w:cs="Times New Roman"/>
                <w:sz w:val="20"/>
                <w:szCs w:val="20"/>
              </w:rPr>
              <w:t>*</w:t>
            </w:r>
          </w:p>
          <w:p w14:paraId="14B63A51"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(0.32)</w:t>
            </w:r>
          </w:p>
        </w:tc>
        <w:tc>
          <w:tcPr>
            <w:tcW w:w="1414" w:type="dxa"/>
            <w:tcBorders>
              <w:bottom w:val="single" w:sz="4" w:space="0" w:color="auto"/>
            </w:tcBorders>
            <w:vAlign w:val="center"/>
          </w:tcPr>
          <w:p w14:paraId="2DE8047A"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-0.11</w:t>
            </w:r>
          </w:p>
          <w:p w14:paraId="39008800"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(0.15)</w:t>
            </w:r>
          </w:p>
        </w:tc>
        <w:tc>
          <w:tcPr>
            <w:tcW w:w="1414" w:type="dxa"/>
            <w:tcBorders>
              <w:bottom w:val="single" w:sz="4" w:space="0" w:color="auto"/>
            </w:tcBorders>
            <w:vAlign w:val="center"/>
          </w:tcPr>
          <w:p w14:paraId="646E2D02"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4.16</w:t>
            </w:r>
          </w:p>
          <w:p w14:paraId="71C18ABA"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(2.87)</w:t>
            </w:r>
          </w:p>
        </w:tc>
        <w:tc>
          <w:tcPr>
            <w:tcW w:w="1406" w:type="dxa"/>
            <w:tcBorders>
              <w:bottom w:val="single" w:sz="4" w:space="0" w:color="auto"/>
            </w:tcBorders>
            <w:vAlign w:val="center"/>
          </w:tcPr>
          <w:p w14:paraId="28F3FC14"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0.39</w:t>
            </w:r>
          </w:p>
          <w:p w14:paraId="331A6482"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(0.37)</w:t>
            </w:r>
          </w:p>
        </w:tc>
        <w:tc>
          <w:tcPr>
            <w:tcW w:w="1414" w:type="dxa"/>
            <w:tcBorders>
              <w:bottom w:val="single" w:sz="4" w:space="0" w:color="auto"/>
            </w:tcBorders>
            <w:vAlign w:val="center"/>
          </w:tcPr>
          <w:p w14:paraId="168E8F85"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0.47</w:t>
            </w:r>
          </w:p>
          <w:p w14:paraId="76248EF2"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(0.43)</w:t>
            </w:r>
          </w:p>
        </w:tc>
      </w:tr>
      <w:tr w:rsidR="00FE6FFF" w:rsidRPr="00392761" w14:paraId="4AE3B623" w14:textId="77777777" w:rsidTr="00B45E7E">
        <w:trPr>
          <w:trHeight w:val="432"/>
        </w:trPr>
        <w:tc>
          <w:tcPr>
            <w:tcW w:w="2298" w:type="dxa"/>
            <w:tcBorders>
              <w:top w:val="single" w:sz="4" w:space="0" w:color="auto"/>
            </w:tcBorders>
            <w:vAlign w:val="center"/>
            <w:hideMark/>
          </w:tcPr>
          <w:p w14:paraId="7B67FBC9" w14:textId="77777777" w:rsidR="00FE6FFF" w:rsidRPr="00392761" w:rsidRDefault="00870E06" w:rsidP="00B45E7E">
            <w:pPr>
              <w:spacing w:before="0" w:after="0" w:line="240" w:lineRule="auto"/>
              <w:rPr>
                <w:rFonts w:ascii="Aptos" w:eastAsia="Aptos" w:hAnsi="Aptos" w:cs="Times New Roman"/>
                <w:sz w:val="22"/>
              </w:rPr>
            </w:pPr>
            <m:oMathPara>
              <m:oMath>
                <m:sSup>
                  <m:sSupPr>
                    <m:ctrlPr>
                      <w:rPr>
                        <w:rFonts w:ascii="Cambria Math" w:eastAsia="Aptos" w:hAnsi="Cambria Math" w:cs="Times New Roman"/>
                        <w:i/>
                        <w:noProof/>
                        <w:sz w:val="22"/>
                      </w:rPr>
                    </m:ctrlPr>
                  </m:sSupPr>
                  <m:e>
                    <m:r>
                      <w:rPr>
                        <w:rFonts w:ascii="Cambria Math" w:eastAsia="Aptos" w:hAnsi="Cambria Math" w:cs="Times New Roman"/>
                        <w:noProof/>
                        <w:sz w:val="22"/>
                      </w:rPr>
                      <m:t>R</m:t>
                    </m:r>
                  </m:e>
                  <m:sup>
                    <m:r>
                      <w:rPr>
                        <w:rFonts w:ascii="Cambria Math" w:eastAsia="Aptos" w:hAnsi="Cambria Math" w:cs="Times New Roman"/>
                        <w:noProof/>
                        <w:sz w:val="22"/>
                      </w:rPr>
                      <m:t>2</m:t>
                    </m:r>
                  </m:sup>
                </m:sSup>
                <m:r>
                  <w:rPr>
                    <w:rFonts w:ascii="Cambria Math" w:eastAsia="Aptos" w:hAnsi="Cambria Math" w:cs="Times New Roman"/>
                    <w:noProof/>
                    <w:sz w:val="22"/>
                  </w:rPr>
                  <m:t xml:space="preserve"> </m:t>
                </m:r>
              </m:oMath>
            </m:oMathPara>
          </w:p>
        </w:tc>
        <w:tc>
          <w:tcPr>
            <w:tcW w:w="1414" w:type="dxa"/>
            <w:tcBorders>
              <w:top w:val="single" w:sz="4" w:space="0" w:color="auto"/>
            </w:tcBorders>
            <w:vAlign w:val="center"/>
          </w:tcPr>
          <w:p w14:paraId="5F334BD3"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0.20</w:t>
            </w:r>
          </w:p>
        </w:tc>
        <w:tc>
          <w:tcPr>
            <w:tcW w:w="1414" w:type="dxa"/>
            <w:tcBorders>
              <w:top w:val="single" w:sz="4" w:space="0" w:color="auto"/>
            </w:tcBorders>
            <w:vAlign w:val="center"/>
          </w:tcPr>
          <w:p w14:paraId="4DF0B697"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0.21</w:t>
            </w:r>
          </w:p>
        </w:tc>
        <w:tc>
          <w:tcPr>
            <w:tcW w:w="1414" w:type="dxa"/>
            <w:tcBorders>
              <w:top w:val="single" w:sz="4" w:space="0" w:color="auto"/>
            </w:tcBorders>
            <w:vAlign w:val="center"/>
          </w:tcPr>
          <w:p w14:paraId="2699B000"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0.06</w:t>
            </w:r>
          </w:p>
        </w:tc>
        <w:tc>
          <w:tcPr>
            <w:tcW w:w="1406" w:type="dxa"/>
            <w:tcBorders>
              <w:top w:val="single" w:sz="4" w:space="0" w:color="auto"/>
            </w:tcBorders>
            <w:vAlign w:val="center"/>
          </w:tcPr>
          <w:p w14:paraId="7101AE1D"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0.18</w:t>
            </w:r>
          </w:p>
        </w:tc>
        <w:tc>
          <w:tcPr>
            <w:tcW w:w="1414" w:type="dxa"/>
            <w:tcBorders>
              <w:top w:val="single" w:sz="4" w:space="0" w:color="auto"/>
            </w:tcBorders>
            <w:vAlign w:val="center"/>
          </w:tcPr>
          <w:p w14:paraId="68817EA0"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0.17</w:t>
            </w:r>
          </w:p>
        </w:tc>
      </w:tr>
      <w:tr w:rsidR="00FE6FFF" w:rsidRPr="00392761" w14:paraId="72EE4C83" w14:textId="77777777" w:rsidTr="00B45E7E">
        <w:trPr>
          <w:trHeight w:val="432"/>
        </w:trPr>
        <w:tc>
          <w:tcPr>
            <w:tcW w:w="2298" w:type="dxa"/>
            <w:vAlign w:val="center"/>
          </w:tcPr>
          <w:p w14:paraId="1CCF39C7" w14:textId="77777777" w:rsidR="00FE6FFF" w:rsidRPr="00392761" w:rsidRDefault="00870E06" w:rsidP="00B45E7E">
            <w:pPr>
              <w:spacing w:before="0" w:after="0" w:line="240" w:lineRule="auto"/>
              <w:rPr>
                <w:rFonts w:ascii="Aptos" w:eastAsia="Aptos" w:hAnsi="Aptos" w:cs="Times New Roman"/>
                <w:sz w:val="22"/>
              </w:rPr>
            </w:pPr>
            <m:oMathPara>
              <m:oMath>
                <m:sSup>
                  <m:sSupPr>
                    <m:ctrlPr>
                      <w:rPr>
                        <w:rFonts w:ascii="Cambria Math" w:eastAsia="Aptos" w:hAnsi="Cambria Math" w:cs="Times New Roman"/>
                        <w:iCs/>
                        <w:noProof/>
                        <w:sz w:val="22"/>
                      </w:rPr>
                    </m:ctrlPr>
                  </m:sSupPr>
                  <m:e>
                    <m:acc>
                      <m:accPr>
                        <m:chr m:val="̅"/>
                        <m:ctrlPr>
                          <w:rPr>
                            <w:rFonts w:ascii="Cambria Math" w:eastAsia="Aptos" w:hAnsi="Cambria Math" w:cs="Times New Roman"/>
                            <w:iCs/>
                            <w:noProof/>
                            <w:sz w:val="22"/>
                          </w:rPr>
                        </m:ctrlPr>
                      </m:accPr>
                      <m:e>
                        <m:r>
                          <w:rPr>
                            <w:rFonts w:ascii="Cambria Math" w:eastAsia="Aptos" w:hAnsi="Cambria Math" w:cs="Times New Roman"/>
                            <w:noProof/>
                            <w:sz w:val="22"/>
                          </w:rPr>
                          <m:t>R</m:t>
                        </m:r>
                        <m:ctrlPr>
                          <w:rPr>
                            <w:rFonts w:ascii="Cambria Math" w:eastAsia="Aptos" w:hAnsi="Cambria Math" w:cs="Times New Roman"/>
                            <w:i/>
                            <w:noProof/>
                            <w:sz w:val="22"/>
                          </w:rPr>
                        </m:ctrlPr>
                      </m:e>
                    </m:acc>
                  </m:e>
                  <m:sup>
                    <m:r>
                      <m:rPr>
                        <m:sty m:val="p"/>
                      </m:rPr>
                      <w:rPr>
                        <w:rFonts w:ascii="Cambria Math" w:eastAsia="Aptos" w:hAnsi="Cambria Math" w:cs="Times New Roman"/>
                        <w:noProof/>
                        <w:sz w:val="22"/>
                      </w:rPr>
                      <m:t>2</m:t>
                    </m:r>
                  </m:sup>
                </m:sSup>
              </m:oMath>
            </m:oMathPara>
          </w:p>
        </w:tc>
        <w:tc>
          <w:tcPr>
            <w:tcW w:w="1414" w:type="dxa"/>
            <w:vAlign w:val="center"/>
          </w:tcPr>
          <w:p w14:paraId="54E851B2"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0.16</w:t>
            </w:r>
          </w:p>
        </w:tc>
        <w:tc>
          <w:tcPr>
            <w:tcW w:w="1414" w:type="dxa"/>
            <w:vAlign w:val="center"/>
          </w:tcPr>
          <w:p w14:paraId="6F9301A9"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0.17</w:t>
            </w:r>
          </w:p>
        </w:tc>
        <w:tc>
          <w:tcPr>
            <w:tcW w:w="1414" w:type="dxa"/>
            <w:vAlign w:val="center"/>
          </w:tcPr>
          <w:p w14:paraId="75B3B517"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0.01</w:t>
            </w:r>
          </w:p>
        </w:tc>
        <w:tc>
          <w:tcPr>
            <w:tcW w:w="1406" w:type="dxa"/>
            <w:vAlign w:val="center"/>
          </w:tcPr>
          <w:p w14:paraId="0A372793"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0.13</w:t>
            </w:r>
          </w:p>
        </w:tc>
        <w:tc>
          <w:tcPr>
            <w:tcW w:w="1414" w:type="dxa"/>
            <w:vAlign w:val="center"/>
          </w:tcPr>
          <w:p w14:paraId="00F5DB64"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0.13</w:t>
            </w:r>
          </w:p>
        </w:tc>
      </w:tr>
      <w:tr w:rsidR="00FE6FFF" w:rsidRPr="00392761" w14:paraId="1E426FA0" w14:textId="77777777" w:rsidTr="00B45E7E">
        <w:trPr>
          <w:trHeight w:val="432"/>
        </w:trPr>
        <w:tc>
          <w:tcPr>
            <w:tcW w:w="2298" w:type="dxa"/>
            <w:vAlign w:val="center"/>
          </w:tcPr>
          <w:p w14:paraId="3AFA3ED8" w14:textId="77777777" w:rsidR="00FE6FFF" w:rsidRPr="00392761" w:rsidRDefault="00870E06" w:rsidP="00B45E7E">
            <w:pPr>
              <w:spacing w:before="0" w:after="0" w:line="240" w:lineRule="auto"/>
              <w:rPr>
                <w:rFonts w:ascii="Aptos" w:eastAsia="Calibri" w:hAnsi="Aptos" w:cs="Times New Roman"/>
                <w:iCs/>
                <w:noProof/>
                <w:sz w:val="22"/>
              </w:rPr>
            </w:pPr>
            <m:oMathPara>
              <m:oMath>
                <m:sSubSup>
                  <m:sSubSupPr>
                    <m:ctrlPr>
                      <w:rPr>
                        <w:rFonts w:ascii="Cambria Math" w:eastAsia="Aptos" w:hAnsi="Cambria Math" w:cs="Times New Roman"/>
                        <w:i/>
                        <w:noProof/>
                        <w:sz w:val="22"/>
                      </w:rPr>
                    </m:ctrlPr>
                  </m:sSubSupPr>
                  <m:e>
                    <m:r>
                      <w:rPr>
                        <w:rFonts w:ascii="Cambria Math" w:eastAsia="Aptos" w:hAnsi="Cambria Math" w:cs="Times New Roman"/>
                        <w:noProof/>
                        <w:sz w:val="22"/>
                      </w:rPr>
                      <m:t>R</m:t>
                    </m:r>
                  </m:e>
                  <m:sub>
                    <m:r>
                      <w:rPr>
                        <w:rFonts w:ascii="Cambria Math" w:eastAsia="Aptos" w:hAnsi="Cambria Math" w:cs="Times New Roman"/>
                        <w:noProof/>
                        <w:sz w:val="22"/>
                      </w:rPr>
                      <m:t>w</m:t>
                    </m:r>
                  </m:sub>
                  <m:sup>
                    <m:r>
                      <w:rPr>
                        <w:rFonts w:ascii="Cambria Math" w:eastAsia="Aptos" w:hAnsi="Cambria Math" w:cs="Times New Roman"/>
                        <w:noProof/>
                        <w:sz w:val="22"/>
                      </w:rPr>
                      <m:t>2</m:t>
                    </m:r>
                  </m:sup>
                </m:sSubSup>
              </m:oMath>
            </m:oMathPara>
          </w:p>
        </w:tc>
        <w:tc>
          <w:tcPr>
            <w:tcW w:w="1414" w:type="dxa"/>
            <w:vAlign w:val="center"/>
          </w:tcPr>
          <w:p w14:paraId="2D49B039" w14:textId="77777777" w:rsidR="00FE6FFF" w:rsidRPr="00392761" w:rsidRDefault="00FE6FFF" w:rsidP="00B45E7E">
            <w:pPr>
              <w:spacing w:before="0" w:after="0" w:line="240" w:lineRule="auto"/>
              <w:jc w:val="center"/>
              <w:rPr>
                <w:rFonts w:ascii="Aptos" w:eastAsia="Aptos" w:hAnsi="Aptos" w:cs="Times New Roman"/>
                <w:sz w:val="22"/>
              </w:rPr>
            </w:pPr>
            <w:r w:rsidRPr="00392761">
              <w:rPr>
                <w:rFonts w:ascii="Aptos" w:eastAsia="Aptos" w:hAnsi="Aptos" w:cs="Times New Roman"/>
                <w:sz w:val="22"/>
              </w:rPr>
              <w:t>0.</w:t>
            </w:r>
            <w:r>
              <w:rPr>
                <w:rFonts w:ascii="Aptos" w:eastAsia="Aptos" w:hAnsi="Aptos" w:cs="Times New Roman"/>
                <w:sz w:val="22"/>
              </w:rPr>
              <w:t>37</w:t>
            </w:r>
          </w:p>
        </w:tc>
        <w:tc>
          <w:tcPr>
            <w:tcW w:w="1414" w:type="dxa"/>
            <w:vAlign w:val="center"/>
          </w:tcPr>
          <w:p w14:paraId="7EFA46AE" w14:textId="77777777" w:rsidR="00FE6FFF" w:rsidRPr="00392761" w:rsidRDefault="00FE6FFF" w:rsidP="00B45E7E">
            <w:pPr>
              <w:spacing w:before="0" w:after="0" w:line="240" w:lineRule="auto"/>
              <w:jc w:val="center"/>
              <w:rPr>
                <w:rFonts w:ascii="Aptos" w:eastAsia="Aptos" w:hAnsi="Aptos" w:cs="Times New Roman"/>
                <w:sz w:val="22"/>
              </w:rPr>
            </w:pPr>
            <w:r w:rsidRPr="00392761">
              <w:rPr>
                <w:rFonts w:ascii="Aptos" w:eastAsia="Aptos" w:hAnsi="Aptos" w:cs="Times New Roman"/>
                <w:sz w:val="22"/>
              </w:rPr>
              <w:t>0.</w:t>
            </w:r>
            <w:r>
              <w:rPr>
                <w:rFonts w:ascii="Aptos" w:eastAsia="Aptos" w:hAnsi="Aptos" w:cs="Times New Roman"/>
                <w:sz w:val="22"/>
              </w:rPr>
              <w:t>39</w:t>
            </w:r>
          </w:p>
        </w:tc>
        <w:tc>
          <w:tcPr>
            <w:tcW w:w="1414" w:type="dxa"/>
            <w:vAlign w:val="center"/>
          </w:tcPr>
          <w:p w14:paraId="62768874" w14:textId="77777777" w:rsidR="00FE6FFF" w:rsidRPr="00392761" w:rsidRDefault="00FE6FFF" w:rsidP="00B45E7E">
            <w:pPr>
              <w:spacing w:before="0" w:after="0" w:line="240" w:lineRule="auto"/>
              <w:jc w:val="center"/>
              <w:rPr>
                <w:rFonts w:ascii="Aptos" w:eastAsia="Aptos" w:hAnsi="Aptos" w:cs="Times New Roman"/>
                <w:sz w:val="22"/>
              </w:rPr>
            </w:pPr>
            <w:r w:rsidRPr="00392761">
              <w:rPr>
                <w:rFonts w:ascii="Aptos" w:eastAsia="Aptos" w:hAnsi="Aptos" w:cs="Times New Roman"/>
                <w:sz w:val="22"/>
              </w:rPr>
              <w:t>0.1</w:t>
            </w:r>
            <w:r>
              <w:rPr>
                <w:rFonts w:ascii="Aptos" w:eastAsia="Aptos" w:hAnsi="Aptos" w:cs="Times New Roman"/>
                <w:sz w:val="22"/>
              </w:rPr>
              <w:t>5</w:t>
            </w:r>
          </w:p>
        </w:tc>
        <w:tc>
          <w:tcPr>
            <w:tcW w:w="1406" w:type="dxa"/>
            <w:vAlign w:val="center"/>
          </w:tcPr>
          <w:p w14:paraId="785DC518" w14:textId="77777777" w:rsidR="00FE6FFF" w:rsidRPr="00392761" w:rsidRDefault="00FE6FFF" w:rsidP="00B45E7E">
            <w:pPr>
              <w:spacing w:before="0" w:after="0" w:line="240" w:lineRule="auto"/>
              <w:jc w:val="center"/>
              <w:rPr>
                <w:rFonts w:ascii="Aptos" w:eastAsia="Aptos" w:hAnsi="Aptos" w:cs="Times New Roman"/>
                <w:sz w:val="22"/>
              </w:rPr>
            </w:pPr>
            <w:r w:rsidRPr="00392761">
              <w:rPr>
                <w:rFonts w:ascii="Aptos" w:eastAsia="Aptos" w:hAnsi="Aptos" w:cs="Times New Roman"/>
                <w:sz w:val="22"/>
              </w:rPr>
              <w:t>--</w:t>
            </w:r>
          </w:p>
        </w:tc>
        <w:tc>
          <w:tcPr>
            <w:tcW w:w="1414" w:type="dxa"/>
            <w:vAlign w:val="center"/>
          </w:tcPr>
          <w:p w14:paraId="405F2CB2" w14:textId="77777777" w:rsidR="00FE6FFF" w:rsidRPr="00392761" w:rsidRDefault="00FE6FFF" w:rsidP="00B45E7E">
            <w:pPr>
              <w:spacing w:before="0" w:after="0" w:line="240" w:lineRule="auto"/>
              <w:jc w:val="center"/>
              <w:rPr>
                <w:rFonts w:ascii="Aptos" w:eastAsia="Aptos" w:hAnsi="Aptos" w:cs="Times New Roman"/>
                <w:sz w:val="22"/>
              </w:rPr>
            </w:pPr>
            <w:r w:rsidRPr="00392761">
              <w:rPr>
                <w:rFonts w:ascii="Aptos" w:eastAsia="Aptos" w:hAnsi="Aptos" w:cs="Times New Roman"/>
                <w:sz w:val="22"/>
              </w:rPr>
              <w:t>--</w:t>
            </w:r>
          </w:p>
        </w:tc>
      </w:tr>
      <w:tr w:rsidR="00FE6FFF" w:rsidRPr="00392761" w14:paraId="685D4FBC" w14:textId="77777777" w:rsidTr="00B45E7E">
        <w:trPr>
          <w:trHeight w:val="432"/>
        </w:trPr>
        <w:tc>
          <w:tcPr>
            <w:tcW w:w="2298" w:type="dxa"/>
            <w:vAlign w:val="center"/>
          </w:tcPr>
          <w:p w14:paraId="75C1011F" w14:textId="77777777" w:rsidR="00FE6FFF" w:rsidRPr="00392761" w:rsidRDefault="00FE6FFF" w:rsidP="00B45E7E">
            <w:pPr>
              <w:spacing w:before="0" w:after="0" w:line="240" w:lineRule="auto"/>
              <w:jc w:val="center"/>
              <w:rPr>
                <w:rFonts w:ascii="Aptos" w:eastAsia="Calibri" w:hAnsi="Aptos" w:cs="Times New Roman"/>
                <w:noProof/>
                <w:sz w:val="22"/>
              </w:rPr>
            </w:pPr>
            <w:r w:rsidRPr="00392761">
              <w:rPr>
                <w:rFonts w:ascii="Aptos" w:eastAsia="Calibri" w:hAnsi="Aptos" w:cs="Times New Roman"/>
                <w:noProof/>
                <w:sz w:val="22"/>
              </w:rPr>
              <w:t>S.E.</w:t>
            </w:r>
            <w:r>
              <w:rPr>
                <w:rFonts w:ascii="Aptos" w:eastAsia="Calibri" w:hAnsi="Aptos" w:cs="Times New Roman"/>
                <w:noProof/>
                <w:sz w:val="22"/>
              </w:rPr>
              <w:t>E.</w:t>
            </w:r>
          </w:p>
        </w:tc>
        <w:tc>
          <w:tcPr>
            <w:tcW w:w="1414" w:type="dxa"/>
            <w:vAlign w:val="center"/>
          </w:tcPr>
          <w:p w14:paraId="085504B7" w14:textId="77777777" w:rsidR="00FE6FFF" w:rsidRPr="00392761" w:rsidRDefault="00FE6FFF" w:rsidP="00B45E7E">
            <w:pPr>
              <w:spacing w:before="0" w:after="0" w:line="240" w:lineRule="auto"/>
              <w:jc w:val="center"/>
              <w:rPr>
                <w:rFonts w:ascii="Aptos" w:eastAsia="Aptos" w:hAnsi="Aptos" w:cs="Times New Roman"/>
                <w:sz w:val="22"/>
              </w:rPr>
            </w:pPr>
            <w:r w:rsidRPr="00392761">
              <w:rPr>
                <w:rFonts w:ascii="Aptos" w:eastAsia="Aptos" w:hAnsi="Aptos" w:cs="Times New Roman"/>
                <w:sz w:val="22"/>
              </w:rPr>
              <w:t>1.8</w:t>
            </w:r>
            <w:r>
              <w:rPr>
                <w:rFonts w:ascii="Aptos" w:eastAsia="Aptos" w:hAnsi="Aptos" w:cs="Times New Roman"/>
                <w:sz w:val="22"/>
              </w:rPr>
              <w:t>6</w:t>
            </w:r>
          </w:p>
        </w:tc>
        <w:tc>
          <w:tcPr>
            <w:tcW w:w="1414" w:type="dxa"/>
            <w:vAlign w:val="center"/>
          </w:tcPr>
          <w:p w14:paraId="40A29D19" w14:textId="77777777" w:rsidR="00FE6FFF" w:rsidRPr="00392761" w:rsidRDefault="00FE6FFF" w:rsidP="00B45E7E">
            <w:pPr>
              <w:spacing w:before="0" w:after="0" w:line="240" w:lineRule="auto"/>
              <w:jc w:val="center"/>
              <w:rPr>
                <w:rFonts w:ascii="Aptos" w:eastAsia="Aptos" w:hAnsi="Aptos" w:cs="Times New Roman"/>
                <w:sz w:val="22"/>
              </w:rPr>
            </w:pPr>
            <w:r w:rsidRPr="00392761">
              <w:rPr>
                <w:rFonts w:ascii="Aptos" w:eastAsia="Aptos" w:hAnsi="Aptos" w:cs="Times New Roman"/>
                <w:sz w:val="22"/>
              </w:rPr>
              <w:t>1.4</w:t>
            </w:r>
            <w:r>
              <w:rPr>
                <w:rFonts w:ascii="Aptos" w:eastAsia="Aptos" w:hAnsi="Aptos" w:cs="Times New Roman"/>
                <w:sz w:val="22"/>
              </w:rPr>
              <w:t>7</w:t>
            </w:r>
          </w:p>
        </w:tc>
        <w:tc>
          <w:tcPr>
            <w:tcW w:w="1414" w:type="dxa"/>
            <w:vAlign w:val="center"/>
          </w:tcPr>
          <w:p w14:paraId="39719FE6" w14:textId="77777777" w:rsidR="00FE6FFF" w:rsidRPr="00392761" w:rsidRDefault="00FE6FFF" w:rsidP="00B45E7E">
            <w:pPr>
              <w:spacing w:before="0" w:after="0" w:line="240" w:lineRule="auto"/>
              <w:jc w:val="center"/>
              <w:rPr>
                <w:rFonts w:ascii="Aptos" w:eastAsia="Aptos" w:hAnsi="Aptos" w:cs="Times New Roman"/>
                <w:sz w:val="22"/>
              </w:rPr>
            </w:pPr>
            <w:r w:rsidRPr="00392761">
              <w:rPr>
                <w:rFonts w:ascii="Aptos" w:eastAsia="Aptos" w:hAnsi="Aptos" w:cs="Times New Roman"/>
                <w:sz w:val="22"/>
              </w:rPr>
              <w:t>4</w:t>
            </w:r>
            <w:r>
              <w:rPr>
                <w:rFonts w:ascii="Aptos" w:eastAsia="Aptos" w:hAnsi="Aptos" w:cs="Times New Roman"/>
                <w:sz w:val="22"/>
              </w:rPr>
              <w:t>8.2</w:t>
            </w:r>
          </w:p>
        </w:tc>
        <w:tc>
          <w:tcPr>
            <w:tcW w:w="1406" w:type="dxa"/>
            <w:vAlign w:val="center"/>
          </w:tcPr>
          <w:p w14:paraId="57100FE6" w14:textId="77777777" w:rsidR="00FE6FFF" w:rsidRPr="00392761" w:rsidRDefault="00FE6FFF" w:rsidP="00B45E7E">
            <w:pPr>
              <w:spacing w:before="0" w:after="0" w:line="240" w:lineRule="auto"/>
              <w:jc w:val="center"/>
              <w:rPr>
                <w:rFonts w:ascii="Aptos" w:eastAsia="Aptos" w:hAnsi="Aptos" w:cs="Times New Roman"/>
                <w:sz w:val="22"/>
              </w:rPr>
            </w:pPr>
            <w:r w:rsidRPr="00392761">
              <w:rPr>
                <w:rFonts w:ascii="Aptos" w:eastAsia="Aptos" w:hAnsi="Aptos" w:cs="Times New Roman"/>
                <w:sz w:val="22"/>
              </w:rPr>
              <w:t>2.</w:t>
            </w:r>
            <w:r>
              <w:rPr>
                <w:rFonts w:ascii="Aptos" w:eastAsia="Aptos" w:hAnsi="Aptos" w:cs="Times New Roman"/>
                <w:sz w:val="22"/>
              </w:rPr>
              <w:t>11</w:t>
            </w:r>
          </w:p>
        </w:tc>
        <w:tc>
          <w:tcPr>
            <w:tcW w:w="1414" w:type="dxa"/>
            <w:vAlign w:val="center"/>
          </w:tcPr>
          <w:p w14:paraId="1E3EC020"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3.06</w:t>
            </w:r>
          </w:p>
        </w:tc>
      </w:tr>
      <w:tr w:rsidR="00FE6FFF" w:rsidRPr="00392761" w14:paraId="7EA75577" w14:textId="77777777" w:rsidTr="00B45E7E">
        <w:trPr>
          <w:trHeight w:val="432"/>
        </w:trPr>
        <w:tc>
          <w:tcPr>
            <w:tcW w:w="2298" w:type="dxa"/>
            <w:tcBorders>
              <w:bottom w:val="single" w:sz="4" w:space="0" w:color="auto"/>
            </w:tcBorders>
            <w:vAlign w:val="center"/>
            <w:hideMark/>
          </w:tcPr>
          <w:p w14:paraId="5EC8BD68" w14:textId="77777777" w:rsidR="00FE6FFF" w:rsidRPr="00392761" w:rsidRDefault="00FE6FFF" w:rsidP="00B45E7E">
            <w:pPr>
              <w:spacing w:before="0" w:after="0" w:line="240" w:lineRule="auto"/>
              <w:rPr>
                <w:rFonts w:ascii="Aptos" w:eastAsia="Aptos" w:hAnsi="Aptos" w:cs="Times New Roman"/>
                <w:sz w:val="22"/>
              </w:rPr>
            </w:pPr>
            <m:oMathPara>
              <m:oMath>
                <m:r>
                  <w:rPr>
                    <w:rFonts w:ascii="Cambria Math" w:eastAsia="Aptos" w:hAnsi="Cambria Math" w:cs="Times New Roman"/>
                    <w:noProof/>
                    <w:sz w:val="22"/>
                  </w:rPr>
                  <m:t>N</m:t>
                </m:r>
              </m:oMath>
            </m:oMathPara>
          </w:p>
        </w:tc>
        <w:tc>
          <w:tcPr>
            <w:tcW w:w="1414" w:type="dxa"/>
            <w:vAlign w:val="center"/>
          </w:tcPr>
          <w:p w14:paraId="56171E04" w14:textId="77777777" w:rsidR="00FE6FFF" w:rsidRPr="00392761" w:rsidRDefault="00FE6FFF" w:rsidP="00B45E7E">
            <w:pPr>
              <w:spacing w:before="0" w:after="0" w:line="240" w:lineRule="auto"/>
              <w:jc w:val="center"/>
              <w:rPr>
                <w:rFonts w:ascii="Aptos" w:eastAsia="Aptos" w:hAnsi="Aptos" w:cs="Times New Roman"/>
                <w:sz w:val="22"/>
              </w:rPr>
            </w:pPr>
            <w:r w:rsidRPr="00392761">
              <w:rPr>
                <w:rFonts w:ascii="Aptos" w:eastAsia="Aptos" w:hAnsi="Aptos" w:cs="Times New Roman"/>
                <w:sz w:val="22"/>
              </w:rPr>
              <w:t>217</w:t>
            </w:r>
          </w:p>
        </w:tc>
        <w:tc>
          <w:tcPr>
            <w:tcW w:w="1414" w:type="dxa"/>
            <w:vAlign w:val="center"/>
          </w:tcPr>
          <w:p w14:paraId="4FE7541F" w14:textId="77777777" w:rsidR="00FE6FFF" w:rsidRPr="00392761" w:rsidRDefault="00FE6FFF" w:rsidP="00B45E7E">
            <w:pPr>
              <w:spacing w:before="0" w:after="0" w:line="240" w:lineRule="auto"/>
              <w:jc w:val="center"/>
              <w:rPr>
                <w:rFonts w:ascii="Aptos" w:eastAsia="Aptos" w:hAnsi="Aptos" w:cs="Times New Roman"/>
                <w:sz w:val="22"/>
              </w:rPr>
            </w:pPr>
            <w:r w:rsidRPr="00392761">
              <w:rPr>
                <w:rFonts w:ascii="Aptos" w:eastAsia="Aptos" w:hAnsi="Aptos" w:cs="Times New Roman"/>
                <w:sz w:val="22"/>
              </w:rPr>
              <w:t>217</w:t>
            </w:r>
          </w:p>
        </w:tc>
        <w:tc>
          <w:tcPr>
            <w:tcW w:w="1414" w:type="dxa"/>
            <w:vAlign w:val="center"/>
          </w:tcPr>
          <w:p w14:paraId="78930CD7" w14:textId="77777777" w:rsidR="00FE6FFF" w:rsidRPr="00392761" w:rsidRDefault="00FE6FFF" w:rsidP="00B45E7E">
            <w:pPr>
              <w:spacing w:before="0" w:after="0" w:line="240" w:lineRule="auto"/>
              <w:jc w:val="center"/>
              <w:rPr>
                <w:rFonts w:ascii="Aptos" w:eastAsia="Aptos" w:hAnsi="Aptos" w:cs="Times New Roman"/>
                <w:sz w:val="22"/>
              </w:rPr>
            </w:pPr>
            <w:r w:rsidRPr="00392761">
              <w:rPr>
                <w:rFonts w:ascii="Aptos" w:eastAsia="Aptos" w:hAnsi="Aptos" w:cs="Times New Roman"/>
                <w:sz w:val="22"/>
              </w:rPr>
              <w:t>192</w:t>
            </w:r>
          </w:p>
        </w:tc>
        <w:tc>
          <w:tcPr>
            <w:tcW w:w="1406" w:type="dxa"/>
            <w:vAlign w:val="center"/>
          </w:tcPr>
          <w:p w14:paraId="3C607D4E" w14:textId="77777777" w:rsidR="00FE6FFF" w:rsidRPr="00392761" w:rsidRDefault="00FE6FFF" w:rsidP="00B45E7E">
            <w:pPr>
              <w:spacing w:before="0" w:after="0" w:line="240" w:lineRule="auto"/>
              <w:jc w:val="center"/>
              <w:rPr>
                <w:rFonts w:ascii="Aptos" w:eastAsia="Aptos" w:hAnsi="Aptos" w:cs="Times New Roman"/>
                <w:sz w:val="22"/>
              </w:rPr>
            </w:pPr>
            <w:r w:rsidRPr="00392761">
              <w:rPr>
                <w:rFonts w:ascii="Aptos" w:eastAsia="Aptos" w:hAnsi="Aptos" w:cs="Times New Roman"/>
                <w:sz w:val="22"/>
              </w:rPr>
              <w:t>217</w:t>
            </w:r>
          </w:p>
        </w:tc>
        <w:tc>
          <w:tcPr>
            <w:tcW w:w="1414" w:type="dxa"/>
            <w:vAlign w:val="center"/>
          </w:tcPr>
          <w:p w14:paraId="5CB3F413" w14:textId="77777777" w:rsidR="00FE6FFF" w:rsidRPr="00392761" w:rsidRDefault="00FE6FFF" w:rsidP="00B45E7E">
            <w:pPr>
              <w:spacing w:before="0" w:after="0" w:line="240" w:lineRule="auto"/>
              <w:jc w:val="center"/>
              <w:rPr>
                <w:rFonts w:ascii="Aptos" w:eastAsia="Aptos" w:hAnsi="Aptos" w:cs="Times New Roman"/>
                <w:sz w:val="22"/>
              </w:rPr>
            </w:pPr>
            <w:r w:rsidRPr="00392761">
              <w:rPr>
                <w:rFonts w:ascii="Aptos" w:eastAsia="Aptos" w:hAnsi="Aptos" w:cs="Times New Roman"/>
                <w:sz w:val="22"/>
              </w:rPr>
              <w:t>217</w:t>
            </w:r>
          </w:p>
        </w:tc>
      </w:tr>
      <w:tr w:rsidR="00FE6FFF" w:rsidRPr="0063773D" w14:paraId="6D56E5FC" w14:textId="77777777" w:rsidTr="00B45E7E">
        <w:trPr>
          <w:trHeight w:val="432"/>
        </w:trPr>
        <w:tc>
          <w:tcPr>
            <w:tcW w:w="9360" w:type="dxa"/>
            <w:gridSpan w:val="6"/>
            <w:tcBorders>
              <w:top w:val="single" w:sz="4" w:space="0" w:color="auto"/>
              <w:bottom w:val="single" w:sz="4" w:space="0" w:color="auto"/>
            </w:tcBorders>
          </w:tcPr>
          <w:p w14:paraId="7486AAE4" w14:textId="5E498D58" w:rsidR="00FE6FFF" w:rsidRPr="0063773D" w:rsidRDefault="00FE6FFF" w:rsidP="00B45E7E">
            <w:pPr>
              <w:spacing w:before="0" w:after="0" w:line="240" w:lineRule="auto"/>
              <w:rPr>
                <w:rFonts w:ascii="Aptos" w:eastAsia="Aptos" w:hAnsi="Aptos" w:cs="Times New Roman"/>
                <w:sz w:val="20"/>
                <w:szCs w:val="20"/>
              </w:rPr>
            </w:pPr>
            <w:r w:rsidRPr="001D7714">
              <w:rPr>
                <w:rFonts w:ascii="Aptos" w:eastAsia="Aptos" w:hAnsi="Aptos" w:cs="Times New Roman"/>
                <w:sz w:val="20"/>
                <w:szCs w:val="20"/>
              </w:rPr>
              <w:t xml:space="preserve">Notes: † Robust </w:t>
            </w:r>
            <w:r>
              <w:rPr>
                <w:rFonts w:ascii="Aptos" w:eastAsia="Aptos" w:hAnsi="Aptos" w:cs="Times New Roman"/>
                <w:sz w:val="20"/>
                <w:szCs w:val="20"/>
              </w:rPr>
              <w:t xml:space="preserve">least squares.  Robust </w:t>
            </w:r>
            <w:r w:rsidRPr="001D7714">
              <w:rPr>
                <w:rFonts w:ascii="Aptos" w:eastAsia="Aptos" w:hAnsi="Aptos" w:cs="Times New Roman"/>
                <w:sz w:val="20"/>
                <w:szCs w:val="20"/>
              </w:rPr>
              <w:t xml:space="preserve">standard errors in parentheses. RLS settings: M-estimation, </w:t>
            </w:r>
            <w:proofErr w:type="spellStart"/>
            <w:r w:rsidRPr="001D7714">
              <w:rPr>
                <w:rFonts w:ascii="Aptos" w:eastAsia="Aptos" w:hAnsi="Aptos" w:cs="Times New Roman"/>
                <w:sz w:val="20"/>
                <w:szCs w:val="20"/>
              </w:rPr>
              <w:t>bisquare</w:t>
            </w:r>
            <w:proofErr w:type="spellEnd"/>
            <w:r w:rsidRPr="001D7714">
              <w:rPr>
                <w:rFonts w:ascii="Aptos" w:eastAsia="Aptos" w:hAnsi="Aptos" w:cs="Times New Roman"/>
                <w:sz w:val="20"/>
                <w:szCs w:val="20"/>
              </w:rPr>
              <w:t xml:space="preserve"> with tuning=4.685, </w:t>
            </w:r>
            <w:r>
              <w:rPr>
                <w:rFonts w:ascii="Aptos" w:eastAsia="Aptos" w:hAnsi="Aptos" w:cs="Times New Roman"/>
                <w:sz w:val="20"/>
                <w:szCs w:val="20"/>
              </w:rPr>
              <w:t>Huber</w:t>
            </w:r>
            <w:r w:rsidRPr="001D7714">
              <w:rPr>
                <w:rFonts w:ascii="Aptos" w:eastAsia="Aptos" w:hAnsi="Aptos" w:cs="Times New Roman"/>
                <w:sz w:val="20"/>
                <w:szCs w:val="20"/>
              </w:rPr>
              <w:t xml:space="preserve"> scaling. †† Negative binomial</w:t>
            </w:r>
            <w:r>
              <w:rPr>
                <w:rFonts w:ascii="Aptos" w:eastAsia="Aptos" w:hAnsi="Aptos" w:cs="Times New Roman"/>
                <w:sz w:val="20"/>
                <w:szCs w:val="20"/>
              </w:rPr>
              <w:t xml:space="preserve"> QML</w:t>
            </w:r>
            <w:r w:rsidRPr="001D7714">
              <w:rPr>
                <w:rFonts w:ascii="Aptos" w:eastAsia="Aptos" w:hAnsi="Aptos" w:cs="Times New Roman"/>
                <w:sz w:val="20"/>
                <w:szCs w:val="20"/>
              </w:rPr>
              <w:t xml:space="preserve"> regressions, </w:t>
            </w:r>
            <w:r>
              <w:rPr>
                <w:rFonts w:ascii="Aptos" w:eastAsia="Aptos" w:hAnsi="Aptos" w:cs="Times New Roman"/>
                <w:sz w:val="20"/>
                <w:szCs w:val="20"/>
              </w:rPr>
              <w:t>corrected for overdispersion where appropriate</w:t>
            </w:r>
            <w:proofErr w:type="gramStart"/>
            <w:r w:rsidRPr="001D7714">
              <w:rPr>
                <w:rFonts w:ascii="Aptos" w:eastAsia="Aptos" w:hAnsi="Aptos" w:cs="Times New Roman"/>
                <w:sz w:val="20"/>
                <w:szCs w:val="20"/>
              </w:rPr>
              <w:t xml:space="preserve">, </w:t>
            </w:r>
            <w:r>
              <w:rPr>
                <w:rFonts w:ascii="Aptos" w:eastAsia="Aptos" w:hAnsi="Aptos" w:cs="Times New Roman"/>
                <w:sz w:val="20"/>
                <w:szCs w:val="20"/>
              </w:rPr>
              <w:t>,</w:t>
            </w:r>
            <w:proofErr w:type="gramEnd"/>
            <w:r>
              <w:rPr>
                <w:rFonts w:ascii="Aptos" w:eastAsia="Aptos" w:hAnsi="Aptos" w:cs="Times New Roman"/>
                <w:sz w:val="20"/>
                <w:szCs w:val="20"/>
              </w:rPr>
              <w:t xml:space="preserve"> GLM covariances.  Regressions include d</w:t>
            </w:r>
            <w:r w:rsidRPr="0048148A">
              <w:rPr>
                <w:rFonts w:ascii="Aptos" w:eastAsia="Aptos" w:hAnsi="Aptos" w:cs="Times New Roman"/>
                <w:sz w:val="20"/>
                <w:szCs w:val="20"/>
              </w:rPr>
              <w:t>ummy variables for policy rules and for estimated models</w:t>
            </w:r>
            <w:r>
              <w:rPr>
                <w:rFonts w:ascii="Aptos" w:eastAsia="Aptos" w:hAnsi="Aptos" w:cs="Times New Roman"/>
                <w:sz w:val="20"/>
                <w:szCs w:val="20"/>
              </w:rPr>
              <w:t xml:space="preserve"> as controls.  </w:t>
            </w:r>
            <w:proofErr w:type="gramStart"/>
            <w:r w:rsidRPr="001D7714">
              <w:rPr>
                <w:rFonts w:ascii="Aptos" w:eastAsia="Aptos" w:hAnsi="Aptos" w:cs="Times New Roman"/>
                <w:sz w:val="20"/>
                <w:szCs w:val="20"/>
              </w:rPr>
              <w:t>*,**,*</w:t>
            </w:r>
            <w:proofErr w:type="gramEnd"/>
            <w:r w:rsidRPr="001D7714">
              <w:rPr>
                <w:rFonts w:ascii="Aptos" w:eastAsia="Aptos" w:hAnsi="Aptos" w:cs="Times New Roman"/>
                <w:sz w:val="20"/>
                <w:szCs w:val="20"/>
              </w:rPr>
              <w:t>** indicate statistical significance at 10, 5, and 1 percent, respectively.  See Table 1 for definitions of variables.</w:t>
            </w:r>
          </w:p>
        </w:tc>
      </w:tr>
    </w:tbl>
    <w:p w14:paraId="39C1E9CF" w14:textId="77777777" w:rsidR="00FE6FFF" w:rsidRDefault="00FE6FFF" w:rsidP="00FE6FFF">
      <w:pPr>
        <w:spacing w:before="0" w:after="160" w:line="259" w:lineRule="auto"/>
      </w:pPr>
    </w:p>
    <w:p w14:paraId="5F338E60" w14:textId="4D4AD3CB" w:rsidR="00FE6FFF" w:rsidRDefault="000665DB" w:rsidP="00FE6FFF">
      <w:pPr>
        <w:ind w:firstLine="720"/>
      </w:pPr>
      <w:ins w:id="209" w:author="English, William" w:date="2025-09-11T15:15:00Z" w16du:dateUtc="2025-09-11T19:15:00Z">
        <w:r>
          <w:t xml:space="preserve">Given the large number of </w:t>
        </w:r>
      </w:ins>
      <w:ins w:id="210" w:author="English, William" w:date="2025-09-11T15:16:00Z" w16du:dateUtc="2025-09-11T19:16:00Z">
        <w:r w:rsidR="00F53997">
          <w:t xml:space="preserve">explanatory variables included in Table 8, in </w:t>
        </w:r>
        <w:commentRangeStart w:id="211"/>
        <w:r w:rsidR="00F53997">
          <w:t xml:space="preserve">Table 9 </w:t>
        </w:r>
      </w:ins>
      <w:commentRangeEnd w:id="211"/>
      <w:ins w:id="212" w:author="English, William" w:date="2025-09-11T15:18:00Z" w16du:dateUtc="2025-09-11T19:18:00Z">
        <w:r w:rsidR="00842DC6">
          <w:rPr>
            <w:rStyle w:val="CommentReference"/>
          </w:rPr>
          <w:commentReference w:id="211"/>
        </w:r>
      </w:ins>
      <w:ins w:id="213" w:author="English, William" w:date="2025-09-11T15:16:00Z" w16du:dateUtc="2025-09-11T19:16:00Z">
        <w:r w:rsidR="00F53997">
          <w:t xml:space="preserve">we </w:t>
        </w:r>
      </w:ins>
      <w:ins w:id="214" w:author="English, William" w:date="2025-09-16T17:18:00Z" w16du:dateUtc="2025-09-16T21:18:00Z">
        <w:r w:rsidR="00602BBD">
          <w:t>drop some of the less significant varia</w:t>
        </w:r>
      </w:ins>
      <w:ins w:id="215" w:author="English, William" w:date="2025-09-16T17:19:00Z" w16du:dateUtc="2025-09-16T21:19:00Z">
        <w:r w:rsidR="00602BBD">
          <w:t xml:space="preserve">bles </w:t>
        </w:r>
      </w:ins>
      <w:proofErr w:type="gramStart"/>
      <w:ins w:id="216" w:author="English, William" w:date="2025-09-11T15:16:00Z" w16du:dateUtc="2025-09-11T19:16:00Z">
        <w:r w:rsidR="00F53997">
          <w:t>in order to</w:t>
        </w:r>
        <w:proofErr w:type="gramEnd"/>
        <w:r w:rsidR="00F53997">
          <w:t xml:space="preserve"> see if </w:t>
        </w:r>
      </w:ins>
      <w:ins w:id="217" w:author="English, William" w:date="2025-09-11T15:17:00Z" w16du:dateUtc="2025-09-11T19:17:00Z">
        <w:r w:rsidR="00481FF0">
          <w:t xml:space="preserve">correlations among the variables (several of which are cross terms) reduced the size and significance of the coefficients.  </w:t>
        </w:r>
        <w:r w:rsidR="00842DC6">
          <w:t xml:space="preserve">The </w:t>
        </w:r>
      </w:ins>
      <w:ins w:id="218" w:author="English, William" w:date="2025-09-11T15:18:00Z" w16du:dateUtc="2025-09-11T19:18:00Z">
        <w:r w:rsidR="00842DC6">
          <w:t xml:space="preserve">results </w:t>
        </w:r>
        <w:r w:rsidR="00C82237">
          <w:lastRenderedPageBreak/>
          <w:t>continue to point to the importance of m</w:t>
        </w:r>
      </w:ins>
      <w:ins w:id="219" w:author="English, William" w:date="2025-09-11T15:19:00Z" w16du:dateUtc="2025-09-11T19:19:00Z">
        <w:r w:rsidR="00C82237">
          <w:t>ore than one alternative channel of monetary polic</w:t>
        </w:r>
        <w:r w:rsidR="00CC1960">
          <w:t xml:space="preserve">y when looking at the effects on output and inflation (columns 1 and 2).  </w:t>
        </w:r>
        <w:r w:rsidR="00FD7D0B">
          <w:t xml:space="preserve">Net worth </w:t>
        </w:r>
      </w:ins>
      <w:ins w:id="220" w:author="English, William" w:date="2025-09-11T15:20:00Z" w16du:dateUtc="2025-09-11T19:20:00Z">
        <w:r w:rsidR="00FD7D0B">
          <w:t>alone appears significant in the regression for the sacrifice ratio</w:t>
        </w:r>
      </w:ins>
      <w:ins w:id="221" w:author="English, William" w:date="2025-09-11T15:21:00Z" w16du:dateUtc="2025-09-11T19:21:00Z">
        <w:r w:rsidR="00994BA7">
          <w:t>.  A</w:t>
        </w:r>
      </w:ins>
      <w:ins w:id="222" w:author="English, William" w:date="2025-09-11T15:20:00Z" w16du:dateUtc="2025-09-11T19:20:00Z">
        <w:r w:rsidR="00994BA7">
          <w:t>s before, wealth effects appear important for the ti</w:t>
        </w:r>
      </w:ins>
      <w:ins w:id="223" w:author="English, William" w:date="2025-09-11T15:21:00Z" w16du:dateUtc="2025-09-11T19:21:00Z">
        <w:r w:rsidR="00994BA7">
          <w:t xml:space="preserve">ming variables, and net worth also enters significantly in the regression for inflation timing, likely reflecting the same </w:t>
        </w:r>
        <w:r w:rsidR="00924750">
          <w:t>mechanism as with the wealth</w:t>
        </w:r>
      </w:ins>
      <w:ins w:id="224" w:author="English, William" w:date="2025-09-11T15:22:00Z" w16du:dateUtc="2025-09-11T19:22:00Z">
        <w:r w:rsidR="00924750">
          <w:t xml:space="preserve"> effect</w:t>
        </w:r>
      </w:ins>
      <w:ins w:id="225" w:author="English, William" w:date="2025-09-11T15:21:00Z" w16du:dateUtc="2025-09-11T19:21:00Z">
        <w:r w:rsidR="00994BA7">
          <w:t xml:space="preserve">.  </w:t>
        </w:r>
      </w:ins>
    </w:p>
    <w:tbl>
      <w:tblPr>
        <w:tblStyle w:val="TableGrid5"/>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1414"/>
        <w:gridCol w:w="1414"/>
        <w:gridCol w:w="1414"/>
        <w:gridCol w:w="1406"/>
        <w:gridCol w:w="1414"/>
      </w:tblGrid>
      <w:tr w:rsidR="00FE6FFF" w:rsidRPr="00CE01C1" w14:paraId="24F09B5A" w14:textId="77777777" w:rsidTr="00B45E7E">
        <w:trPr>
          <w:trHeight w:val="432"/>
        </w:trPr>
        <w:tc>
          <w:tcPr>
            <w:tcW w:w="9360" w:type="dxa"/>
            <w:gridSpan w:val="6"/>
            <w:tcBorders>
              <w:top w:val="single" w:sz="4" w:space="0" w:color="auto"/>
            </w:tcBorders>
            <w:shd w:val="clear" w:color="auto" w:fill="FFFFFF"/>
          </w:tcPr>
          <w:p w14:paraId="57E9F375" w14:textId="77777777" w:rsidR="00FE6FFF" w:rsidRPr="00CE01C1" w:rsidRDefault="00FE6FFF" w:rsidP="00B45E7E">
            <w:pPr>
              <w:spacing w:after="0" w:line="240" w:lineRule="auto"/>
              <w:jc w:val="center"/>
              <w:rPr>
                <w:rFonts w:ascii="Aptos" w:eastAsia="Aptos" w:hAnsi="Aptos" w:cs="Times New Roman"/>
                <w:sz w:val="22"/>
              </w:rPr>
            </w:pPr>
            <w:r w:rsidRPr="00CE01C1">
              <w:rPr>
                <w:rFonts w:ascii="Aptos" w:eastAsia="Aptos" w:hAnsi="Aptos" w:cs="Times New Roman"/>
                <w:sz w:val="22"/>
              </w:rPr>
              <w:t>Table 9</w:t>
            </w:r>
          </w:p>
          <w:p w14:paraId="452DAFA3" w14:textId="77777777" w:rsidR="00FE6FFF" w:rsidRPr="00CE01C1" w:rsidRDefault="00FE6FFF" w:rsidP="00B45E7E">
            <w:pPr>
              <w:spacing w:before="0" w:after="0" w:line="240" w:lineRule="auto"/>
              <w:jc w:val="center"/>
              <w:rPr>
                <w:rFonts w:ascii="Aptos" w:eastAsia="Aptos" w:hAnsi="Aptos" w:cs="Times New Roman"/>
                <w:b/>
                <w:bCs/>
                <w:sz w:val="22"/>
                <w:u w:val="single"/>
              </w:rPr>
            </w:pPr>
            <w:r w:rsidRPr="00CE01C1">
              <w:rPr>
                <w:rFonts w:ascii="Aptos" w:eastAsia="Aptos" w:hAnsi="Aptos" w:cs="Times New Roman"/>
                <w:b/>
                <w:bCs/>
                <w:sz w:val="22"/>
                <w:u w:val="single"/>
              </w:rPr>
              <w:t xml:space="preserve">Effects of Model </w:t>
            </w:r>
            <w:r>
              <w:rPr>
                <w:rFonts w:ascii="Aptos" w:eastAsia="Aptos" w:hAnsi="Aptos" w:cs="Times New Roman"/>
                <w:b/>
                <w:bCs/>
                <w:sz w:val="22"/>
                <w:u w:val="single"/>
              </w:rPr>
              <w:t xml:space="preserve">Real Rigidities </w:t>
            </w:r>
            <w:r w:rsidRPr="00CE01C1">
              <w:rPr>
                <w:rFonts w:ascii="Aptos" w:eastAsia="Aptos" w:hAnsi="Aptos" w:cs="Times New Roman"/>
                <w:b/>
                <w:bCs/>
                <w:sz w:val="22"/>
                <w:u w:val="single"/>
              </w:rPr>
              <w:t>on Macro Outcomes</w:t>
            </w:r>
          </w:p>
          <w:p w14:paraId="04B7DBC8" w14:textId="77777777" w:rsidR="00FE6FFF" w:rsidRPr="00CE01C1" w:rsidRDefault="00FE6FFF" w:rsidP="00B45E7E">
            <w:pPr>
              <w:spacing w:before="0" w:after="0" w:line="240" w:lineRule="auto"/>
              <w:jc w:val="center"/>
              <w:rPr>
                <w:rFonts w:ascii="Aptos" w:eastAsia="Aptos" w:hAnsi="Aptos" w:cs="Times New Roman"/>
                <w:sz w:val="20"/>
                <w:szCs w:val="20"/>
              </w:rPr>
            </w:pPr>
            <w:r w:rsidRPr="00CE01C1">
              <w:rPr>
                <w:rFonts w:ascii="Aptos" w:eastAsia="Aptos" w:hAnsi="Aptos" w:cs="Times New Roman"/>
                <w:sz w:val="20"/>
                <w:szCs w:val="20"/>
              </w:rPr>
              <w:t>(full sample)</w:t>
            </w:r>
          </w:p>
          <w:p w14:paraId="1C7739C9" w14:textId="77777777" w:rsidR="00FE6FFF" w:rsidRPr="00CE01C1" w:rsidRDefault="00FE6FFF" w:rsidP="00B45E7E">
            <w:pPr>
              <w:spacing w:after="0" w:line="240" w:lineRule="auto"/>
              <w:jc w:val="center"/>
              <w:rPr>
                <w:rFonts w:ascii="Aptos" w:eastAsia="Aptos" w:hAnsi="Aptos" w:cs="Times New Roman"/>
                <w:sz w:val="22"/>
              </w:rPr>
            </w:pPr>
            <w:r w:rsidRPr="00CE01C1">
              <w:rPr>
                <w:rFonts w:ascii="Aptos" w:eastAsia="Aptos" w:hAnsi="Aptos" w:cs="Times New Roman"/>
                <w:sz w:val="22"/>
              </w:rPr>
              <w:t xml:space="preserve">                                                               </w:t>
            </w:r>
            <w:r>
              <w:rPr>
                <w:rFonts w:ascii="Aptos" w:eastAsia="Aptos" w:hAnsi="Aptos" w:cs="Times New Roman"/>
                <w:sz w:val="22"/>
              </w:rPr>
              <w:t xml:space="preserve">  </w:t>
            </w:r>
            <w:r w:rsidRPr="00CE01C1">
              <w:rPr>
                <w:rFonts w:ascii="Aptos" w:eastAsia="Aptos" w:hAnsi="Aptos" w:cs="Times New Roman"/>
                <w:b/>
                <w:bCs/>
                <w:sz w:val="22"/>
              </w:rPr>
              <w:t>Elasticities</w:t>
            </w:r>
            <w:r w:rsidRPr="00CE01C1">
              <w:rPr>
                <w:rFonts w:ascii="Aptos" w:hAnsi="Aptos" w:cs="Times New Roman"/>
                <w:b/>
                <w:bCs/>
                <w:sz w:val="22"/>
                <w:vertAlign w:val="superscript"/>
              </w:rPr>
              <w:t>†</w:t>
            </w:r>
            <w:r w:rsidRPr="00CE01C1">
              <w:rPr>
                <w:rFonts w:ascii="Aptos" w:eastAsia="Aptos" w:hAnsi="Aptos" w:cs="Times New Roman"/>
                <w:b/>
                <w:bCs/>
                <w:sz w:val="22"/>
              </w:rPr>
              <w:t xml:space="preserve">                                                          </w:t>
            </w:r>
            <w:r>
              <w:rPr>
                <w:rFonts w:ascii="Aptos" w:eastAsia="Aptos" w:hAnsi="Aptos" w:cs="Times New Roman"/>
                <w:b/>
                <w:bCs/>
                <w:sz w:val="22"/>
              </w:rPr>
              <w:t xml:space="preserve"> </w:t>
            </w:r>
            <w:r w:rsidRPr="00CE01C1">
              <w:rPr>
                <w:rFonts w:ascii="Aptos" w:eastAsia="Aptos" w:hAnsi="Aptos" w:cs="Times New Roman"/>
                <w:b/>
                <w:bCs/>
                <w:sz w:val="22"/>
              </w:rPr>
              <w:t xml:space="preserve"> Timing</w:t>
            </w:r>
            <w:r w:rsidRPr="00CE01C1">
              <w:rPr>
                <w:rFonts w:ascii="Aptos" w:hAnsi="Aptos" w:cs="Times New Roman"/>
                <w:b/>
                <w:bCs/>
                <w:sz w:val="22"/>
                <w:vertAlign w:val="superscript"/>
              </w:rPr>
              <w:t>††</w:t>
            </w:r>
          </w:p>
        </w:tc>
      </w:tr>
      <w:tr w:rsidR="00FE6FFF" w:rsidRPr="00F97B94" w14:paraId="65359386" w14:textId="77777777" w:rsidTr="00B45E7E">
        <w:trPr>
          <w:trHeight w:val="495"/>
        </w:trPr>
        <w:tc>
          <w:tcPr>
            <w:tcW w:w="2298" w:type="dxa"/>
            <w:tcBorders>
              <w:bottom w:val="single" w:sz="4" w:space="0" w:color="auto"/>
            </w:tcBorders>
            <w:shd w:val="pct10" w:color="auto" w:fill="FFFFFF"/>
          </w:tcPr>
          <w:p w14:paraId="3D84A28A" w14:textId="77777777" w:rsidR="00FE6FFF" w:rsidRPr="0063773D" w:rsidRDefault="00FE6FFF" w:rsidP="00B45E7E">
            <w:pPr>
              <w:spacing w:before="0" w:after="0" w:line="240" w:lineRule="auto"/>
              <w:jc w:val="center"/>
              <w:rPr>
                <w:rFonts w:ascii="Aptos" w:eastAsia="Aptos" w:hAnsi="Aptos" w:cs="Times New Roman"/>
                <w:sz w:val="20"/>
                <w:szCs w:val="20"/>
              </w:rPr>
            </w:pPr>
          </w:p>
        </w:tc>
        <w:tc>
          <w:tcPr>
            <w:tcW w:w="1414" w:type="dxa"/>
            <w:tcBorders>
              <w:bottom w:val="single" w:sz="4" w:space="0" w:color="auto"/>
            </w:tcBorders>
            <w:shd w:val="pct10" w:color="auto" w:fill="FFFFFF"/>
            <w:vAlign w:val="center"/>
            <w:hideMark/>
          </w:tcPr>
          <w:p w14:paraId="245C4F9E" w14:textId="77777777" w:rsidR="00FE6FFF" w:rsidRPr="00F97B94" w:rsidRDefault="00FE6FFF" w:rsidP="00B45E7E">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y-slope</w:t>
            </w:r>
          </w:p>
        </w:tc>
        <w:tc>
          <w:tcPr>
            <w:tcW w:w="1414" w:type="dxa"/>
            <w:tcBorders>
              <w:bottom w:val="single" w:sz="4" w:space="0" w:color="auto"/>
            </w:tcBorders>
            <w:shd w:val="pct10" w:color="auto" w:fill="FFFFFF"/>
            <w:vAlign w:val="center"/>
            <w:hideMark/>
          </w:tcPr>
          <w:p w14:paraId="04671ED1" w14:textId="77777777" w:rsidR="00FE6FFF" w:rsidRPr="00F97B94" w:rsidRDefault="00FE6FFF" w:rsidP="00B45E7E">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π-slope</w:t>
            </w:r>
          </w:p>
        </w:tc>
        <w:tc>
          <w:tcPr>
            <w:tcW w:w="1414" w:type="dxa"/>
            <w:tcBorders>
              <w:bottom w:val="single" w:sz="4" w:space="0" w:color="auto"/>
            </w:tcBorders>
            <w:shd w:val="pct10" w:color="auto" w:fill="FFFFFF"/>
            <w:vAlign w:val="center"/>
          </w:tcPr>
          <w:p w14:paraId="0315F72B" w14:textId="77777777" w:rsidR="00FE6FFF" w:rsidRPr="00F97B94" w:rsidRDefault="00FE6FFF" w:rsidP="00B45E7E">
            <w:pPr>
              <w:spacing w:before="0" w:after="0" w:line="240" w:lineRule="auto"/>
              <w:jc w:val="center"/>
              <w:rPr>
                <w:rFonts w:ascii="Aptos" w:eastAsia="Aptos" w:hAnsi="Aptos" w:cs="Times New Roman"/>
                <w:i/>
                <w:iCs/>
                <w:sz w:val="22"/>
              </w:rPr>
            </w:pPr>
            <w:proofErr w:type="spellStart"/>
            <w:r w:rsidRPr="00F97B94">
              <w:rPr>
                <w:rFonts w:ascii="Aptos" w:eastAsia="Aptos" w:hAnsi="Aptos" w:cs="Times New Roman"/>
                <w:i/>
                <w:iCs/>
                <w:sz w:val="22"/>
              </w:rPr>
              <w:t>sacratio</w:t>
            </w:r>
            <w:proofErr w:type="spellEnd"/>
          </w:p>
        </w:tc>
        <w:tc>
          <w:tcPr>
            <w:tcW w:w="1406" w:type="dxa"/>
            <w:tcBorders>
              <w:bottom w:val="single" w:sz="4" w:space="0" w:color="auto"/>
            </w:tcBorders>
            <w:shd w:val="pct10" w:color="auto" w:fill="FFFFFF"/>
            <w:vAlign w:val="center"/>
          </w:tcPr>
          <w:p w14:paraId="7CB7EBC8" w14:textId="77777777" w:rsidR="00FE6FFF" w:rsidRPr="00F97B94" w:rsidRDefault="00FE6FFF" w:rsidP="00B45E7E">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y-timing</w:t>
            </w:r>
          </w:p>
        </w:tc>
        <w:tc>
          <w:tcPr>
            <w:tcW w:w="1414" w:type="dxa"/>
            <w:tcBorders>
              <w:bottom w:val="single" w:sz="4" w:space="0" w:color="auto"/>
            </w:tcBorders>
            <w:shd w:val="pct10" w:color="auto" w:fill="FFFFFF"/>
            <w:vAlign w:val="center"/>
          </w:tcPr>
          <w:p w14:paraId="36DD5C95" w14:textId="77777777" w:rsidR="00FE6FFF" w:rsidRPr="00F97B94" w:rsidRDefault="00FE6FFF" w:rsidP="00B45E7E">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π-timing</w:t>
            </w:r>
          </w:p>
        </w:tc>
      </w:tr>
      <w:tr w:rsidR="00FE6FFF" w:rsidRPr="00392761" w14:paraId="48C5F307" w14:textId="77777777" w:rsidTr="00B45E7E">
        <w:trPr>
          <w:trHeight w:val="576"/>
        </w:trPr>
        <w:tc>
          <w:tcPr>
            <w:tcW w:w="2298" w:type="dxa"/>
            <w:vAlign w:val="center"/>
          </w:tcPr>
          <w:p w14:paraId="53695BE3" w14:textId="77777777" w:rsidR="00FE6FFF" w:rsidRPr="00392761" w:rsidRDefault="00FE6FFF" w:rsidP="00B45E7E">
            <w:pPr>
              <w:spacing w:before="0" w:after="0" w:line="240" w:lineRule="auto"/>
              <w:rPr>
                <w:rFonts w:ascii="Aptos" w:eastAsia="Aptos" w:hAnsi="Aptos" w:cs="Times New Roman"/>
                <w:sz w:val="22"/>
              </w:rPr>
            </w:pPr>
            <w:r>
              <w:rPr>
                <w:rFonts w:ascii="Aptos" w:eastAsia="Aptos" w:hAnsi="Aptos" w:cs="Times New Roman"/>
                <w:sz w:val="22"/>
              </w:rPr>
              <w:t>Wealth</w:t>
            </w:r>
            <w:r w:rsidRPr="00392761">
              <w:rPr>
                <w:rFonts w:ascii="Aptos" w:eastAsia="Aptos" w:hAnsi="Aptos" w:cs="Times New Roman"/>
                <w:sz w:val="22"/>
              </w:rPr>
              <w:t xml:space="preserve"> </w:t>
            </w:r>
          </w:p>
        </w:tc>
        <w:tc>
          <w:tcPr>
            <w:tcW w:w="1414" w:type="dxa"/>
            <w:vAlign w:val="center"/>
          </w:tcPr>
          <w:p w14:paraId="0BF6F600"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 xml:space="preserve">   </w:t>
            </w:r>
          </w:p>
        </w:tc>
        <w:tc>
          <w:tcPr>
            <w:tcW w:w="1414" w:type="dxa"/>
            <w:vAlign w:val="center"/>
          </w:tcPr>
          <w:p w14:paraId="1C480C02" w14:textId="77777777" w:rsidR="00FE6FFF" w:rsidRDefault="00FE6FFF" w:rsidP="00B45E7E">
            <w:pPr>
              <w:spacing w:before="0" w:after="0" w:line="240" w:lineRule="auto"/>
              <w:rPr>
                <w:rFonts w:ascii="Aptos" w:eastAsia="Aptos" w:hAnsi="Aptos" w:cs="Times New Roman"/>
                <w:sz w:val="22"/>
              </w:rPr>
            </w:pPr>
            <w:r>
              <w:rPr>
                <w:rFonts w:ascii="Aptos" w:eastAsia="Aptos" w:hAnsi="Aptos" w:cs="Times New Roman"/>
                <w:sz w:val="22"/>
              </w:rPr>
              <w:t>.</w:t>
            </w:r>
          </w:p>
          <w:p w14:paraId="13017070" w14:textId="77777777" w:rsidR="00FE6FFF" w:rsidRPr="00392761" w:rsidRDefault="00FE6FFF" w:rsidP="00B45E7E">
            <w:pPr>
              <w:spacing w:before="0" w:after="0" w:line="240" w:lineRule="auto"/>
              <w:rPr>
                <w:rFonts w:ascii="Aptos" w:eastAsia="Aptos" w:hAnsi="Aptos" w:cs="Times New Roman"/>
                <w:sz w:val="22"/>
              </w:rPr>
            </w:pPr>
            <w:r>
              <w:rPr>
                <w:rFonts w:ascii="Aptos" w:eastAsia="Aptos" w:hAnsi="Aptos" w:cs="Times New Roman"/>
                <w:sz w:val="22"/>
              </w:rPr>
              <w:t xml:space="preserve"> </w:t>
            </w:r>
          </w:p>
        </w:tc>
        <w:tc>
          <w:tcPr>
            <w:tcW w:w="1414" w:type="dxa"/>
            <w:vAlign w:val="center"/>
          </w:tcPr>
          <w:p w14:paraId="394325A5" w14:textId="77777777" w:rsidR="00FE6FFF" w:rsidRPr="00392761" w:rsidRDefault="00FE6FFF" w:rsidP="00B45E7E">
            <w:pPr>
              <w:spacing w:before="0" w:after="0" w:line="240" w:lineRule="auto"/>
              <w:jc w:val="center"/>
              <w:rPr>
                <w:rFonts w:ascii="Aptos" w:eastAsia="Aptos" w:hAnsi="Aptos" w:cs="Times New Roman"/>
                <w:sz w:val="22"/>
              </w:rPr>
            </w:pPr>
          </w:p>
        </w:tc>
        <w:tc>
          <w:tcPr>
            <w:tcW w:w="1406" w:type="dxa"/>
            <w:vAlign w:val="center"/>
          </w:tcPr>
          <w:p w14:paraId="6008042E"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-0.29</w:t>
            </w:r>
            <w:r w:rsidRPr="006A242E">
              <w:rPr>
                <w:rFonts w:ascii="Aptos" w:eastAsia="Aptos" w:hAnsi="Aptos" w:cs="Times New Roman"/>
                <w:sz w:val="20"/>
                <w:szCs w:val="20"/>
              </w:rPr>
              <w:t>**</w:t>
            </w:r>
          </w:p>
          <w:p w14:paraId="2E953F5D"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(0.13)</w:t>
            </w:r>
          </w:p>
        </w:tc>
        <w:tc>
          <w:tcPr>
            <w:tcW w:w="1414" w:type="dxa"/>
            <w:vAlign w:val="center"/>
          </w:tcPr>
          <w:p w14:paraId="2EACA6C8"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-0.48</w:t>
            </w:r>
            <w:r w:rsidRPr="00392761">
              <w:rPr>
                <w:rFonts w:ascii="Aptos" w:eastAsia="Aptos" w:hAnsi="Aptos" w:cs="Times New Roman"/>
                <w:sz w:val="20"/>
                <w:szCs w:val="20"/>
              </w:rPr>
              <w:t>***</w:t>
            </w:r>
          </w:p>
          <w:p w14:paraId="308711E3"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(0.15)</w:t>
            </w:r>
          </w:p>
        </w:tc>
      </w:tr>
      <w:tr w:rsidR="00FE6FFF" w:rsidRPr="00392761" w14:paraId="4DDB090F" w14:textId="77777777" w:rsidTr="00B45E7E">
        <w:trPr>
          <w:trHeight w:val="576"/>
        </w:trPr>
        <w:tc>
          <w:tcPr>
            <w:tcW w:w="2298" w:type="dxa"/>
            <w:vAlign w:val="center"/>
          </w:tcPr>
          <w:p w14:paraId="6D092AE8" w14:textId="77777777" w:rsidR="00FE6FFF" w:rsidRPr="00392761" w:rsidRDefault="00FE6FFF" w:rsidP="00B45E7E">
            <w:pPr>
              <w:spacing w:before="0" w:after="0" w:line="240" w:lineRule="auto"/>
              <w:rPr>
                <w:rFonts w:ascii="Aptos" w:eastAsia="Aptos" w:hAnsi="Aptos" w:cs="Times New Roman"/>
                <w:sz w:val="22"/>
              </w:rPr>
            </w:pPr>
            <w:r>
              <w:rPr>
                <w:rFonts w:ascii="Aptos" w:eastAsia="Aptos" w:hAnsi="Aptos" w:cs="Times New Roman"/>
                <w:sz w:val="22"/>
              </w:rPr>
              <w:t>Bank Credit</w:t>
            </w:r>
          </w:p>
        </w:tc>
        <w:tc>
          <w:tcPr>
            <w:tcW w:w="1414" w:type="dxa"/>
            <w:vAlign w:val="center"/>
          </w:tcPr>
          <w:p w14:paraId="13BFFE8B" w14:textId="77777777" w:rsidR="00FE6FFF" w:rsidRDefault="00FE6FFF" w:rsidP="00B45E7E">
            <w:pPr>
              <w:spacing w:before="0" w:after="0" w:line="240" w:lineRule="auto"/>
              <w:rPr>
                <w:rFonts w:ascii="Aptos" w:eastAsia="Aptos" w:hAnsi="Aptos" w:cs="Times New Roman"/>
                <w:sz w:val="22"/>
              </w:rPr>
            </w:pPr>
          </w:p>
          <w:p w14:paraId="4794E281" w14:textId="77777777" w:rsidR="00FE6FFF" w:rsidRPr="00392761" w:rsidRDefault="00FE6FFF" w:rsidP="00B45E7E">
            <w:pPr>
              <w:spacing w:before="0" w:after="0" w:line="240" w:lineRule="auto"/>
              <w:rPr>
                <w:rFonts w:ascii="Aptos" w:eastAsia="Aptos" w:hAnsi="Aptos" w:cs="Times New Roman"/>
                <w:sz w:val="22"/>
              </w:rPr>
            </w:pPr>
          </w:p>
        </w:tc>
        <w:tc>
          <w:tcPr>
            <w:tcW w:w="1414" w:type="dxa"/>
            <w:vAlign w:val="center"/>
          </w:tcPr>
          <w:p w14:paraId="35C237B2"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0.12</w:t>
            </w:r>
            <w:r w:rsidRPr="000F3A52">
              <w:rPr>
                <w:rFonts w:ascii="Aptos" w:eastAsia="Aptos" w:hAnsi="Aptos" w:cs="Times New Roman"/>
                <w:sz w:val="20"/>
                <w:szCs w:val="20"/>
              </w:rPr>
              <w:t>*</w:t>
            </w:r>
          </w:p>
          <w:p w14:paraId="76DF706B"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(0.07)</w:t>
            </w:r>
          </w:p>
        </w:tc>
        <w:tc>
          <w:tcPr>
            <w:tcW w:w="1414" w:type="dxa"/>
            <w:vAlign w:val="center"/>
          </w:tcPr>
          <w:p w14:paraId="74E8A105"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-1.38</w:t>
            </w:r>
          </w:p>
          <w:p w14:paraId="1B76293D"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(0.91)</w:t>
            </w:r>
          </w:p>
        </w:tc>
        <w:tc>
          <w:tcPr>
            <w:tcW w:w="1406" w:type="dxa"/>
            <w:vAlign w:val="center"/>
          </w:tcPr>
          <w:p w14:paraId="1F18DCB5" w14:textId="77777777" w:rsidR="00FE6FFF" w:rsidRPr="00392761" w:rsidRDefault="00FE6FFF" w:rsidP="00B45E7E">
            <w:pPr>
              <w:spacing w:before="0" w:after="0" w:line="240" w:lineRule="auto"/>
              <w:jc w:val="center"/>
              <w:rPr>
                <w:rFonts w:ascii="Aptos" w:eastAsia="Aptos" w:hAnsi="Aptos" w:cs="Times New Roman"/>
                <w:sz w:val="22"/>
              </w:rPr>
            </w:pPr>
          </w:p>
        </w:tc>
        <w:tc>
          <w:tcPr>
            <w:tcW w:w="1414" w:type="dxa"/>
            <w:vAlign w:val="center"/>
          </w:tcPr>
          <w:p w14:paraId="17D7D38A" w14:textId="77777777" w:rsidR="00FE6FFF" w:rsidRPr="00392761" w:rsidRDefault="00FE6FFF" w:rsidP="00B45E7E">
            <w:pPr>
              <w:spacing w:before="0" w:after="0" w:line="240" w:lineRule="auto"/>
              <w:rPr>
                <w:rFonts w:ascii="Aptos" w:eastAsia="Aptos" w:hAnsi="Aptos" w:cs="Times New Roman"/>
                <w:sz w:val="22"/>
              </w:rPr>
            </w:pPr>
          </w:p>
        </w:tc>
      </w:tr>
      <w:tr w:rsidR="00FE6FFF" w:rsidRPr="00392761" w14:paraId="6D02283B" w14:textId="77777777" w:rsidTr="00B45E7E">
        <w:trPr>
          <w:trHeight w:val="576"/>
        </w:trPr>
        <w:tc>
          <w:tcPr>
            <w:tcW w:w="2298" w:type="dxa"/>
            <w:vAlign w:val="center"/>
          </w:tcPr>
          <w:p w14:paraId="66F75991" w14:textId="77777777" w:rsidR="00FE6FFF" w:rsidRPr="00392761" w:rsidRDefault="00FE6FFF" w:rsidP="00B45E7E">
            <w:pPr>
              <w:spacing w:before="0" w:after="0" w:line="240" w:lineRule="auto"/>
              <w:rPr>
                <w:rFonts w:ascii="Aptos" w:eastAsia="Aptos" w:hAnsi="Aptos" w:cs="Times New Roman"/>
                <w:sz w:val="22"/>
              </w:rPr>
            </w:pPr>
            <w:r>
              <w:rPr>
                <w:rFonts w:ascii="Aptos" w:eastAsia="Aptos" w:hAnsi="Aptos" w:cs="Times New Roman"/>
                <w:sz w:val="22"/>
              </w:rPr>
              <w:t>Net worth</w:t>
            </w:r>
          </w:p>
        </w:tc>
        <w:tc>
          <w:tcPr>
            <w:tcW w:w="1414" w:type="dxa"/>
            <w:vAlign w:val="center"/>
          </w:tcPr>
          <w:p w14:paraId="3A33F6B4"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 xml:space="preserve"> 0.19</w:t>
            </w:r>
          </w:p>
          <w:p w14:paraId="768C27DC"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(0.31)</w:t>
            </w:r>
          </w:p>
        </w:tc>
        <w:tc>
          <w:tcPr>
            <w:tcW w:w="1414" w:type="dxa"/>
            <w:vAlign w:val="center"/>
          </w:tcPr>
          <w:p w14:paraId="79E22645"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0.22*</w:t>
            </w:r>
          </w:p>
          <w:p w14:paraId="73E30EF0"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(0.13)</w:t>
            </w:r>
          </w:p>
        </w:tc>
        <w:tc>
          <w:tcPr>
            <w:tcW w:w="1414" w:type="dxa"/>
            <w:vAlign w:val="center"/>
          </w:tcPr>
          <w:p w14:paraId="68C1005A"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 xml:space="preserve">  2.74</w:t>
            </w:r>
            <w:r w:rsidRPr="00392761">
              <w:rPr>
                <w:rFonts w:ascii="Aptos" w:eastAsia="Aptos" w:hAnsi="Aptos" w:cs="Times New Roman"/>
                <w:sz w:val="20"/>
                <w:szCs w:val="20"/>
              </w:rPr>
              <w:t>***</w:t>
            </w:r>
          </w:p>
          <w:p w14:paraId="4F375D94"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(0.96)</w:t>
            </w:r>
          </w:p>
        </w:tc>
        <w:tc>
          <w:tcPr>
            <w:tcW w:w="1406" w:type="dxa"/>
            <w:vAlign w:val="center"/>
          </w:tcPr>
          <w:p w14:paraId="1A0DCB4A" w14:textId="77777777" w:rsidR="00FE6FFF" w:rsidRPr="00392761" w:rsidRDefault="00FE6FFF" w:rsidP="00B45E7E">
            <w:pPr>
              <w:spacing w:before="0" w:after="0" w:line="240" w:lineRule="auto"/>
              <w:jc w:val="center"/>
              <w:rPr>
                <w:rFonts w:ascii="Aptos" w:eastAsia="Aptos" w:hAnsi="Aptos" w:cs="Times New Roman"/>
                <w:sz w:val="22"/>
              </w:rPr>
            </w:pPr>
          </w:p>
        </w:tc>
        <w:tc>
          <w:tcPr>
            <w:tcW w:w="1414" w:type="dxa"/>
            <w:vAlign w:val="center"/>
          </w:tcPr>
          <w:p w14:paraId="1E3C852A"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-0.67</w:t>
            </w:r>
            <w:r w:rsidRPr="007C20D3">
              <w:rPr>
                <w:rFonts w:ascii="Aptos" w:eastAsia="Aptos" w:hAnsi="Aptos" w:cs="Times New Roman"/>
                <w:sz w:val="20"/>
                <w:szCs w:val="20"/>
              </w:rPr>
              <w:t>*</w:t>
            </w:r>
          </w:p>
          <w:p w14:paraId="12CD6757"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(0.42)</w:t>
            </w:r>
          </w:p>
        </w:tc>
      </w:tr>
      <w:tr w:rsidR="00FE6FFF" w14:paraId="321F0E37" w14:textId="77777777" w:rsidTr="00B45E7E">
        <w:trPr>
          <w:trHeight w:val="576"/>
        </w:trPr>
        <w:tc>
          <w:tcPr>
            <w:tcW w:w="2298" w:type="dxa"/>
            <w:vAlign w:val="center"/>
          </w:tcPr>
          <w:p w14:paraId="06CE3F0C" w14:textId="77777777" w:rsidR="00FE6FFF" w:rsidRDefault="00FE6FFF" w:rsidP="00B45E7E">
            <w:pPr>
              <w:spacing w:before="0" w:after="0" w:line="240" w:lineRule="auto"/>
              <w:rPr>
                <w:rFonts w:ascii="Aptos" w:eastAsia="Aptos" w:hAnsi="Aptos" w:cs="Times New Roman"/>
                <w:sz w:val="22"/>
              </w:rPr>
            </w:pPr>
            <w:r>
              <w:rPr>
                <w:rFonts w:ascii="Aptos" w:eastAsia="Aptos" w:hAnsi="Aptos" w:cs="Times New Roman"/>
                <w:sz w:val="22"/>
              </w:rPr>
              <w:t>Open economy</w:t>
            </w:r>
          </w:p>
        </w:tc>
        <w:tc>
          <w:tcPr>
            <w:tcW w:w="1414" w:type="dxa"/>
            <w:vAlign w:val="center"/>
          </w:tcPr>
          <w:p w14:paraId="31555A25"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0.08</w:t>
            </w:r>
          </w:p>
          <w:p w14:paraId="32700C6B"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(0.15)</w:t>
            </w:r>
          </w:p>
        </w:tc>
        <w:tc>
          <w:tcPr>
            <w:tcW w:w="1414" w:type="dxa"/>
            <w:vAlign w:val="center"/>
          </w:tcPr>
          <w:p w14:paraId="0F992995"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0.05</w:t>
            </w:r>
          </w:p>
          <w:p w14:paraId="01DD0243"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(0.07)</w:t>
            </w:r>
          </w:p>
        </w:tc>
        <w:tc>
          <w:tcPr>
            <w:tcW w:w="1414" w:type="dxa"/>
            <w:vAlign w:val="center"/>
          </w:tcPr>
          <w:p w14:paraId="16AC829C"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1.98</w:t>
            </w:r>
          </w:p>
          <w:p w14:paraId="731B4BF9"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(1.36)</w:t>
            </w:r>
          </w:p>
        </w:tc>
        <w:tc>
          <w:tcPr>
            <w:tcW w:w="1406" w:type="dxa"/>
            <w:vAlign w:val="center"/>
          </w:tcPr>
          <w:p w14:paraId="793E943A" w14:textId="77777777" w:rsidR="00FE6FFF" w:rsidRDefault="00FE6FFF" w:rsidP="00B45E7E">
            <w:pPr>
              <w:spacing w:before="0" w:after="0" w:line="240" w:lineRule="auto"/>
              <w:rPr>
                <w:rFonts w:ascii="Aptos" w:eastAsia="Aptos" w:hAnsi="Aptos" w:cs="Times New Roman"/>
                <w:sz w:val="22"/>
              </w:rPr>
            </w:pPr>
          </w:p>
        </w:tc>
        <w:tc>
          <w:tcPr>
            <w:tcW w:w="1414" w:type="dxa"/>
            <w:vAlign w:val="center"/>
          </w:tcPr>
          <w:p w14:paraId="70C9702D"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0.32</w:t>
            </w:r>
          </w:p>
          <w:p w14:paraId="7AE158F8"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(0.20)</w:t>
            </w:r>
          </w:p>
        </w:tc>
      </w:tr>
      <w:tr w:rsidR="00FE6FFF" w14:paraId="53A13938" w14:textId="77777777" w:rsidTr="00B45E7E">
        <w:trPr>
          <w:trHeight w:val="576"/>
        </w:trPr>
        <w:tc>
          <w:tcPr>
            <w:tcW w:w="2298" w:type="dxa"/>
            <w:vAlign w:val="center"/>
          </w:tcPr>
          <w:p w14:paraId="6C713203" w14:textId="77777777" w:rsidR="00FE6FFF" w:rsidRDefault="00FE6FFF" w:rsidP="00B45E7E">
            <w:pPr>
              <w:spacing w:before="0" w:after="0" w:line="240" w:lineRule="auto"/>
              <w:rPr>
                <w:rFonts w:ascii="Aptos" w:eastAsia="Aptos" w:hAnsi="Aptos" w:cs="Times New Roman"/>
                <w:sz w:val="22"/>
              </w:rPr>
            </w:pPr>
            <w:r>
              <w:rPr>
                <w:rFonts w:ascii="Aptos" w:eastAsia="Aptos" w:hAnsi="Aptos" w:cs="Times New Roman"/>
                <w:sz w:val="22"/>
              </w:rPr>
              <w:t>Wealth*bank credit</w:t>
            </w:r>
          </w:p>
        </w:tc>
        <w:tc>
          <w:tcPr>
            <w:tcW w:w="1414" w:type="dxa"/>
            <w:vAlign w:val="center"/>
          </w:tcPr>
          <w:p w14:paraId="4D989BB8"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-0.30*</w:t>
            </w:r>
          </w:p>
          <w:p w14:paraId="729ABAC8"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(0.16)</w:t>
            </w:r>
          </w:p>
        </w:tc>
        <w:tc>
          <w:tcPr>
            <w:tcW w:w="1414" w:type="dxa"/>
            <w:vAlign w:val="center"/>
          </w:tcPr>
          <w:p w14:paraId="34FC7BCD"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 xml:space="preserve">   -0.26</w:t>
            </w:r>
            <w:r w:rsidRPr="000F3A52">
              <w:rPr>
                <w:rFonts w:ascii="Aptos" w:eastAsia="Aptos" w:hAnsi="Aptos" w:cs="Times New Roman"/>
                <w:sz w:val="20"/>
                <w:szCs w:val="20"/>
              </w:rPr>
              <w:t>***</w:t>
            </w:r>
          </w:p>
          <w:p w14:paraId="552625BD"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(0.08)</w:t>
            </w:r>
          </w:p>
        </w:tc>
        <w:tc>
          <w:tcPr>
            <w:tcW w:w="1414" w:type="dxa"/>
            <w:vAlign w:val="center"/>
          </w:tcPr>
          <w:p w14:paraId="33829B54" w14:textId="77777777" w:rsidR="00FE6FFF" w:rsidRDefault="00FE6FFF" w:rsidP="00B45E7E">
            <w:pPr>
              <w:spacing w:before="0" w:after="0" w:line="240" w:lineRule="auto"/>
              <w:jc w:val="center"/>
              <w:rPr>
                <w:rFonts w:ascii="Aptos" w:eastAsia="Aptos" w:hAnsi="Aptos" w:cs="Times New Roman"/>
                <w:sz w:val="22"/>
              </w:rPr>
            </w:pPr>
          </w:p>
        </w:tc>
        <w:tc>
          <w:tcPr>
            <w:tcW w:w="1406" w:type="dxa"/>
            <w:vAlign w:val="center"/>
          </w:tcPr>
          <w:p w14:paraId="348DACEC" w14:textId="77777777" w:rsidR="00FE6FFF" w:rsidRDefault="00FE6FFF" w:rsidP="00B45E7E">
            <w:pPr>
              <w:spacing w:before="0" w:after="0" w:line="240" w:lineRule="auto"/>
              <w:jc w:val="center"/>
              <w:rPr>
                <w:rFonts w:ascii="Aptos" w:eastAsia="Aptos" w:hAnsi="Aptos" w:cs="Times New Roman"/>
                <w:sz w:val="22"/>
              </w:rPr>
            </w:pPr>
          </w:p>
        </w:tc>
        <w:tc>
          <w:tcPr>
            <w:tcW w:w="1414" w:type="dxa"/>
            <w:vAlign w:val="center"/>
          </w:tcPr>
          <w:p w14:paraId="3A2FB78C" w14:textId="77777777" w:rsidR="00FE6FFF" w:rsidRDefault="00FE6FFF" w:rsidP="00B45E7E">
            <w:pPr>
              <w:spacing w:before="0" w:after="0" w:line="240" w:lineRule="auto"/>
              <w:jc w:val="center"/>
              <w:rPr>
                <w:rFonts w:ascii="Aptos" w:eastAsia="Aptos" w:hAnsi="Aptos" w:cs="Times New Roman"/>
                <w:sz w:val="22"/>
              </w:rPr>
            </w:pPr>
          </w:p>
        </w:tc>
      </w:tr>
      <w:tr w:rsidR="00FE6FFF" w14:paraId="3F86A34C" w14:textId="77777777" w:rsidTr="00B45E7E">
        <w:trPr>
          <w:trHeight w:val="576"/>
        </w:trPr>
        <w:tc>
          <w:tcPr>
            <w:tcW w:w="2298" w:type="dxa"/>
            <w:vAlign w:val="center"/>
          </w:tcPr>
          <w:p w14:paraId="6B1CFE7F" w14:textId="77777777" w:rsidR="00FE6FFF" w:rsidRDefault="00FE6FFF" w:rsidP="00B45E7E">
            <w:pPr>
              <w:spacing w:before="0" w:after="0" w:line="240" w:lineRule="auto"/>
              <w:rPr>
                <w:rFonts w:ascii="Aptos" w:eastAsia="Aptos" w:hAnsi="Aptos" w:cs="Times New Roman"/>
                <w:sz w:val="22"/>
              </w:rPr>
            </w:pPr>
            <w:r>
              <w:rPr>
                <w:rFonts w:ascii="Aptos" w:eastAsia="Aptos" w:hAnsi="Aptos" w:cs="Times New Roman"/>
                <w:sz w:val="22"/>
              </w:rPr>
              <w:t>Wealth*open</w:t>
            </w:r>
          </w:p>
        </w:tc>
        <w:tc>
          <w:tcPr>
            <w:tcW w:w="1414" w:type="dxa"/>
            <w:vAlign w:val="center"/>
          </w:tcPr>
          <w:p w14:paraId="525C3038" w14:textId="77777777" w:rsidR="00FE6FFF" w:rsidRDefault="00FE6FFF" w:rsidP="00B45E7E">
            <w:pPr>
              <w:spacing w:before="0" w:after="0" w:line="240" w:lineRule="auto"/>
              <w:jc w:val="center"/>
              <w:rPr>
                <w:rFonts w:ascii="Aptos" w:eastAsia="Aptos" w:hAnsi="Aptos" w:cs="Times New Roman"/>
                <w:sz w:val="22"/>
              </w:rPr>
            </w:pPr>
          </w:p>
        </w:tc>
        <w:tc>
          <w:tcPr>
            <w:tcW w:w="1414" w:type="dxa"/>
            <w:vAlign w:val="center"/>
          </w:tcPr>
          <w:p w14:paraId="35B2A558" w14:textId="77777777" w:rsidR="00FE6FFF" w:rsidRDefault="00FE6FFF" w:rsidP="00B45E7E">
            <w:pPr>
              <w:spacing w:before="0" w:after="0" w:line="240" w:lineRule="auto"/>
              <w:jc w:val="center"/>
              <w:rPr>
                <w:rFonts w:ascii="Aptos" w:eastAsia="Aptos" w:hAnsi="Aptos" w:cs="Times New Roman"/>
                <w:sz w:val="22"/>
              </w:rPr>
            </w:pPr>
          </w:p>
        </w:tc>
        <w:tc>
          <w:tcPr>
            <w:tcW w:w="1414" w:type="dxa"/>
            <w:vAlign w:val="center"/>
          </w:tcPr>
          <w:p w14:paraId="217DE202" w14:textId="77777777" w:rsidR="00FE6FFF" w:rsidRDefault="00FE6FFF" w:rsidP="00B45E7E">
            <w:pPr>
              <w:spacing w:before="0" w:after="0" w:line="240" w:lineRule="auto"/>
              <w:jc w:val="center"/>
              <w:rPr>
                <w:rFonts w:ascii="Aptos" w:eastAsia="Aptos" w:hAnsi="Aptos" w:cs="Times New Roman"/>
                <w:sz w:val="22"/>
              </w:rPr>
            </w:pPr>
          </w:p>
        </w:tc>
        <w:tc>
          <w:tcPr>
            <w:tcW w:w="1406" w:type="dxa"/>
            <w:vAlign w:val="center"/>
          </w:tcPr>
          <w:p w14:paraId="755433AD"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0.37</w:t>
            </w:r>
          </w:p>
          <w:p w14:paraId="3A4F6298"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(0.28)</w:t>
            </w:r>
          </w:p>
        </w:tc>
        <w:tc>
          <w:tcPr>
            <w:tcW w:w="1414" w:type="dxa"/>
            <w:vAlign w:val="center"/>
          </w:tcPr>
          <w:p w14:paraId="128626AE" w14:textId="77777777" w:rsidR="00FE6FFF" w:rsidRDefault="00FE6FFF" w:rsidP="00B45E7E">
            <w:pPr>
              <w:spacing w:before="0" w:after="0" w:line="240" w:lineRule="auto"/>
              <w:jc w:val="center"/>
              <w:rPr>
                <w:rFonts w:ascii="Aptos" w:eastAsia="Aptos" w:hAnsi="Aptos" w:cs="Times New Roman"/>
                <w:sz w:val="22"/>
              </w:rPr>
            </w:pPr>
          </w:p>
        </w:tc>
      </w:tr>
      <w:tr w:rsidR="00FE6FFF" w14:paraId="19AAE361" w14:textId="77777777" w:rsidTr="00B45E7E">
        <w:trPr>
          <w:trHeight w:val="576"/>
        </w:trPr>
        <w:tc>
          <w:tcPr>
            <w:tcW w:w="2298" w:type="dxa"/>
            <w:vAlign w:val="center"/>
          </w:tcPr>
          <w:p w14:paraId="2B337C64" w14:textId="77777777" w:rsidR="00FE6FFF" w:rsidRDefault="00FE6FFF" w:rsidP="00B45E7E">
            <w:pPr>
              <w:spacing w:before="0" w:after="0" w:line="240" w:lineRule="auto"/>
              <w:rPr>
                <w:rFonts w:ascii="Aptos" w:eastAsia="Aptos" w:hAnsi="Aptos" w:cs="Times New Roman"/>
                <w:sz w:val="22"/>
              </w:rPr>
            </w:pPr>
            <w:r>
              <w:rPr>
                <w:rFonts w:ascii="Aptos" w:eastAsia="Aptos" w:hAnsi="Aptos" w:cs="Times New Roman"/>
                <w:sz w:val="22"/>
              </w:rPr>
              <w:t>Bank credit*net worth</w:t>
            </w:r>
          </w:p>
        </w:tc>
        <w:tc>
          <w:tcPr>
            <w:tcW w:w="1414" w:type="dxa"/>
            <w:vAlign w:val="center"/>
          </w:tcPr>
          <w:p w14:paraId="7137E3BD"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 xml:space="preserve">  -0.84</w:t>
            </w:r>
            <w:r w:rsidRPr="00A63DEA">
              <w:rPr>
                <w:rFonts w:ascii="Aptos" w:eastAsia="Aptos" w:hAnsi="Aptos" w:cs="Times New Roman"/>
                <w:sz w:val="20"/>
                <w:szCs w:val="20"/>
              </w:rPr>
              <w:t>***</w:t>
            </w:r>
          </w:p>
          <w:p w14:paraId="0828BA95"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(0.31)</w:t>
            </w:r>
          </w:p>
        </w:tc>
        <w:tc>
          <w:tcPr>
            <w:tcW w:w="1414" w:type="dxa"/>
            <w:vAlign w:val="center"/>
          </w:tcPr>
          <w:p w14:paraId="1D8A8F6B"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-0.19</w:t>
            </w:r>
          </w:p>
          <w:p w14:paraId="67ACB291"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(0.15)</w:t>
            </w:r>
          </w:p>
        </w:tc>
        <w:tc>
          <w:tcPr>
            <w:tcW w:w="1414" w:type="dxa"/>
            <w:vAlign w:val="center"/>
          </w:tcPr>
          <w:p w14:paraId="674B5571" w14:textId="77777777" w:rsidR="00FE6FFF" w:rsidRDefault="00FE6FFF" w:rsidP="00B45E7E">
            <w:pPr>
              <w:spacing w:before="0" w:after="0" w:line="240" w:lineRule="auto"/>
              <w:jc w:val="center"/>
              <w:rPr>
                <w:rFonts w:ascii="Aptos" w:eastAsia="Aptos" w:hAnsi="Aptos" w:cs="Times New Roman"/>
                <w:sz w:val="22"/>
              </w:rPr>
            </w:pPr>
          </w:p>
        </w:tc>
        <w:tc>
          <w:tcPr>
            <w:tcW w:w="1406" w:type="dxa"/>
            <w:vAlign w:val="center"/>
          </w:tcPr>
          <w:p w14:paraId="5019B80D" w14:textId="77777777" w:rsidR="00FE6FFF" w:rsidRDefault="00FE6FFF" w:rsidP="00B45E7E">
            <w:pPr>
              <w:spacing w:before="0" w:after="0" w:line="240" w:lineRule="auto"/>
              <w:jc w:val="center"/>
              <w:rPr>
                <w:rFonts w:ascii="Aptos" w:eastAsia="Aptos" w:hAnsi="Aptos" w:cs="Times New Roman"/>
                <w:sz w:val="22"/>
              </w:rPr>
            </w:pPr>
          </w:p>
        </w:tc>
        <w:tc>
          <w:tcPr>
            <w:tcW w:w="1414" w:type="dxa"/>
            <w:vAlign w:val="center"/>
          </w:tcPr>
          <w:p w14:paraId="05B6A910"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0.48</w:t>
            </w:r>
          </w:p>
          <w:p w14:paraId="4B807239"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(0.44)</w:t>
            </w:r>
          </w:p>
        </w:tc>
      </w:tr>
      <w:tr w:rsidR="00FE6FFF" w:rsidRPr="00392761" w14:paraId="684A566A" w14:textId="77777777" w:rsidTr="00B45E7E">
        <w:trPr>
          <w:trHeight w:val="576"/>
        </w:trPr>
        <w:tc>
          <w:tcPr>
            <w:tcW w:w="2298" w:type="dxa"/>
            <w:vAlign w:val="center"/>
          </w:tcPr>
          <w:p w14:paraId="4BE1BE94" w14:textId="77777777" w:rsidR="00FE6FFF" w:rsidRPr="00392761" w:rsidRDefault="00FE6FFF" w:rsidP="00B45E7E">
            <w:pPr>
              <w:spacing w:before="0" w:after="0" w:line="240" w:lineRule="auto"/>
              <w:rPr>
                <w:rFonts w:ascii="Aptos" w:eastAsia="Aptos" w:hAnsi="Aptos" w:cs="Times New Roman"/>
                <w:sz w:val="22"/>
              </w:rPr>
            </w:pPr>
            <w:r>
              <w:rPr>
                <w:rFonts w:ascii="Aptos" w:eastAsia="Aptos" w:hAnsi="Aptos" w:cs="Times New Roman"/>
                <w:sz w:val="22"/>
              </w:rPr>
              <w:t>Net worth*wealth</w:t>
            </w:r>
          </w:p>
        </w:tc>
        <w:tc>
          <w:tcPr>
            <w:tcW w:w="1414" w:type="dxa"/>
            <w:tcBorders>
              <w:bottom w:val="single" w:sz="4" w:space="0" w:color="auto"/>
            </w:tcBorders>
            <w:vAlign w:val="center"/>
          </w:tcPr>
          <w:p w14:paraId="2E591267" w14:textId="77777777" w:rsidR="00FE6FFF"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-0.55</w:t>
            </w:r>
            <w:r w:rsidRPr="00A63DEA">
              <w:rPr>
                <w:rFonts w:ascii="Aptos" w:eastAsia="Aptos" w:hAnsi="Aptos" w:cs="Times New Roman"/>
                <w:sz w:val="20"/>
                <w:szCs w:val="20"/>
              </w:rPr>
              <w:t>**</w:t>
            </w:r>
          </w:p>
          <w:p w14:paraId="2A23BCB5"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(0.27)</w:t>
            </w:r>
          </w:p>
        </w:tc>
        <w:tc>
          <w:tcPr>
            <w:tcW w:w="1414" w:type="dxa"/>
            <w:tcBorders>
              <w:bottom w:val="single" w:sz="4" w:space="0" w:color="auto"/>
            </w:tcBorders>
            <w:vAlign w:val="center"/>
          </w:tcPr>
          <w:p w14:paraId="380B2394" w14:textId="77777777" w:rsidR="00FE6FFF" w:rsidRPr="00392761" w:rsidRDefault="00FE6FFF" w:rsidP="00B45E7E">
            <w:pPr>
              <w:spacing w:before="0" w:after="0" w:line="240" w:lineRule="auto"/>
              <w:jc w:val="center"/>
              <w:rPr>
                <w:rFonts w:ascii="Aptos" w:eastAsia="Aptos" w:hAnsi="Aptos" w:cs="Times New Roman"/>
                <w:sz w:val="22"/>
              </w:rPr>
            </w:pPr>
          </w:p>
        </w:tc>
        <w:tc>
          <w:tcPr>
            <w:tcW w:w="1414" w:type="dxa"/>
            <w:tcBorders>
              <w:bottom w:val="single" w:sz="4" w:space="0" w:color="auto"/>
            </w:tcBorders>
            <w:vAlign w:val="center"/>
          </w:tcPr>
          <w:p w14:paraId="1E60A49B" w14:textId="77777777" w:rsidR="00FE6FFF" w:rsidRPr="00392761" w:rsidRDefault="00FE6FFF" w:rsidP="00B45E7E">
            <w:pPr>
              <w:spacing w:before="0" w:after="0" w:line="240" w:lineRule="auto"/>
              <w:jc w:val="center"/>
              <w:rPr>
                <w:rFonts w:ascii="Aptos" w:eastAsia="Aptos" w:hAnsi="Aptos" w:cs="Times New Roman"/>
                <w:sz w:val="22"/>
              </w:rPr>
            </w:pPr>
          </w:p>
        </w:tc>
        <w:tc>
          <w:tcPr>
            <w:tcW w:w="1406" w:type="dxa"/>
            <w:tcBorders>
              <w:bottom w:val="single" w:sz="4" w:space="0" w:color="auto"/>
            </w:tcBorders>
            <w:vAlign w:val="center"/>
          </w:tcPr>
          <w:p w14:paraId="7C979EDA" w14:textId="77777777" w:rsidR="00FE6FFF" w:rsidRPr="00392761" w:rsidRDefault="00FE6FFF" w:rsidP="00B45E7E">
            <w:pPr>
              <w:spacing w:before="0" w:after="0" w:line="240" w:lineRule="auto"/>
              <w:jc w:val="center"/>
              <w:rPr>
                <w:rFonts w:ascii="Aptos" w:eastAsia="Aptos" w:hAnsi="Aptos" w:cs="Times New Roman"/>
                <w:sz w:val="22"/>
              </w:rPr>
            </w:pPr>
          </w:p>
        </w:tc>
        <w:tc>
          <w:tcPr>
            <w:tcW w:w="1414" w:type="dxa"/>
            <w:tcBorders>
              <w:bottom w:val="single" w:sz="4" w:space="0" w:color="auto"/>
            </w:tcBorders>
            <w:vAlign w:val="center"/>
          </w:tcPr>
          <w:p w14:paraId="5FB61B83" w14:textId="77777777" w:rsidR="00FE6FFF" w:rsidRPr="00392761" w:rsidRDefault="00FE6FFF" w:rsidP="00B45E7E">
            <w:pPr>
              <w:spacing w:before="0" w:after="0" w:line="240" w:lineRule="auto"/>
              <w:jc w:val="center"/>
              <w:rPr>
                <w:rFonts w:ascii="Aptos" w:eastAsia="Aptos" w:hAnsi="Aptos" w:cs="Times New Roman"/>
                <w:sz w:val="22"/>
              </w:rPr>
            </w:pPr>
          </w:p>
        </w:tc>
      </w:tr>
      <w:tr w:rsidR="00FE6FFF" w:rsidRPr="00392761" w14:paraId="0212B805" w14:textId="77777777" w:rsidTr="00B45E7E">
        <w:trPr>
          <w:trHeight w:val="432"/>
        </w:trPr>
        <w:tc>
          <w:tcPr>
            <w:tcW w:w="2298" w:type="dxa"/>
            <w:tcBorders>
              <w:top w:val="single" w:sz="4" w:space="0" w:color="auto"/>
            </w:tcBorders>
            <w:vAlign w:val="center"/>
            <w:hideMark/>
          </w:tcPr>
          <w:p w14:paraId="06E21AF2" w14:textId="77777777" w:rsidR="00FE6FFF" w:rsidRPr="00392761" w:rsidRDefault="00870E06" w:rsidP="00B45E7E">
            <w:pPr>
              <w:spacing w:before="0" w:after="0" w:line="240" w:lineRule="auto"/>
              <w:rPr>
                <w:rFonts w:ascii="Aptos" w:eastAsia="Aptos" w:hAnsi="Aptos" w:cs="Times New Roman"/>
                <w:sz w:val="22"/>
              </w:rPr>
            </w:pPr>
            <m:oMathPara>
              <m:oMath>
                <m:sSup>
                  <m:sSupPr>
                    <m:ctrlPr>
                      <w:rPr>
                        <w:rFonts w:ascii="Cambria Math" w:eastAsia="Aptos" w:hAnsi="Cambria Math" w:cs="Times New Roman"/>
                        <w:i/>
                        <w:noProof/>
                        <w:sz w:val="22"/>
                      </w:rPr>
                    </m:ctrlPr>
                  </m:sSupPr>
                  <m:e>
                    <m:r>
                      <w:rPr>
                        <w:rFonts w:ascii="Cambria Math" w:eastAsia="Aptos" w:hAnsi="Cambria Math" w:cs="Times New Roman"/>
                        <w:noProof/>
                        <w:sz w:val="22"/>
                      </w:rPr>
                      <m:t>R</m:t>
                    </m:r>
                  </m:e>
                  <m:sup>
                    <m:r>
                      <w:rPr>
                        <w:rFonts w:ascii="Cambria Math" w:eastAsia="Aptos" w:hAnsi="Cambria Math" w:cs="Times New Roman"/>
                        <w:noProof/>
                        <w:sz w:val="22"/>
                      </w:rPr>
                      <m:t>2</m:t>
                    </m:r>
                  </m:sup>
                </m:sSup>
                <m:r>
                  <w:rPr>
                    <w:rFonts w:ascii="Cambria Math" w:eastAsia="Aptos" w:hAnsi="Cambria Math" w:cs="Times New Roman"/>
                    <w:noProof/>
                    <w:sz w:val="22"/>
                  </w:rPr>
                  <m:t xml:space="preserve"> </m:t>
                </m:r>
              </m:oMath>
            </m:oMathPara>
          </w:p>
        </w:tc>
        <w:tc>
          <w:tcPr>
            <w:tcW w:w="1414" w:type="dxa"/>
            <w:tcBorders>
              <w:top w:val="single" w:sz="4" w:space="0" w:color="auto"/>
            </w:tcBorders>
            <w:vAlign w:val="center"/>
          </w:tcPr>
          <w:p w14:paraId="2B3061C0"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0.19</w:t>
            </w:r>
          </w:p>
        </w:tc>
        <w:tc>
          <w:tcPr>
            <w:tcW w:w="1414" w:type="dxa"/>
            <w:tcBorders>
              <w:top w:val="single" w:sz="4" w:space="0" w:color="auto"/>
            </w:tcBorders>
            <w:vAlign w:val="center"/>
          </w:tcPr>
          <w:p w14:paraId="7A22C030"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0.21</w:t>
            </w:r>
          </w:p>
        </w:tc>
        <w:tc>
          <w:tcPr>
            <w:tcW w:w="1414" w:type="dxa"/>
            <w:tcBorders>
              <w:top w:val="single" w:sz="4" w:space="0" w:color="auto"/>
            </w:tcBorders>
            <w:vAlign w:val="center"/>
          </w:tcPr>
          <w:p w14:paraId="2233EF8B"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0.06</w:t>
            </w:r>
          </w:p>
        </w:tc>
        <w:tc>
          <w:tcPr>
            <w:tcW w:w="1406" w:type="dxa"/>
            <w:tcBorders>
              <w:top w:val="single" w:sz="4" w:space="0" w:color="auto"/>
            </w:tcBorders>
            <w:vAlign w:val="center"/>
          </w:tcPr>
          <w:p w14:paraId="3D7975F2"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0.18</w:t>
            </w:r>
          </w:p>
        </w:tc>
        <w:tc>
          <w:tcPr>
            <w:tcW w:w="1414" w:type="dxa"/>
            <w:tcBorders>
              <w:top w:val="single" w:sz="4" w:space="0" w:color="auto"/>
            </w:tcBorders>
            <w:vAlign w:val="center"/>
          </w:tcPr>
          <w:p w14:paraId="77AEA592"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0.16</w:t>
            </w:r>
          </w:p>
        </w:tc>
      </w:tr>
      <w:tr w:rsidR="00FE6FFF" w:rsidRPr="00392761" w14:paraId="2FE529D8" w14:textId="77777777" w:rsidTr="00B45E7E">
        <w:trPr>
          <w:trHeight w:val="432"/>
        </w:trPr>
        <w:tc>
          <w:tcPr>
            <w:tcW w:w="2298" w:type="dxa"/>
            <w:vAlign w:val="center"/>
          </w:tcPr>
          <w:p w14:paraId="232A5389" w14:textId="77777777" w:rsidR="00FE6FFF" w:rsidRPr="00392761" w:rsidRDefault="00870E06" w:rsidP="00B45E7E">
            <w:pPr>
              <w:spacing w:before="0" w:after="0" w:line="240" w:lineRule="auto"/>
              <w:rPr>
                <w:rFonts w:ascii="Aptos" w:eastAsia="Aptos" w:hAnsi="Aptos" w:cs="Times New Roman"/>
                <w:sz w:val="22"/>
              </w:rPr>
            </w:pPr>
            <m:oMathPara>
              <m:oMath>
                <m:sSup>
                  <m:sSupPr>
                    <m:ctrlPr>
                      <w:rPr>
                        <w:rFonts w:ascii="Cambria Math" w:eastAsia="Aptos" w:hAnsi="Cambria Math" w:cs="Times New Roman"/>
                        <w:iCs/>
                        <w:noProof/>
                        <w:sz w:val="22"/>
                      </w:rPr>
                    </m:ctrlPr>
                  </m:sSupPr>
                  <m:e>
                    <m:acc>
                      <m:accPr>
                        <m:chr m:val="̅"/>
                        <m:ctrlPr>
                          <w:rPr>
                            <w:rFonts w:ascii="Cambria Math" w:eastAsia="Aptos" w:hAnsi="Cambria Math" w:cs="Times New Roman"/>
                            <w:iCs/>
                            <w:noProof/>
                            <w:sz w:val="22"/>
                          </w:rPr>
                        </m:ctrlPr>
                      </m:accPr>
                      <m:e>
                        <m:r>
                          <w:rPr>
                            <w:rFonts w:ascii="Cambria Math" w:eastAsia="Aptos" w:hAnsi="Cambria Math" w:cs="Times New Roman"/>
                            <w:noProof/>
                            <w:sz w:val="22"/>
                          </w:rPr>
                          <m:t>R</m:t>
                        </m:r>
                        <m:ctrlPr>
                          <w:rPr>
                            <w:rFonts w:ascii="Cambria Math" w:eastAsia="Aptos" w:hAnsi="Cambria Math" w:cs="Times New Roman"/>
                            <w:i/>
                            <w:noProof/>
                            <w:sz w:val="22"/>
                          </w:rPr>
                        </m:ctrlPr>
                      </m:e>
                    </m:acc>
                  </m:e>
                  <m:sup>
                    <m:r>
                      <m:rPr>
                        <m:sty m:val="p"/>
                      </m:rPr>
                      <w:rPr>
                        <w:rFonts w:ascii="Cambria Math" w:eastAsia="Aptos" w:hAnsi="Cambria Math" w:cs="Times New Roman"/>
                        <w:noProof/>
                        <w:sz w:val="22"/>
                      </w:rPr>
                      <m:t>2</m:t>
                    </m:r>
                  </m:sup>
                </m:sSup>
              </m:oMath>
            </m:oMathPara>
          </w:p>
        </w:tc>
        <w:tc>
          <w:tcPr>
            <w:tcW w:w="1414" w:type="dxa"/>
            <w:vAlign w:val="center"/>
          </w:tcPr>
          <w:p w14:paraId="29D37FB2"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0.16</w:t>
            </w:r>
          </w:p>
        </w:tc>
        <w:tc>
          <w:tcPr>
            <w:tcW w:w="1414" w:type="dxa"/>
            <w:vAlign w:val="center"/>
          </w:tcPr>
          <w:p w14:paraId="31D6A0BD"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0.18</w:t>
            </w:r>
          </w:p>
        </w:tc>
        <w:tc>
          <w:tcPr>
            <w:tcW w:w="1414" w:type="dxa"/>
            <w:vAlign w:val="center"/>
          </w:tcPr>
          <w:p w14:paraId="11E13AAB"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0.03</w:t>
            </w:r>
          </w:p>
        </w:tc>
        <w:tc>
          <w:tcPr>
            <w:tcW w:w="1406" w:type="dxa"/>
            <w:vAlign w:val="center"/>
          </w:tcPr>
          <w:p w14:paraId="08947AF5"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0.16</w:t>
            </w:r>
          </w:p>
        </w:tc>
        <w:tc>
          <w:tcPr>
            <w:tcW w:w="1414" w:type="dxa"/>
            <w:vAlign w:val="center"/>
          </w:tcPr>
          <w:p w14:paraId="433DAB65"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0.13</w:t>
            </w:r>
          </w:p>
        </w:tc>
      </w:tr>
      <w:tr w:rsidR="00FE6FFF" w:rsidRPr="00392761" w14:paraId="07EC6BE1" w14:textId="77777777" w:rsidTr="00B45E7E">
        <w:trPr>
          <w:trHeight w:val="432"/>
        </w:trPr>
        <w:tc>
          <w:tcPr>
            <w:tcW w:w="2298" w:type="dxa"/>
            <w:vAlign w:val="center"/>
          </w:tcPr>
          <w:p w14:paraId="05830961" w14:textId="77777777" w:rsidR="00FE6FFF" w:rsidRPr="00392761" w:rsidRDefault="00870E06" w:rsidP="00B45E7E">
            <w:pPr>
              <w:spacing w:before="0" w:after="0" w:line="240" w:lineRule="auto"/>
              <w:rPr>
                <w:rFonts w:ascii="Aptos" w:eastAsia="Calibri" w:hAnsi="Aptos" w:cs="Times New Roman"/>
                <w:iCs/>
                <w:noProof/>
                <w:sz w:val="22"/>
              </w:rPr>
            </w:pPr>
            <m:oMathPara>
              <m:oMath>
                <m:sSubSup>
                  <m:sSubSupPr>
                    <m:ctrlPr>
                      <w:rPr>
                        <w:rFonts w:ascii="Cambria Math" w:eastAsia="Aptos" w:hAnsi="Cambria Math" w:cs="Times New Roman"/>
                        <w:i/>
                        <w:noProof/>
                        <w:sz w:val="22"/>
                      </w:rPr>
                    </m:ctrlPr>
                  </m:sSubSupPr>
                  <m:e>
                    <m:r>
                      <w:rPr>
                        <w:rFonts w:ascii="Cambria Math" w:eastAsia="Aptos" w:hAnsi="Cambria Math" w:cs="Times New Roman"/>
                        <w:noProof/>
                        <w:sz w:val="22"/>
                      </w:rPr>
                      <m:t>R</m:t>
                    </m:r>
                  </m:e>
                  <m:sub>
                    <m:r>
                      <w:rPr>
                        <w:rFonts w:ascii="Cambria Math" w:eastAsia="Aptos" w:hAnsi="Cambria Math" w:cs="Times New Roman"/>
                        <w:noProof/>
                        <w:sz w:val="22"/>
                      </w:rPr>
                      <m:t>w</m:t>
                    </m:r>
                  </m:sub>
                  <m:sup>
                    <m:r>
                      <w:rPr>
                        <w:rFonts w:ascii="Cambria Math" w:eastAsia="Aptos" w:hAnsi="Cambria Math" w:cs="Times New Roman"/>
                        <w:noProof/>
                        <w:sz w:val="22"/>
                      </w:rPr>
                      <m:t>2</m:t>
                    </m:r>
                  </m:sup>
                </m:sSubSup>
              </m:oMath>
            </m:oMathPara>
          </w:p>
        </w:tc>
        <w:tc>
          <w:tcPr>
            <w:tcW w:w="1414" w:type="dxa"/>
            <w:vAlign w:val="center"/>
          </w:tcPr>
          <w:p w14:paraId="0F0B93C6" w14:textId="77777777" w:rsidR="00FE6FFF" w:rsidRPr="00392761" w:rsidRDefault="00FE6FFF" w:rsidP="00B45E7E">
            <w:pPr>
              <w:spacing w:before="0" w:after="0" w:line="240" w:lineRule="auto"/>
              <w:jc w:val="center"/>
              <w:rPr>
                <w:rFonts w:ascii="Aptos" w:eastAsia="Aptos" w:hAnsi="Aptos" w:cs="Times New Roman"/>
                <w:sz w:val="22"/>
              </w:rPr>
            </w:pPr>
            <w:r w:rsidRPr="00392761">
              <w:rPr>
                <w:rFonts w:ascii="Aptos" w:eastAsia="Aptos" w:hAnsi="Aptos" w:cs="Times New Roman"/>
                <w:sz w:val="22"/>
              </w:rPr>
              <w:t>0.</w:t>
            </w:r>
            <w:r>
              <w:rPr>
                <w:rFonts w:ascii="Aptos" w:eastAsia="Aptos" w:hAnsi="Aptos" w:cs="Times New Roman"/>
                <w:sz w:val="22"/>
              </w:rPr>
              <w:t>36</w:t>
            </w:r>
          </w:p>
        </w:tc>
        <w:tc>
          <w:tcPr>
            <w:tcW w:w="1414" w:type="dxa"/>
            <w:vAlign w:val="center"/>
          </w:tcPr>
          <w:p w14:paraId="4A30DBFC" w14:textId="77777777" w:rsidR="00FE6FFF" w:rsidRPr="00392761" w:rsidRDefault="00FE6FFF" w:rsidP="00B45E7E">
            <w:pPr>
              <w:spacing w:before="0" w:after="0" w:line="240" w:lineRule="auto"/>
              <w:jc w:val="center"/>
              <w:rPr>
                <w:rFonts w:ascii="Aptos" w:eastAsia="Aptos" w:hAnsi="Aptos" w:cs="Times New Roman"/>
                <w:sz w:val="22"/>
              </w:rPr>
            </w:pPr>
            <w:r w:rsidRPr="00392761">
              <w:rPr>
                <w:rFonts w:ascii="Aptos" w:eastAsia="Aptos" w:hAnsi="Aptos" w:cs="Times New Roman"/>
                <w:sz w:val="22"/>
              </w:rPr>
              <w:t>0.</w:t>
            </w:r>
            <w:r>
              <w:rPr>
                <w:rFonts w:ascii="Aptos" w:eastAsia="Aptos" w:hAnsi="Aptos" w:cs="Times New Roman"/>
                <w:sz w:val="22"/>
              </w:rPr>
              <w:t>39</w:t>
            </w:r>
          </w:p>
        </w:tc>
        <w:tc>
          <w:tcPr>
            <w:tcW w:w="1414" w:type="dxa"/>
            <w:vAlign w:val="center"/>
          </w:tcPr>
          <w:p w14:paraId="4F743035" w14:textId="77777777" w:rsidR="00FE6FFF" w:rsidRPr="00392761" w:rsidRDefault="00FE6FFF" w:rsidP="00B45E7E">
            <w:pPr>
              <w:spacing w:before="0" w:after="0" w:line="240" w:lineRule="auto"/>
              <w:jc w:val="center"/>
              <w:rPr>
                <w:rFonts w:ascii="Aptos" w:eastAsia="Aptos" w:hAnsi="Aptos" w:cs="Times New Roman"/>
                <w:sz w:val="22"/>
              </w:rPr>
            </w:pPr>
            <w:r w:rsidRPr="00392761">
              <w:rPr>
                <w:rFonts w:ascii="Aptos" w:eastAsia="Aptos" w:hAnsi="Aptos" w:cs="Times New Roman"/>
                <w:sz w:val="22"/>
              </w:rPr>
              <w:t>0.1</w:t>
            </w:r>
            <w:r>
              <w:rPr>
                <w:rFonts w:ascii="Aptos" w:eastAsia="Aptos" w:hAnsi="Aptos" w:cs="Times New Roman"/>
                <w:sz w:val="22"/>
              </w:rPr>
              <w:t>4</w:t>
            </w:r>
          </w:p>
        </w:tc>
        <w:tc>
          <w:tcPr>
            <w:tcW w:w="1406" w:type="dxa"/>
            <w:vAlign w:val="center"/>
          </w:tcPr>
          <w:p w14:paraId="376A3D0B" w14:textId="77777777" w:rsidR="00FE6FFF" w:rsidRPr="00392761" w:rsidRDefault="00FE6FFF" w:rsidP="00B45E7E">
            <w:pPr>
              <w:spacing w:before="0" w:after="0" w:line="240" w:lineRule="auto"/>
              <w:jc w:val="center"/>
              <w:rPr>
                <w:rFonts w:ascii="Aptos" w:eastAsia="Aptos" w:hAnsi="Aptos" w:cs="Times New Roman"/>
                <w:sz w:val="22"/>
              </w:rPr>
            </w:pPr>
            <w:r w:rsidRPr="00392761">
              <w:rPr>
                <w:rFonts w:ascii="Aptos" w:eastAsia="Aptos" w:hAnsi="Aptos" w:cs="Times New Roman"/>
                <w:sz w:val="22"/>
              </w:rPr>
              <w:t>--</w:t>
            </w:r>
          </w:p>
        </w:tc>
        <w:tc>
          <w:tcPr>
            <w:tcW w:w="1414" w:type="dxa"/>
            <w:vAlign w:val="center"/>
          </w:tcPr>
          <w:p w14:paraId="01B49608" w14:textId="77777777" w:rsidR="00FE6FFF" w:rsidRPr="00392761" w:rsidRDefault="00FE6FFF" w:rsidP="00B45E7E">
            <w:pPr>
              <w:spacing w:before="0" w:after="0" w:line="240" w:lineRule="auto"/>
              <w:jc w:val="center"/>
              <w:rPr>
                <w:rFonts w:ascii="Aptos" w:eastAsia="Aptos" w:hAnsi="Aptos" w:cs="Times New Roman"/>
                <w:sz w:val="22"/>
              </w:rPr>
            </w:pPr>
            <w:r w:rsidRPr="00392761">
              <w:rPr>
                <w:rFonts w:ascii="Aptos" w:eastAsia="Aptos" w:hAnsi="Aptos" w:cs="Times New Roman"/>
                <w:sz w:val="22"/>
              </w:rPr>
              <w:t>--</w:t>
            </w:r>
          </w:p>
        </w:tc>
      </w:tr>
      <w:tr w:rsidR="00FE6FFF" w:rsidRPr="00392761" w14:paraId="747DEAB0" w14:textId="77777777" w:rsidTr="00B45E7E">
        <w:trPr>
          <w:trHeight w:val="432"/>
        </w:trPr>
        <w:tc>
          <w:tcPr>
            <w:tcW w:w="2298" w:type="dxa"/>
            <w:vAlign w:val="center"/>
          </w:tcPr>
          <w:p w14:paraId="13F34859" w14:textId="77777777" w:rsidR="00FE6FFF" w:rsidRPr="00392761" w:rsidRDefault="00FE6FFF" w:rsidP="00B45E7E">
            <w:pPr>
              <w:spacing w:before="0" w:after="0" w:line="240" w:lineRule="auto"/>
              <w:jc w:val="center"/>
              <w:rPr>
                <w:rFonts w:ascii="Aptos" w:eastAsia="Calibri" w:hAnsi="Aptos" w:cs="Times New Roman"/>
                <w:noProof/>
                <w:sz w:val="22"/>
              </w:rPr>
            </w:pPr>
            <w:r w:rsidRPr="00392761">
              <w:rPr>
                <w:rFonts w:ascii="Aptos" w:eastAsia="Calibri" w:hAnsi="Aptos" w:cs="Times New Roman"/>
                <w:noProof/>
                <w:sz w:val="22"/>
              </w:rPr>
              <w:t>S.E.</w:t>
            </w:r>
            <w:r>
              <w:rPr>
                <w:rFonts w:ascii="Aptos" w:eastAsia="Calibri" w:hAnsi="Aptos" w:cs="Times New Roman"/>
                <w:noProof/>
                <w:sz w:val="22"/>
              </w:rPr>
              <w:t>E.</w:t>
            </w:r>
          </w:p>
        </w:tc>
        <w:tc>
          <w:tcPr>
            <w:tcW w:w="1414" w:type="dxa"/>
            <w:vAlign w:val="center"/>
          </w:tcPr>
          <w:p w14:paraId="772B2BE0" w14:textId="77777777" w:rsidR="00FE6FFF" w:rsidRPr="00392761" w:rsidRDefault="00FE6FFF" w:rsidP="00B45E7E">
            <w:pPr>
              <w:spacing w:before="0" w:after="0" w:line="240" w:lineRule="auto"/>
              <w:jc w:val="center"/>
              <w:rPr>
                <w:rFonts w:ascii="Aptos" w:eastAsia="Aptos" w:hAnsi="Aptos" w:cs="Times New Roman"/>
                <w:sz w:val="22"/>
              </w:rPr>
            </w:pPr>
            <w:r w:rsidRPr="00392761">
              <w:rPr>
                <w:rFonts w:ascii="Aptos" w:eastAsia="Aptos" w:hAnsi="Aptos" w:cs="Times New Roman"/>
                <w:sz w:val="22"/>
              </w:rPr>
              <w:t>1.8</w:t>
            </w:r>
            <w:r>
              <w:rPr>
                <w:rFonts w:ascii="Aptos" w:eastAsia="Aptos" w:hAnsi="Aptos" w:cs="Times New Roman"/>
                <w:sz w:val="22"/>
              </w:rPr>
              <w:t>5</w:t>
            </w:r>
          </w:p>
        </w:tc>
        <w:tc>
          <w:tcPr>
            <w:tcW w:w="1414" w:type="dxa"/>
            <w:vAlign w:val="center"/>
          </w:tcPr>
          <w:p w14:paraId="4E3F321D" w14:textId="77777777" w:rsidR="00FE6FFF" w:rsidRPr="00392761" w:rsidRDefault="00FE6FFF" w:rsidP="00B45E7E">
            <w:pPr>
              <w:spacing w:before="0" w:after="0" w:line="240" w:lineRule="auto"/>
              <w:jc w:val="center"/>
              <w:rPr>
                <w:rFonts w:ascii="Aptos" w:eastAsia="Aptos" w:hAnsi="Aptos" w:cs="Times New Roman"/>
                <w:sz w:val="22"/>
              </w:rPr>
            </w:pPr>
            <w:r w:rsidRPr="00392761">
              <w:rPr>
                <w:rFonts w:ascii="Aptos" w:eastAsia="Aptos" w:hAnsi="Aptos" w:cs="Times New Roman"/>
                <w:sz w:val="22"/>
              </w:rPr>
              <w:t>1.4</w:t>
            </w:r>
            <w:r>
              <w:rPr>
                <w:rFonts w:ascii="Aptos" w:eastAsia="Aptos" w:hAnsi="Aptos" w:cs="Times New Roman"/>
                <w:sz w:val="22"/>
              </w:rPr>
              <w:t>6</w:t>
            </w:r>
          </w:p>
        </w:tc>
        <w:tc>
          <w:tcPr>
            <w:tcW w:w="1414" w:type="dxa"/>
            <w:vAlign w:val="center"/>
          </w:tcPr>
          <w:p w14:paraId="69725CD2" w14:textId="77777777" w:rsidR="00FE6FFF" w:rsidRPr="00392761" w:rsidRDefault="00FE6FFF" w:rsidP="00B45E7E">
            <w:pPr>
              <w:spacing w:before="0" w:after="0" w:line="240" w:lineRule="auto"/>
              <w:jc w:val="center"/>
              <w:rPr>
                <w:rFonts w:ascii="Aptos" w:eastAsia="Aptos" w:hAnsi="Aptos" w:cs="Times New Roman"/>
                <w:sz w:val="22"/>
              </w:rPr>
            </w:pPr>
            <w:r w:rsidRPr="00392761">
              <w:rPr>
                <w:rFonts w:ascii="Aptos" w:eastAsia="Aptos" w:hAnsi="Aptos" w:cs="Times New Roman"/>
                <w:sz w:val="22"/>
              </w:rPr>
              <w:t>4</w:t>
            </w:r>
            <w:r>
              <w:rPr>
                <w:rFonts w:ascii="Aptos" w:eastAsia="Aptos" w:hAnsi="Aptos" w:cs="Times New Roman"/>
                <w:sz w:val="22"/>
              </w:rPr>
              <w:t>7.55</w:t>
            </w:r>
          </w:p>
        </w:tc>
        <w:tc>
          <w:tcPr>
            <w:tcW w:w="1406" w:type="dxa"/>
            <w:vAlign w:val="center"/>
          </w:tcPr>
          <w:p w14:paraId="635FDFC5" w14:textId="77777777" w:rsidR="00FE6FFF" w:rsidRPr="00392761" w:rsidRDefault="00FE6FFF" w:rsidP="00B45E7E">
            <w:pPr>
              <w:spacing w:before="0" w:after="0" w:line="240" w:lineRule="auto"/>
              <w:jc w:val="center"/>
              <w:rPr>
                <w:rFonts w:ascii="Aptos" w:eastAsia="Aptos" w:hAnsi="Aptos" w:cs="Times New Roman"/>
                <w:sz w:val="22"/>
              </w:rPr>
            </w:pPr>
            <w:r w:rsidRPr="00392761">
              <w:rPr>
                <w:rFonts w:ascii="Aptos" w:eastAsia="Aptos" w:hAnsi="Aptos" w:cs="Times New Roman"/>
                <w:sz w:val="22"/>
              </w:rPr>
              <w:t>2.</w:t>
            </w:r>
            <w:r>
              <w:rPr>
                <w:rFonts w:ascii="Aptos" w:eastAsia="Aptos" w:hAnsi="Aptos" w:cs="Times New Roman"/>
                <w:sz w:val="22"/>
              </w:rPr>
              <w:t>07</w:t>
            </w:r>
          </w:p>
        </w:tc>
        <w:tc>
          <w:tcPr>
            <w:tcW w:w="1414" w:type="dxa"/>
            <w:vAlign w:val="center"/>
          </w:tcPr>
          <w:p w14:paraId="70186F97" w14:textId="77777777" w:rsidR="00FE6FFF" w:rsidRPr="00392761" w:rsidRDefault="00FE6FFF" w:rsidP="00B45E7E">
            <w:pPr>
              <w:spacing w:before="0" w:after="0" w:line="240" w:lineRule="auto"/>
              <w:jc w:val="center"/>
              <w:rPr>
                <w:rFonts w:ascii="Aptos" w:eastAsia="Aptos" w:hAnsi="Aptos" w:cs="Times New Roman"/>
                <w:sz w:val="22"/>
              </w:rPr>
            </w:pPr>
            <w:r>
              <w:rPr>
                <w:rFonts w:ascii="Aptos" w:eastAsia="Aptos" w:hAnsi="Aptos" w:cs="Times New Roman"/>
                <w:sz w:val="22"/>
              </w:rPr>
              <w:t>3.06</w:t>
            </w:r>
          </w:p>
        </w:tc>
      </w:tr>
      <w:tr w:rsidR="00FE6FFF" w:rsidRPr="00392761" w14:paraId="4CFE2777" w14:textId="77777777" w:rsidTr="00B45E7E">
        <w:trPr>
          <w:trHeight w:val="432"/>
        </w:trPr>
        <w:tc>
          <w:tcPr>
            <w:tcW w:w="2298" w:type="dxa"/>
            <w:tcBorders>
              <w:bottom w:val="single" w:sz="4" w:space="0" w:color="auto"/>
            </w:tcBorders>
            <w:vAlign w:val="center"/>
            <w:hideMark/>
          </w:tcPr>
          <w:p w14:paraId="1DA16570" w14:textId="77777777" w:rsidR="00FE6FFF" w:rsidRPr="00392761" w:rsidRDefault="00FE6FFF" w:rsidP="00B45E7E">
            <w:pPr>
              <w:spacing w:before="0" w:after="0" w:line="240" w:lineRule="auto"/>
              <w:rPr>
                <w:rFonts w:ascii="Aptos" w:eastAsia="Aptos" w:hAnsi="Aptos" w:cs="Times New Roman"/>
                <w:sz w:val="22"/>
              </w:rPr>
            </w:pPr>
            <m:oMathPara>
              <m:oMath>
                <m:r>
                  <w:rPr>
                    <w:rFonts w:ascii="Cambria Math" w:eastAsia="Aptos" w:hAnsi="Cambria Math" w:cs="Times New Roman"/>
                    <w:noProof/>
                    <w:sz w:val="22"/>
                  </w:rPr>
                  <m:t>N</m:t>
                </m:r>
              </m:oMath>
            </m:oMathPara>
          </w:p>
        </w:tc>
        <w:tc>
          <w:tcPr>
            <w:tcW w:w="1414" w:type="dxa"/>
            <w:vAlign w:val="center"/>
          </w:tcPr>
          <w:p w14:paraId="53BD4B22" w14:textId="77777777" w:rsidR="00FE6FFF" w:rsidRPr="00392761" w:rsidRDefault="00FE6FFF" w:rsidP="00B45E7E">
            <w:pPr>
              <w:spacing w:before="0" w:after="0" w:line="240" w:lineRule="auto"/>
              <w:jc w:val="center"/>
              <w:rPr>
                <w:rFonts w:ascii="Aptos" w:eastAsia="Aptos" w:hAnsi="Aptos" w:cs="Times New Roman"/>
                <w:sz w:val="22"/>
              </w:rPr>
            </w:pPr>
            <w:r w:rsidRPr="00392761">
              <w:rPr>
                <w:rFonts w:ascii="Aptos" w:eastAsia="Aptos" w:hAnsi="Aptos" w:cs="Times New Roman"/>
                <w:sz w:val="22"/>
              </w:rPr>
              <w:t>217</w:t>
            </w:r>
          </w:p>
        </w:tc>
        <w:tc>
          <w:tcPr>
            <w:tcW w:w="1414" w:type="dxa"/>
            <w:vAlign w:val="center"/>
          </w:tcPr>
          <w:p w14:paraId="1FF84234" w14:textId="77777777" w:rsidR="00FE6FFF" w:rsidRPr="00392761" w:rsidRDefault="00FE6FFF" w:rsidP="00B45E7E">
            <w:pPr>
              <w:spacing w:before="0" w:after="0" w:line="240" w:lineRule="auto"/>
              <w:jc w:val="center"/>
              <w:rPr>
                <w:rFonts w:ascii="Aptos" w:eastAsia="Aptos" w:hAnsi="Aptos" w:cs="Times New Roman"/>
                <w:sz w:val="22"/>
              </w:rPr>
            </w:pPr>
            <w:r w:rsidRPr="00392761">
              <w:rPr>
                <w:rFonts w:ascii="Aptos" w:eastAsia="Aptos" w:hAnsi="Aptos" w:cs="Times New Roman"/>
                <w:sz w:val="22"/>
              </w:rPr>
              <w:t>217</w:t>
            </w:r>
          </w:p>
        </w:tc>
        <w:tc>
          <w:tcPr>
            <w:tcW w:w="1414" w:type="dxa"/>
            <w:vAlign w:val="center"/>
          </w:tcPr>
          <w:p w14:paraId="1210791E" w14:textId="77777777" w:rsidR="00FE6FFF" w:rsidRPr="00392761" w:rsidRDefault="00FE6FFF" w:rsidP="00B45E7E">
            <w:pPr>
              <w:spacing w:before="0" w:after="0" w:line="240" w:lineRule="auto"/>
              <w:jc w:val="center"/>
              <w:rPr>
                <w:rFonts w:ascii="Aptos" w:eastAsia="Aptos" w:hAnsi="Aptos" w:cs="Times New Roman"/>
                <w:sz w:val="22"/>
              </w:rPr>
            </w:pPr>
            <w:r w:rsidRPr="00392761">
              <w:rPr>
                <w:rFonts w:ascii="Aptos" w:eastAsia="Aptos" w:hAnsi="Aptos" w:cs="Times New Roman"/>
                <w:sz w:val="22"/>
              </w:rPr>
              <w:t>192</w:t>
            </w:r>
          </w:p>
        </w:tc>
        <w:tc>
          <w:tcPr>
            <w:tcW w:w="1406" w:type="dxa"/>
            <w:vAlign w:val="center"/>
          </w:tcPr>
          <w:p w14:paraId="1D033E88" w14:textId="77777777" w:rsidR="00FE6FFF" w:rsidRPr="00392761" w:rsidRDefault="00FE6FFF" w:rsidP="00B45E7E">
            <w:pPr>
              <w:spacing w:before="0" w:after="0" w:line="240" w:lineRule="auto"/>
              <w:jc w:val="center"/>
              <w:rPr>
                <w:rFonts w:ascii="Aptos" w:eastAsia="Aptos" w:hAnsi="Aptos" w:cs="Times New Roman"/>
                <w:sz w:val="22"/>
              </w:rPr>
            </w:pPr>
            <w:r w:rsidRPr="00392761">
              <w:rPr>
                <w:rFonts w:ascii="Aptos" w:eastAsia="Aptos" w:hAnsi="Aptos" w:cs="Times New Roman"/>
                <w:sz w:val="22"/>
              </w:rPr>
              <w:t>217</w:t>
            </w:r>
          </w:p>
        </w:tc>
        <w:tc>
          <w:tcPr>
            <w:tcW w:w="1414" w:type="dxa"/>
            <w:vAlign w:val="center"/>
          </w:tcPr>
          <w:p w14:paraId="20829796" w14:textId="77777777" w:rsidR="00FE6FFF" w:rsidRPr="00392761" w:rsidRDefault="00FE6FFF" w:rsidP="00B45E7E">
            <w:pPr>
              <w:spacing w:before="0" w:after="0" w:line="240" w:lineRule="auto"/>
              <w:jc w:val="center"/>
              <w:rPr>
                <w:rFonts w:ascii="Aptos" w:eastAsia="Aptos" w:hAnsi="Aptos" w:cs="Times New Roman"/>
                <w:sz w:val="22"/>
              </w:rPr>
            </w:pPr>
            <w:r w:rsidRPr="00392761">
              <w:rPr>
                <w:rFonts w:ascii="Aptos" w:eastAsia="Aptos" w:hAnsi="Aptos" w:cs="Times New Roman"/>
                <w:sz w:val="22"/>
              </w:rPr>
              <w:t>217</w:t>
            </w:r>
          </w:p>
        </w:tc>
      </w:tr>
      <w:tr w:rsidR="00FE6FFF" w:rsidRPr="0063773D" w14:paraId="30E30918" w14:textId="77777777" w:rsidTr="00B45E7E">
        <w:trPr>
          <w:trHeight w:val="432"/>
        </w:trPr>
        <w:tc>
          <w:tcPr>
            <w:tcW w:w="9360" w:type="dxa"/>
            <w:gridSpan w:val="6"/>
            <w:tcBorders>
              <w:top w:val="single" w:sz="4" w:space="0" w:color="auto"/>
              <w:bottom w:val="single" w:sz="4" w:space="0" w:color="auto"/>
            </w:tcBorders>
          </w:tcPr>
          <w:p w14:paraId="4D3CCF21" w14:textId="77777777" w:rsidR="00FE6FFF" w:rsidRPr="0063773D" w:rsidRDefault="00FE6FFF" w:rsidP="00B45E7E">
            <w:pPr>
              <w:spacing w:before="0" w:after="0" w:line="240" w:lineRule="auto"/>
              <w:rPr>
                <w:rFonts w:ascii="Aptos" w:eastAsia="Aptos" w:hAnsi="Aptos" w:cs="Times New Roman"/>
                <w:sz w:val="20"/>
                <w:szCs w:val="20"/>
              </w:rPr>
            </w:pPr>
            <w:r w:rsidRPr="001D7714">
              <w:rPr>
                <w:rFonts w:ascii="Aptos" w:eastAsia="Aptos" w:hAnsi="Aptos" w:cs="Times New Roman"/>
                <w:sz w:val="20"/>
                <w:szCs w:val="20"/>
              </w:rPr>
              <w:t xml:space="preserve">Notes: † Robust </w:t>
            </w:r>
            <w:r>
              <w:rPr>
                <w:rFonts w:ascii="Aptos" w:eastAsia="Aptos" w:hAnsi="Aptos" w:cs="Times New Roman"/>
                <w:sz w:val="20"/>
                <w:szCs w:val="20"/>
              </w:rPr>
              <w:t xml:space="preserve">least squares.  Robust </w:t>
            </w:r>
            <w:r w:rsidRPr="001D7714">
              <w:rPr>
                <w:rFonts w:ascii="Aptos" w:eastAsia="Aptos" w:hAnsi="Aptos" w:cs="Times New Roman"/>
                <w:sz w:val="20"/>
                <w:szCs w:val="20"/>
              </w:rPr>
              <w:t xml:space="preserve">standard errors in parentheses. RLS settings: M-estimation, </w:t>
            </w:r>
            <w:proofErr w:type="spellStart"/>
            <w:r w:rsidRPr="001D7714">
              <w:rPr>
                <w:rFonts w:ascii="Aptos" w:eastAsia="Aptos" w:hAnsi="Aptos" w:cs="Times New Roman"/>
                <w:sz w:val="20"/>
                <w:szCs w:val="20"/>
              </w:rPr>
              <w:t>bisquare</w:t>
            </w:r>
            <w:proofErr w:type="spellEnd"/>
            <w:r w:rsidRPr="001D7714">
              <w:rPr>
                <w:rFonts w:ascii="Aptos" w:eastAsia="Aptos" w:hAnsi="Aptos" w:cs="Times New Roman"/>
                <w:sz w:val="20"/>
                <w:szCs w:val="20"/>
              </w:rPr>
              <w:t xml:space="preserve"> with tuning=4.685, </w:t>
            </w:r>
            <w:r>
              <w:rPr>
                <w:rFonts w:ascii="Aptos" w:eastAsia="Aptos" w:hAnsi="Aptos" w:cs="Times New Roman"/>
                <w:sz w:val="20"/>
                <w:szCs w:val="20"/>
              </w:rPr>
              <w:t>Huber</w:t>
            </w:r>
            <w:r w:rsidRPr="001D7714">
              <w:rPr>
                <w:rFonts w:ascii="Aptos" w:eastAsia="Aptos" w:hAnsi="Aptos" w:cs="Times New Roman"/>
                <w:sz w:val="20"/>
                <w:szCs w:val="20"/>
              </w:rPr>
              <w:t xml:space="preserve"> scaling. †† Negative binomial</w:t>
            </w:r>
            <w:r>
              <w:rPr>
                <w:rFonts w:ascii="Aptos" w:eastAsia="Aptos" w:hAnsi="Aptos" w:cs="Times New Roman"/>
                <w:sz w:val="20"/>
                <w:szCs w:val="20"/>
              </w:rPr>
              <w:t xml:space="preserve"> QML</w:t>
            </w:r>
            <w:r w:rsidRPr="001D7714">
              <w:rPr>
                <w:rFonts w:ascii="Aptos" w:eastAsia="Aptos" w:hAnsi="Aptos" w:cs="Times New Roman"/>
                <w:sz w:val="20"/>
                <w:szCs w:val="20"/>
              </w:rPr>
              <w:t xml:space="preserve"> regressions, </w:t>
            </w:r>
            <w:r>
              <w:rPr>
                <w:rFonts w:ascii="Aptos" w:eastAsia="Aptos" w:hAnsi="Aptos" w:cs="Times New Roman"/>
                <w:sz w:val="20"/>
                <w:szCs w:val="20"/>
              </w:rPr>
              <w:t>corrected for overdispersion where appropriate</w:t>
            </w:r>
            <w:r w:rsidRPr="001D7714">
              <w:rPr>
                <w:rFonts w:ascii="Aptos" w:eastAsia="Aptos" w:hAnsi="Aptos" w:cs="Times New Roman"/>
                <w:sz w:val="20"/>
                <w:szCs w:val="20"/>
              </w:rPr>
              <w:t>,</w:t>
            </w:r>
            <w:r>
              <w:rPr>
                <w:rFonts w:ascii="Aptos" w:eastAsia="Aptos" w:hAnsi="Aptos" w:cs="Times New Roman"/>
                <w:sz w:val="20"/>
                <w:szCs w:val="20"/>
              </w:rPr>
              <w:t xml:space="preserve"> GLM covariances.  Regressions include d</w:t>
            </w:r>
            <w:r w:rsidRPr="0048148A">
              <w:rPr>
                <w:rFonts w:ascii="Aptos" w:eastAsia="Aptos" w:hAnsi="Aptos" w:cs="Times New Roman"/>
                <w:sz w:val="20"/>
                <w:szCs w:val="20"/>
              </w:rPr>
              <w:t>ummy variables for policy rules and for estimated models</w:t>
            </w:r>
            <w:r>
              <w:rPr>
                <w:rFonts w:ascii="Aptos" w:eastAsia="Aptos" w:hAnsi="Aptos" w:cs="Times New Roman"/>
                <w:sz w:val="20"/>
                <w:szCs w:val="20"/>
              </w:rPr>
              <w:t xml:space="preserve"> as controls.  </w:t>
            </w:r>
            <w:proofErr w:type="gramStart"/>
            <w:r w:rsidRPr="001D7714">
              <w:rPr>
                <w:rFonts w:ascii="Aptos" w:eastAsia="Aptos" w:hAnsi="Aptos" w:cs="Times New Roman"/>
                <w:sz w:val="20"/>
                <w:szCs w:val="20"/>
              </w:rPr>
              <w:t>*,**,*</w:t>
            </w:r>
            <w:proofErr w:type="gramEnd"/>
            <w:r w:rsidRPr="001D7714">
              <w:rPr>
                <w:rFonts w:ascii="Aptos" w:eastAsia="Aptos" w:hAnsi="Aptos" w:cs="Times New Roman"/>
                <w:sz w:val="20"/>
                <w:szCs w:val="20"/>
              </w:rPr>
              <w:t>** indicate statistical significance at 10, 5, and 1 percent, respectively.  See Table 1 for definitions of variables.</w:t>
            </w:r>
          </w:p>
        </w:tc>
      </w:tr>
    </w:tbl>
    <w:p w14:paraId="4C94226C" w14:textId="63BE5084" w:rsidR="004632E4" w:rsidRPr="006B15C5" w:rsidRDefault="004632E4" w:rsidP="004632E4">
      <w:pPr>
        <w:spacing w:before="100" w:beforeAutospacing="1" w:after="100" w:afterAutospacing="1"/>
        <w:rPr>
          <w:rFonts w:cs="Times New Roman"/>
          <w:i/>
          <w:iCs/>
          <w:szCs w:val="24"/>
        </w:rPr>
      </w:pPr>
      <w:r w:rsidRPr="006B15C5">
        <w:rPr>
          <w:rFonts w:cs="Times New Roman"/>
          <w:i/>
          <w:iCs/>
          <w:szCs w:val="24"/>
        </w:rPr>
        <w:lastRenderedPageBreak/>
        <w:t xml:space="preserve">5.2.3. </w:t>
      </w:r>
      <w:r w:rsidR="00762367">
        <w:rPr>
          <w:rFonts w:cs="Times New Roman"/>
          <w:i/>
          <w:iCs/>
          <w:szCs w:val="24"/>
        </w:rPr>
        <w:t>Non-model attributes</w:t>
      </w:r>
      <w:r w:rsidR="00AD7DE5">
        <w:rPr>
          <w:rFonts w:cs="Times New Roman"/>
          <w:i/>
          <w:iCs/>
          <w:szCs w:val="24"/>
        </w:rPr>
        <w:t xml:space="preserve"> </w:t>
      </w:r>
    </w:p>
    <w:p w14:paraId="423A7834" w14:textId="2E798BDE" w:rsidR="00762367" w:rsidRDefault="004632E4" w:rsidP="00D40E8C">
      <w:pPr>
        <w:spacing w:before="100" w:beforeAutospacing="1" w:after="100" w:afterAutospacing="1"/>
        <w:rPr>
          <w:rFonts w:cs="Times New Roman"/>
          <w:szCs w:val="24"/>
        </w:rPr>
      </w:pPr>
      <w:r>
        <w:rPr>
          <w:rFonts w:cs="Times New Roman"/>
          <w:szCs w:val="24"/>
        </w:rPr>
        <w:tab/>
      </w:r>
      <w:ins w:id="226" w:author="English, William" w:date="2025-09-11T15:22:00Z" w16du:dateUtc="2025-09-11T19:22:00Z">
        <w:r w:rsidR="00C47314">
          <w:rPr>
            <w:rFonts w:cs="Times New Roman"/>
            <w:szCs w:val="24"/>
          </w:rPr>
          <w:t>In Table 10, we regress the out</w:t>
        </w:r>
      </w:ins>
      <w:ins w:id="227" w:author="English, William" w:date="2025-09-11T15:23:00Z" w16du:dateUtc="2025-09-11T19:23:00Z">
        <w:r w:rsidR="00C47314">
          <w:rPr>
            <w:rFonts w:cs="Times New Roman"/>
            <w:szCs w:val="24"/>
          </w:rPr>
          <w:t xml:space="preserve">come variables on </w:t>
        </w:r>
      </w:ins>
      <w:ins w:id="228" w:author="English, William" w:date="2025-09-16T22:25:00Z" w16du:dateUtc="2025-09-17T02:25:00Z">
        <w:r w:rsidR="00C43B01">
          <w:rPr>
            <w:rFonts w:cs="Times New Roman"/>
            <w:szCs w:val="24"/>
          </w:rPr>
          <w:t>our</w:t>
        </w:r>
      </w:ins>
      <w:ins w:id="229" w:author="English, William" w:date="2025-09-11T15:23:00Z" w16du:dateUtc="2025-09-11T19:23:00Z">
        <w:r w:rsidR="00C47314">
          <w:rPr>
            <w:rFonts w:cs="Times New Roman"/>
            <w:szCs w:val="24"/>
          </w:rPr>
          <w:t xml:space="preserve"> non</w:t>
        </w:r>
        <w:r w:rsidR="00E811BB">
          <w:rPr>
            <w:rFonts w:cs="Times New Roman"/>
            <w:szCs w:val="24"/>
          </w:rPr>
          <w:t xml:space="preserve">-model attribute variables.  As in the bivariate regression results shown earlier, there is some evidence that </w:t>
        </w:r>
        <w:r w:rsidR="004F5673">
          <w:rPr>
            <w:rFonts w:cs="Times New Roman"/>
            <w:szCs w:val="24"/>
          </w:rPr>
          <w:t>the participation of central bank economist</w:t>
        </w:r>
      </w:ins>
      <w:ins w:id="230" w:author="English, William" w:date="2025-09-15T22:17:00Z" w16du:dateUtc="2025-09-16T02:17:00Z">
        <w:r w:rsidR="004C0C26">
          <w:rPr>
            <w:rFonts w:cs="Times New Roman"/>
            <w:szCs w:val="24"/>
          </w:rPr>
          <w:t>s</w:t>
        </w:r>
      </w:ins>
      <w:ins w:id="231" w:author="English, William" w:date="2025-09-11T15:23:00Z" w16du:dateUtc="2025-09-11T19:23:00Z">
        <w:r w:rsidR="004F5673">
          <w:rPr>
            <w:rFonts w:cs="Times New Roman"/>
            <w:szCs w:val="24"/>
          </w:rPr>
          <w:t xml:space="preserve"> leads to models with lar</w:t>
        </w:r>
      </w:ins>
      <w:ins w:id="232" w:author="English, William" w:date="2025-09-11T15:24:00Z" w16du:dateUtc="2025-09-11T19:24:00Z">
        <w:r w:rsidR="004F5673">
          <w:rPr>
            <w:rFonts w:cs="Times New Roman"/>
            <w:szCs w:val="24"/>
          </w:rPr>
          <w:t>ger effects of monetary policy on output</w:t>
        </w:r>
      </w:ins>
      <w:ins w:id="233" w:author="English, William" w:date="2025-09-11T15:25:00Z" w16du:dateUtc="2025-09-11T19:25:00Z">
        <w:r w:rsidR="00483E3E">
          <w:rPr>
            <w:rFonts w:cs="Times New Roman"/>
            <w:szCs w:val="24"/>
          </w:rPr>
          <w:t xml:space="preserve"> </w:t>
        </w:r>
      </w:ins>
      <w:ins w:id="234" w:author="English, William" w:date="2025-09-11T15:24:00Z" w16du:dateUtc="2025-09-11T19:24:00Z">
        <w:r w:rsidR="004F5673">
          <w:rPr>
            <w:rFonts w:cs="Times New Roman"/>
            <w:szCs w:val="24"/>
          </w:rPr>
          <w:t>and longer policy lags</w:t>
        </w:r>
      </w:ins>
      <w:ins w:id="235" w:author="English, William" w:date="2025-09-16T22:27:00Z" w16du:dateUtc="2025-09-17T02:27:00Z">
        <w:r w:rsidR="009E7B6B">
          <w:rPr>
            <w:rFonts w:cs="Times New Roman"/>
            <w:szCs w:val="24"/>
          </w:rPr>
          <w:t xml:space="preserve">.  </w:t>
        </w:r>
        <w:r w:rsidR="004840EB">
          <w:rPr>
            <w:rFonts w:cs="Times New Roman"/>
            <w:szCs w:val="24"/>
          </w:rPr>
          <w:t>E</w:t>
        </w:r>
      </w:ins>
      <w:ins w:id="236" w:author="English, William" w:date="2025-09-11T15:26:00Z" w16du:dateUtc="2025-09-11T19:26:00Z">
        <w:r w:rsidR="004272DF">
          <w:rPr>
            <w:rFonts w:cs="Times New Roman"/>
            <w:szCs w:val="24"/>
          </w:rPr>
          <w:t xml:space="preserve">arly and middle vintage models have </w:t>
        </w:r>
        <w:r w:rsidR="00FC7161">
          <w:rPr>
            <w:rFonts w:cs="Times New Roman"/>
            <w:szCs w:val="24"/>
          </w:rPr>
          <w:t xml:space="preserve">larger inflation lags – again, consistent with the earlier bivariate results.  </w:t>
        </w:r>
      </w:ins>
      <w:ins w:id="237" w:author="English, William" w:date="2025-09-16T22:27:00Z" w16du:dateUtc="2025-09-17T02:27:00Z">
        <w:r w:rsidR="009E7B6B">
          <w:rPr>
            <w:rFonts w:cs="Times New Roman"/>
            <w:szCs w:val="24"/>
          </w:rPr>
          <w:t xml:space="preserve">None of these variables have a statistically significant effect on </w:t>
        </w:r>
      </w:ins>
      <w:ins w:id="238" w:author="English, William" w:date="2025-09-16T22:28:00Z" w16du:dateUtc="2025-09-17T02:28:00Z">
        <w:r w:rsidR="00471F8B">
          <w:rPr>
            <w:rFonts w:cs="Times New Roman"/>
            <w:szCs w:val="24"/>
          </w:rPr>
          <w:t xml:space="preserve">either the size of the effects on inflation or </w:t>
        </w:r>
      </w:ins>
      <w:ins w:id="239" w:author="English, William" w:date="2025-09-16T22:27:00Z" w16du:dateUtc="2025-09-17T02:27:00Z">
        <w:r w:rsidR="009E7B6B">
          <w:rPr>
            <w:rFonts w:cs="Times New Roman"/>
            <w:szCs w:val="24"/>
          </w:rPr>
          <w:t>the sacrifice ratio</w:t>
        </w:r>
      </w:ins>
      <w:ins w:id="240" w:author="English, William" w:date="2025-09-16T22:28:00Z" w16du:dateUtc="2025-09-17T02:28:00Z">
        <w:r w:rsidR="00471F8B">
          <w:rPr>
            <w:rFonts w:cs="Times New Roman"/>
            <w:szCs w:val="24"/>
          </w:rPr>
          <w:t>.</w:t>
        </w:r>
      </w:ins>
      <w:ins w:id="241" w:author="English, William" w:date="2025-09-16T22:27:00Z" w16du:dateUtc="2025-09-17T02:27:00Z">
        <w:r w:rsidR="009E7B6B">
          <w:rPr>
            <w:rFonts w:cs="Times New Roman"/>
            <w:szCs w:val="24"/>
          </w:rPr>
          <w:t xml:space="preserve"> </w:t>
        </w:r>
      </w:ins>
    </w:p>
    <w:p w14:paraId="17F6522C" w14:textId="2ED89E61" w:rsidR="00FC7161" w:rsidRDefault="00FC7161">
      <w:pPr>
        <w:spacing w:before="0" w:after="160" w:line="259" w:lineRule="auto"/>
        <w:rPr>
          <w:ins w:id="242" w:author="English, William" w:date="2025-09-11T15:26:00Z" w16du:dateUtc="2025-09-11T19:26:00Z"/>
        </w:rPr>
      </w:pPr>
      <w:ins w:id="243" w:author="English, William" w:date="2025-09-11T15:26:00Z" w16du:dateUtc="2025-09-11T19:26:00Z">
        <w:r>
          <w:br w:type="page"/>
        </w:r>
      </w:ins>
    </w:p>
    <w:p w14:paraId="4740A902" w14:textId="77777777" w:rsidR="005C2510" w:rsidRDefault="005C2510" w:rsidP="005C2510">
      <w:pPr>
        <w:ind w:firstLine="720"/>
      </w:pPr>
    </w:p>
    <w:tbl>
      <w:tblPr>
        <w:tblStyle w:val="TableGrid5"/>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1414"/>
        <w:gridCol w:w="1414"/>
        <w:gridCol w:w="1414"/>
        <w:gridCol w:w="1406"/>
        <w:gridCol w:w="1414"/>
      </w:tblGrid>
      <w:tr w:rsidR="005C2510" w:rsidRPr="0063773D" w14:paraId="6520AC27" w14:textId="77777777" w:rsidTr="00B45E7E">
        <w:trPr>
          <w:trHeight w:val="432"/>
        </w:trPr>
        <w:tc>
          <w:tcPr>
            <w:tcW w:w="9360" w:type="dxa"/>
            <w:gridSpan w:val="6"/>
            <w:tcBorders>
              <w:top w:val="single" w:sz="4" w:space="0" w:color="auto"/>
            </w:tcBorders>
            <w:shd w:val="clear" w:color="auto" w:fill="FFFFFF"/>
          </w:tcPr>
          <w:p w14:paraId="5FBB1F33" w14:textId="77777777" w:rsidR="005C2510" w:rsidRPr="00CE01C1" w:rsidRDefault="005C2510" w:rsidP="00B45E7E">
            <w:pPr>
              <w:spacing w:after="0" w:line="240" w:lineRule="auto"/>
              <w:jc w:val="center"/>
              <w:rPr>
                <w:rFonts w:ascii="Aptos" w:eastAsia="Aptos" w:hAnsi="Aptos" w:cs="Times New Roman"/>
                <w:sz w:val="22"/>
              </w:rPr>
            </w:pPr>
            <w:bookmarkStart w:id="244" w:name="_Hlk207036248"/>
            <w:commentRangeStart w:id="245"/>
            <w:r w:rsidRPr="00CE01C1">
              <w:rPr>
                <w:rFonts w:ascii="Aptos" w:eastAsia="Aptos" w:hAnsi="Aptos" w:cs="Times New Roman"/>
                <w:sz w:val="22"/>
              </w:rPr>
              <w:t xml:space="preserve">Table </w:t>
            </w:r>
            <w:r>
              <w:rPr>
                <w:rFonts w:ascii="Aptos" w:eastAsia="Aptos" w:hAnsi="Aptos" w:cs="Times New Roman"/>
                <w:sz w:val="22"/>
              </w:rPr>
              <w:t>10</w:t>
            </w:r>
            <w:commentRangeEnd w:id="245"/>
            <w:r w:rsidR="00D552A0">
              <w:rPr>
                <w:rStyle w:val="CommentReference"/>
                <w:kern w:val="0"/>
                <w14:ligatures w14:val="none"/>
              </w:rPr>
              <w:commentReference w:id="245"/>
            </w:r>
          </w:p>
          <w:p w14:paraId="28A8D0BA" w14:textId="7A24E98B" w:rsidR="005C2510" w:rsidRPr="00CE01C1" w:rsidRDefault="005C2510" w:rsidP="00B45E7E">
            <w:pPr>
              <w:spacing w:before="0" w:after="0" w:line="240" w:lineRule="auto"/>
              <w:jc w:val="center"/>
              <w:rPr>
                <w:rFonts w:ascii="Aptos" w:eastAsia="Aptos" w:hAnsi="Aptos" w:cs="Times New Roman"/>
                <w:b/>
                <w:bCs/>
                <w:sz w:val="22"/>
                <w:u w:val="single"/>
              </w:rPr>
            </w:pPr>
            <w:r w:rsidRPr="00CE01C1">
              <w:rPr>
                <w:rFonts w:ascii="Aptos" w:eastAsia="Aptos" w:hAnsi="Aptos" w:cs="Times New Roman"/>
                <w:b/>
                <w:bCs/>
                <w:sz w:val="22"/>
                <w:u w:val="single"/>
              </w:rPr>
              <w:t>Effects of</w:t>
            </w:r>
            <w:r>
              <w:rPr>
                <w:rFonts w:ascii="Aptos" w:eastAsia="Aptos" w:hAnsi="Aptos" w:cs="Times New Roman"/>
                <w:b/>
                <w:bCs/>
                <w:sz w:val="22"/>
                <w:u w:val="single"/>
              </w:rPr>
              <w:t xml:space="preserve"> Non-Model</w:t>
            </w:r>
            <w:r w:rsidRPr="00CE01C1">
              <w:rPr>
                <w:rFonts w:ascii="Aptos" w:eastAsia="Aptos" w:hAnsi="Aptos" w:cs="Times New Roman"/>
                <w:b/>
                <w:bCs/>
                <w:sz w:val="22"/>
                <w:u w:val="single"/>
              </w:rPr>
              <w:t xml:space="preserve"> </w:t>
            </w:r>
            <w:r>
              <w:rPr>
                <w:rFonts w:ascii="Aptos" w:eastAsia="Aptos" w:hAnsi="Aptos" w:cs="Times New Roman"/>
                <w:b/>
                <w:bCs/>
                <w:sz w:val="22"/>
                <w:u w:val="single"/>
              </w:rPr>
              <w:t>Attributes</w:t>
            </w:r>
            <w:r w:rsidRPr="00CE01C1">
              <w:rPr>
                <w:rFonts w:ascii="Aptos" w:eastAsia="Aptos" w:hAnsi="Aptos" w:cs="Times New Roman"/>
                <w:b/>
                <w:bCs/>
                <w:sz w:val="22"/>
                <w:u w:val="single"/>
              </w:rPr>
              <w:t xml:space="preserve"> on Macro Outcomes</w:t>
            </w:r>
          </w:p>
          <w:p w14:paraId="6F5C4A4E" w14:textId="77777777" w:rsidR="005C2510" w:rsidRPr="00CE01C1" w:rsidRDefault="005C2510" w:rsidP="00B45E7E">
            <w:pPr>
              <w:spacing w:before="0" w:after="0" w:line="240" w:lineRule="auto"/>
              <w:jc w:val="center"/>
              <w:rPr>
                <w:rFonts w:ascii="Aptos" w:eastAsia="Aptos" w:hAnsi="Aptos" w:cs="Times New Roman"/>
                <w:sz w:val="20"/>
                <w:szCs w:val="20"/>
              </w:rPr>
            </w:pPr>
            <w:r w:rsidRPr="00CE01C1">
              <w:rPr>
                <w:rFonts w:ascii="Aptos" w:eastAsia="Aptos" w:hAnsi="Aptos" w:cs="Times New Roman"/>
                <w:sz w:val="20"/>
                <w:szCs w:val="20"/>
              </w:rPr>
              <w:t>(full sample)</w:t>
            </w:r>
          </w:p>
          <w:p w14:paraId="429B9144" w14:textId="77777777" w:rsidR="005C2510" w:rsidRPr="00CE01C1" w:rsidRDefault="005C2510" w:rsidP="00B45E7E">
            <w:pPr>
              <w:spacing w:after="0" w:line="240" w:lineRule="auto"/>
              <w:jc w:val="center"/>
              <w:rPr>
                <w:rFonts w:ascii="Aptos" w:eastAsia="Aptos" w:hAnsi="Aptos" w:cs="Times New Roman"/>
                <w:sz w:val="22"/>
              </w:rPr>
            </w:pPr>
            <w:r w:rsidRPr="00CE01C1">
              <w:rPr>
                <w:rFonts w:ascii="Aptos" w:eastAsia="Aptos" w:hAnsi="Aptos" w:cs="Times New Roman"/>
                <w:sz w:val="22"/>
              </w:rPr>
              <w:t xml:space="preserve">                                                                 </w:t>
            </w:r>
            <w:r w:rsidRPr="00CE01C1">
              <w:rPr>
                <w:rFonts w:ascii="Aptos" w:eastAsia="Aptos" w:hAnsi="Aptos" w:cs="Times New Roman"/>
                <w:b/>
                <w:bCs/>
                <w:sz w:val="22"/>
              </w:rPr>
              <w:t>Elasticities</w:t>
            </w:r>
            <w:r w:rsidRPr="00CE01C1">
              <w:rPr>
                <w:rFonts w:ascii="Aptos" w:hAnsi="Aptos" w:cs="Times New Roman"/>
                <w:b/>
                <w:bCs/>
                <w:sz w:val="22"/>
                <w:vertAlign w:val="superscript"/>
              </w:rPr>
              <w:t>†</w:t>
            </w:r>
            <w:r w:rsidRPr="00CE01C1">
              <w:rPr>
                <w:rFonts w:ascii="Aptos" w:eastAsia="Aptos" w:hAnsi="Aptos" w:cs="Times New Roman"/>
                <w:b/>
                <w:bCs/>
                <w:sz w:val="22"/>
              </w:rPr>
              <w:t xml:space="preserve">                                                         </w:t>
            </w:r>
            <w:r>
              <w:rPr>
                <w:rFonts w:ascii="Aptos" w:eastAsia="Aptos" w:hAnsi="Aptos" w:cs="Times New Roman"/>
                <w:b/>
                <w:bCs/>
                <w:sz w:val="22"/>
              </w:rPr>
              <w:t xml:space="preserve"> </w:t>
            </w:r>
            <w:r w:rsidRPr="00CE01C1">
              <w:rPr>
                <w:rFonts w:ascii="Aptos" w:eastAsia="Aptos" w:hAnsi="Aptos" w:cs="Times New Roman"/>
                <w:b/>
                <w:bCs/>
                <w:sz w:val="22"/>
              </w:rPr>
              <w:t xml:space="preserve"> Timing</w:t>
            </w:r>
            <w:r w:rsidRPr="00CE01C1">
              <w:rPr>
                <w:rFonts w:ascii="Aptos" w:hAnsi="Aptos" w:cs="Times New Roman"/>
                <w:b/>
                <w:bCs/>
                <w:sz w:val="22"/>
                <w:vertAlign w:val="superscript"/>
              </w:rPr>
              <w:t>††</w:t>
            </w:r>
          </w:p>
        </w:tc>
      </w:tr>
      <w:tr w:rsidR="005C2510" w:rsidRPr="0063773D" w14:paraId="3574747F" w14:textId="77777777" w:rsidTr="00B45E7E">
        <w:trPr>
          <w:trHeight w:val="495"/>
        </w:trPr>
        <w:tc>
          <w:tcPr>
            <w:tcW w:w="2298" w:type="dxa"/>
            <w:tcBorders>
              <w:bottom w:val="single" w:sz="4" w:space="0" w:color="auto"/>
            </w:tcBorders>
            <w:shd w:val="pct10" w:color="auto" w:fill="FFFFFF"/>
          </w:tcPr>
          <w:p w14:paraId="317934D4" w14:textId="77777777" w:rsidR="005C2510" w:rsidRPr="0063773D" w:rsidRDefault="005C2510" w:rsidP="00B45E7E">
            <w:pPr>
              <w:spacing w:before="0" w:after="0" w:line="240" w:lineRule="auto"/>
              <w:jc w:val="center"/>
              <w:rPr>
                <w:rFonts w:ascii="Aptos" w:eastAsia="Aptos" w:hAnsi="Aptos" w:cs="Times New Roman"/>
                <w:sz w:val="20"/>
                <w:szCs w:val="20"/>
              </w:rPr>
            </w:pPr>
          </w:p>
        </w:tc>
        <w:tc>
          <w:tcPr>
            <w:tcW w:w="1414" w:type="dxa"/>
            <w:tcBorders>
              <w:bottom w:val="single" w:sz="4" w:space="0" w:color="auto"/>
            </w:tcBorders>
            <w:shd w:val="pct10" w:color="auto" w:fill="FFFFFF"/>
            <w:vAlign w:val="center"/>
            <w:hideMark/>
          </w:tcPr>
          <w:p w14:paraId="11EC68A2" w14:textId="77777777" w:rsidR="005C2510" w:rsidRPr="00F97B94" w:rsidRDefault="005C2510" w:rsidP="00B45E7E">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y-slope</w:t>
            </w:r>
          </w:p>
        </w:tc>
        <w:tc>
          <w:tcPr>
            <w:tcW w:w="1414" w:type="dxa"/>
            <w:tcBorders>
              <w:bottom w:val="single" w:sz="4" w:space="0" w:color="auto"/>
            </w:tcBorders>
            <w:shd w:val="pct10" w:color="auto" w:fill="FFFFFF"/>
            <w:vAlign w:val="center"/>
            <w:hideMark/>
          </w:tcPr>
          <w:p w14:paraId="3576CA7F" w14:textId="77777777" w:rsidR="005C2510" w:rsidRPr="00F97B94" w:rsidRDefault="005C2510" w:rsidP="00B45E7E">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π-slope</w:t>
            </w:r>
          </w:p>
        </w:tc>
        <w:tc>
          <w:tcPr>
            <w:tcW w:w="1414" w:type="dxa"/>
            <w:tcBorders>
              <w:bottom w:val="single" w:sz="4" w:space="0" w:color="auto"/>
            </w:tcBorders>
            <w:shd w:val="pct10" w:color="auto" w:fill="FFFFFF"/>
            <w:vAlign w:val="center"/>
          </w:tcPr>
          <w:p w14:paraId="29433418" w14:textId="77777777" w:rsidR="005C2510" w:rsidRPr="00F97B94" w:rsidRDefault="005C2510" w:rsidP="00B45E7E">
            <w:pPr>
              <w:spacing w:before="0" w:after="0" w:line="240" w:lineRule="auto"/>
              <w:jc w:val="center"/>
              <w:rPr>
                <w:rFonts w:ascii="Aptos" w:eastAsia="Aptos" w:hAnsi="Aptos" w:cs="Times New Roman"/>
                <w:i/>
                <w:iCs/>
                <w:sz w:val="22"/>
              </w:rPr>
            </w:pPr>
            <w:proofErr w:type="spellStart"/>
            <w:r w:rsidRPr="00F97B94">
              <w:rPr>
                <w:rFonts w:ascii="Aptos" w:eastAsia="Aptos" w:hAnsi="Aptos" w:cs="Times New Roman"/>
                <w:i/>
                <w:iCs/>
                <w:sz w:val="22"/>
              </w:rPr>
              <w:t>sacratio</w:t>
            </w:r>
            <w:proofErr w:type="spellEnd"/>
          </w:p>
        </w:tc>
        <w:tc>
          <w:tcPr>
            <w:tcW w:w="1406" w:type="dxa"/>
            <w:tcBorders>
              <w:bottom w:val="single" w:sz="4" w:space="0" w:color="auto"/>
            </w:tcBorders>
            <w:shd w:val="pct10" w:color="auto" w:fill="FFFFFF"/>
            <w:vAlign w:val="center"/>
          </w:tcPr>
          <w:p w14:paraId="12323AEA" w14:textId="77777777" w:rsidR="005C2510" w:rsidRPr="00F97B94" w:rsidRDefault="005C2510" w:rsidP="00B45E7E">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y-timing</w:t>
            </w:r>
          </w:p>
        </w:tc>
        <w:tc>
          <w:tcPr>
            <w:tcW w:w="1414" w:type="dxa"/>
            <w:tcBorders>
              <w:bottom w:val="single" w:sz="4" w:space="0" w:color="auto"/>
            </w:tcBorders>
            <w:shd w:val="pct10" w:color="auto" w:fill="FFFFFF"/>
            <w:vAlign w:val="center"/>
          </w:tcPr>
          <w:p w14:paraId="2C0ACD58" w14:textId="77777777" w:rsidR="005C2510" w:rsidRPr="00F97B94" w:rsidRDefault="005C2510" w:rsidP="00B45E7E">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π-timing</w:t>
            </w:r>
          </w:p>
        </w:tc>
      </w:tr>
      <w:tr w:rsidR="005C2510" w:rsidRPr="00392761" w14:paraId="21EADDB7" w14:textId="77777777" w:rsidTr="00B45E7E">
        <w:trPr>
          <w:trHeight w:val="576"/>
        </w:trPr>
        <w:tc>
          <w:tcPr>
            <w:tcW w:w="2298" w:type="dxa"/>
            <w:vAlign w:val="center"/>
          </w:tcPr>
          <w:p w14:paraId="4FA60992" w14:textId="77777777" w:rsidR="005C2510" w:rsidRPr="00392761" w:rsidRDefault="005C2510" w:rsidP="00B45E7E">
            <w:pPr>
              <w:spacing w:before="0" w:after="0" w:line="240" w:lineRule="auto"/>
              <w:rPr>
                <w:rFonts w:ascii="Aptos" w:eastAsia="Aptos" w:hAnsi="Aptos" w:cs="Times New Roman"/>
                <w:sz w:val="22"/>
              </w:rPr>
            </w:pPr>
            <w:r>
              <w:rPr>
                <w:rFonts w:ascii="Aptos" w:eastAsia="Aptos" w:hAnsi="Aptos" w:cs="Times New Roman"/>
                <w:sz w:val="22"/>
              </w:rPr>
              <w:t>Central bank authors</w:t>
            </w:r>
          </w:p>
        </w:tc>
        <w:tc>
          <w:tcPr>
            <w:tcW w:w="1414" w:type="dxa"/>
            <w:vAlign w:val="center"/>
          </w:tcPr>
          <w:p w14:paraId="2FCA1349" w14:textId="18A06FF7" w:rsidR="005C2510"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 xml:space="preserve">  -0.</w:t>
            </w:r>
            <w:r w:rsidR="003C6567">
              <w:rPr>
                <w:rFonts w:ascii="Aptos" w:eastAsia="Aptos" w:hAnsi="Aptos" w:cs="Times New Roman"/>
                <w:sz w:val="22"/>
              </w:rPr>
              <w:t>28</w:t>
            </w:r>
            <w:r w:rsidRPr="00D32EDE">
              <w:rPr>
                <w:rFonts w:ascii="Aptos" w:eastAsia="Aptos" w:hAnsi="Aptos" w:cs="Times New Roman"/>
                <w:sz w:val="20"/>
                <w:szCs w:val="20"/>
              </w:rPr>
              <w:t>*</w:t>
            </w:r>
            <w:r>
              <w:rPr>
                <w:rFonts w:ascii="Aptos" w:eastAsia="Aptos" w:hAnsi="Aptos" w:cs="Times New Roman"/>
                <w:sz w:val="20"/>
                <w:szCs w:val="20"/>
              </w:rPr>
              <w:t>*</w:t>
            </w:r>
          </w:p>
          <w:p w14:paraId="7652AAE9" w14:textId="5DF4246E" w:rsidR="005C2510" w:rsidRPr="00392761"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w:t>
            </w:r>
            <w:r w:rsidR="00216B99">
              <w:rPr>
                <w:rFonts w:ascii="Aptos" w:eastAsia="Aptos" w:hAnsi="Aptos" w:cs="Times New Roman"/>
                <w:sz w:val="22"/>
              </w:rPr>
              <w:t>12</w:t>
            </w:r>
            <w:r>
              <w:rPr>
                <w:rFonts w:ascii="Aptos" w:eastAsia="Aptos" w:hAnsi="Aptos" w:cs="Times New Roman"/>
                <w:sz w:val="22"/>
              </w:rPr>
              <w:t>)</w:t>
            </w:r>
          </w:p>
        </w:tc>
        <w:tc>
          <w:tcPr>
            <w:tcW w:w="1414" w:type="dxa"/>
            <w:vAlign w:val="center"/>
          </w:tcPr>
          <w:p w14:paraId="5C73B337" w14:textId="7A2677A9" w:rsidR="005C2510"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0.0</w:t>
            </w:r>
            <w:r w:rsidR="002327EF">
              <w:rPr>
                <w:rFonts w:ascii="Aptos" w:eastAsia="Aptos" w:hAnsi="Aptos" w:cs="Times New Roman"/>
                <w:sz w:val="22"/>
              </w:rPr>
              <w:t>4</w:t>
            </w:r>
          </w:p>
          <w:p w14:paraId="5DAF2782" w14:textId="77777777" w:rsidR="005C2510" w:rsidRPr="00392761"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(0.05)</w:t>
            </w:r>
          </w:p>
        </w:tc>
        <w:tc>
          <w:tcPr>
            <w:tcW w:w="1414" w:type="dxa"/>
            <w:vAlign w:val="center"/>
          </w:tcPr>
          <w:p w14:paraId="238BA0F6" w14:textId="3BEF7DAE" w:rsidR="005C2510"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 xml:space="preserve">  </w:t>
            </w:r>
            <w:r w:rsidR="00C936D6">
              <w:rPr>
                <w:rFonts w:ascii="Aptos" w:eastAsia="Aptos" w:hAnsi="Aptos" w:cs="Times New Roman"/>
                <w:sz w:val="22"/>
              </w:rPr>
              <w:t>0.29</w:t>
            </w:r>
          </w:p>
          <w:p w14:paraId="3EAAC513" w14:textId="6DB549FC" w:rsidR="005C2510" w:rsidRPr="00392761"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w:t>
            </w:r>
            <w:r w:rsidR="00C936D6">
              <w:rPr>
                <w:rFonts w:ascii="Aptos" w:eastAsia="Aptos" w:hAnsi="Aptos" w:cs="Times New Roman"/>
                <w:sz w:val="22"/>
              </w:rPr>
              <w:t>76</w:t>
            </w:r>
            <w:r>
              <w:rPr>
                <w:rFonts w:ascii="Aptos" w:eastAsia="Aptos" w:hAnsi="Aptos" w:cs="Times New Roman"/>
                <w:sz w:val="22"/>
              </w:rPr>
              <w:t>)</w:t>
            </w:r>
          </w:p>
        </w:tc>
        <w:tc>
          <w:tcPr>
            <w:tcW w:w="1406" w:type="dxa"/>
            <w:vAlign w:val="center"/>
          </w:tcPr>
          <w:p w14:paraId="38573D39" w14:textId="5EE43737" w:rsidR="005C2510"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 xml:space="preserve">   0.</w:t>
            </w:r>
            <w:r w:rsidR="00505FB6">
              <w:rPr>
                <w:rFonts w:ascii="Aptos" w:eastAsia="Aptos" w:hAnsi="Aptos" w:cs="Times New Roman"/>
                <w:sz w:val="22"/>
              </w:rPr>
              <w:t>55</w:t>
            </w:r>
            <w:r w:rsidRPr="00B0775A">
              <w:rPr>
                <w:rFonts w:ascii="Aptos" w:eastAsia="Aptos" w:hAnsi="Aptos" w:cs="Times New Roman"/>
                <w:sz w:val="20"/>
                <w:szCs w:val="20"/>
              </w:rPr>
              <w:t>***</w:t>
            </w:r>
          </w:p>
          <w:p w14:paraId="05D48CF3" w14:textId="74271DC2" w:rsidR="005C2510" w:rsidRPr="00392761"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(0.1</w:t>
            </w:r>
            <w:r w:rsidR="000F15FD">
              <w:rPr>
                <w:rFonts w:ascii="Aptos" w:eastAsia="Aptos" w:hAnsi="Aptos" w:cs="Times New Roman"/>
                <w:sz w:val="22"/>
              </w:rPr>
              <w:t>1</w:t>
            </w:r>
            <w:r>
              <w:rPr>
                <w:rFonts w:ascii="Aptos" w:eastAsia="Aptos" w:hAnsi="Aptos" w:cs="Times New Roman"/>
                <w:sz w:val="22"/>
              </w:rPr>
              <w:t>)</w:t>
            </w:r>
          </w:p>
        </w:tc>
        <w:tc>
          <w:tcPr>
            <w:tcW w:w="1414" w:type="dxa"/>
            <w:vAlign w:val="center"/>
          </w:tcPr>
          <w:p w14:paraId="46300691" w14:textId="1BAD8115" w:rsidR="005C2510"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 xml:space="preserve">   0.</w:t>
            </w:r>
            <w:r w:rsidR="00FB6670">
              <w:rPr>
                <w:rFonts w:ascii="Aptos" w:eastAsia="Aptos" w:hAnsi="Aptos" w:cs="Times New Roman"/>
                <w:sz w:val="22"/>
              </w:rPr>
              <w:t>59</w:t>
            </w:r>
            <w:r w:rsidRPr="00B0775A">
              <w:rPr>
                <w:rFonts w:ascii="Aptos" w:eastAsia="Aptos" w:hAnsi="Aptos" w:cs="Times New Roman"/>
                <w:sz w:val="20"/>
                <w:szCs w:val="20"/>
              </w:rPr>
              <w:t>***</w:t>
            </w:r>
          </w:p>
          <w:p w14:paraId="3B78BCAC" w14:textId="6A3DC1CB" w:rsidR="005C2510" w:rsidRPr="00392761"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(0.1</w:t>
            </w:r>
            <w:r w:rsidR="00FB6670">
              <w:rPr>
                <w:rFonts w:ascii="Aptos" w:eastAsia="Aptos" w:hAnsi="Aptos" w:cs="Times New Roman"/>
                <w:sz w:val="22"/>
              </w:rPr>
              <w:t>0</w:t>
            </w:r>
            <w:r>
              <w:rPr>
                <w:rFonts w:ascii="Aptos" w:eastAsia="Aptos" w:hAnsi="Aptos" w:cs="Times New Roman"/>
                <w:sz w:val="22"/>
              </w:rPr>
              <w:t>)</w:t>
            </w:r>
          </w:p>
        </w:tc>
      </w:tr>
      <w:tr w:rsidR="005C2510" w:rsidRPr="00392761" w14:paraId="603D9568" w14:textId="77777777" w:rsidTr="00B45E7E">
        <w:trPr>
          <w:trHeight w:val="576"/>
        </w:trPr>
        <w:tc>
          <w:tcPr>
            <w:tcW w:w="2298" w:type="dxa"/>
            <w:vAlign w:val="center"/>
          </w:tcPr>
          <w:p w14:paraId="4A48770B" w14:textId="16CAAE80" w:rsidR="005C2510" w:rsidRPr="00392761" w:rsidRDefault="002F2554" w:rsidP="00B45E7E">
            <w:pPr>
              <w:spacing w:before="0" w:after="0" w:line="240" w:lineRule="auto"/>
              <w:rPr>
                <w:rFonts w:ascii="Aptos" w:eastAsia="Aptos" w:hAnsi="Aptos" w:cs="Times New Roman"/>
                <w:sz w:val="22"/>
              </w:rPr>
            </w:pPr>
            <w:proofErr w:type="gramStart"/>
            <w:r>
              <w:rPr>
                <w:rFonts w:ascii="Aptos" w:eastAsia="Aptos" w:hAnsi="Aptos" w:cs="Times New Roman"/>
                <w:sz w:val="22"/>
              </w:rPr>
              <w:t>Ln(</w:t>
            </w:r>
            <w:proofErr w:type="gramEnd"/>
            <w:r w:rsidR="005C2510">
              <w:rPr>
                <w:rFonts w:ascii="Aptos" w:eastAsia="Aptos" w:hAnsi="Aptos" w:cs="Times New Roman"/>
                <w:sz w:val="22"/>
              </w:rPr>
              <w:t>Number of equations</w:t>
            </w:r>
            <w:r>
              <w:rPr>
                <w:rFonts w:ascii="Aptos" w:eastAsia="Aptos" w:hAnsi="Aptos" w:cs="Times New Roman"/>
                <w:sz w:val="22"/>
              </w:rPr>
              <w:t>)</w:t>
            </w:r>
          </w:p>
        </w:tc>
        <w:tc>
          <w:tcPr>
            <w:tcW w:w="1414" w:type="dxa"/>
            <w:vAlign w:val="center"/>
          </w:tcPr>
          <w:p w14:paraId="590BB85C" w14:textId="5E40674E" w:rsidR="005C2510" w:rsidRDefault="00AF2B7A" w:rsidP="00B45E7E">
            <w:pPr>
              <w:spacing w:before="0" w:after="0" w:line="240" w:lineRule="auto"/>
              <w:jc w:val="center"/>
              <w:rPr>
                <w:rFonts w:ascii="Aptos" w:eastAsia="Aptos" w:hAnsi="Aptos" w:cs="Times New Roman"/>
                <w:sz w:val="22"/>
              </w:rPr>
            </w:pPr>
            <w:r>
              <w:rPr>
                <w:rFonts w:ascii="Aptos" w:eastAsia="Aptos" w:hAnsi="Aptos" w:cs="Times New Roman"/>
                <w:sz w:val="22"/>
              </w:rPr>
              <w:t>-</w:t>
            </w:r>
            <w:r w:rsidR="005C2510">
              <w:rPr>
                <w:rFonts w:ascii="Aptos" w:eastAsia="Aptos" w:hAnsi="Aptos" w:cs="Times New Roman"/>
                <w:sz w:val="22"/>
              </w:rPr>
              <w:t>0.0</w:t>
            </w:r>
            <w:r>
              <w:rPr>
                <w:rFonts w:ascii="Aptos" w:eastAsia="Aptos" w:hAnsi="Aptos" w:cs="Times New Roman"/>
                <w:sz w:val="22"/>
              </w:rPr>
              <w:t>3</w:t>
            </w:r>
          </w:p>
          <w:p w14:paraId="31AC99AF" w14:textId="67C7FE04" w:rsidR="005C2510" w:rsidRPr="00392761"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(0.0</w:t>
            </w:r>
            <w:r w:rsidR="00AF2B7A">
              <w:rPr>
                <w:rFonts w:ascii="Aptos" w:eastAsia="Aptos" w:hAnsi="Aptos" w:cs="Times New Roman"/>
                <w:sz w:val="22"/>
              </w:rPr>
              <w:t>9</w:t>
            </w:r>
            <w:r>
              <w:rPr>
                <w:rFonts w:ascii="Aptos" w:eastAsia="Aptos" w:hAnsi="Aptos" w:cs="Times New Roman"/>
                <w:sz w:val="22"/>
              </w:rPr>
              <w:t>)</w:t>
            </w:r>
          </w:p>
        </w:tc>
        <w:tc>
          <w:tcPr>
            <w:tcW w:w="1414" w:type="dxa"/>
            <w:vAlign w:val="center"/>
          </w:tcPr>
          <w:p w14:paraId="45909681" w14:textId="7E68C1C1" w:rsidR="005C2510"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0.0</w:t>
            </w:r>
            <w:r w:rsidR="002A1249">
              <w:rPr>
                <w:rFonts w:ascii="Aptos" w:eastAsia="Aptos" w:hAnsi="Aptos" w:cs="Times New Roman"/>
                <w:sz w:val="22"/>
              </w:rPr>
              <w:t>4</w:t>
            </w:r>
          </w:p>
          <w:p w14:paraId="56EABB16" w14:textId="77777777" w:rsidR="005C2510" w:rsidRPr="00392761"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(0.04)</w:t>
            </w:r>
          </w:p>
        </w:tc>
        <w:tc>
          <w:tcPr>
            <w:tcW w:w="1414" w:type="dxa"/>
            <w:vAlign w:val="center"/>
          </w:tcPr>
          <w:p w14:paraId="06182E3C" w14:textId="49E4257B" w:rsidR="005C2510"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w:t>
            </w:r>
            <w:r w:rsidR="006E732B">
              <w:rPr>
                <w:rFonts w:ascii="Aptos" w:eastAsia="Aptos" w:hAnsi="Aptos" w:cs="Times New Roman"/>
                <w:sz w:val="22"/>
              </w:rPr>
              <w:t>0.69</w:t>
            </w:r>
          </w:p>
          <w:p w14:paraId="68B27535" w14:textId="507EB8D9" w:rsidR="005C2510" w:rsidRPr="00392761"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w:t>
            </w:r>
            <w:r w:rsidR="006E732B">
              <w:rPr>
                <w:rFonts w:ascii="Aptos" w:eastAsia="Aptos" w:hAnsi="Aptos" w:cs="Times New Roman"/>
                <w:sz w:val="22"/>
              </w:rPr>
              <w:t>6</w:t>
            </w:r>
            <w:r>
              <w:rPr>
                <w:rFonts w:ascii="Aptos" w:eastAsia="Aptos" w:hAnsi="Aptos" w:cs="Times New Roman"/>
                <w:sz w:val="22"/>
              </w:rPr>
              <w:t>4)</w:t>
            </w:r>
          </w:p>
        </w:tc>
        <w:tc>
          <w:tcPr>
            <w:tcW w:w="1406" w:type="dxa"/>
            <w:vAlign w:val="center"/>
          </w:tcPr>
          <w:p w14:paraId="2147620D" w14:textId="28863C84" w:rsidR="005C2510"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w:t>
            </w:r>
            <w:r w:rsidR="000F15FD">
              <w:rPr>
                <w:rFonts w:ascii="Aptos" w:eastAsia="Aptos" w:hAnsi="Aptos" w:cs="Times New Roman"/>
                <w:sz w:val="22"/>
              </w:rPr>
              <w:t>11</w:t>
            </w:r>
          </w:p>
          <w:p w14:paraId="4A89407F" w14:textId="40CC6C12" w:rsidR="005C2510" w:rsidRPr="00392761"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(0.0</w:t>
            </w:r>
            <w:r w:rsidR="000F15FD">
              <w:rPr>
                <w:rFonts w:ascii="Aptos" w:eastAsia="Aptos" w:hAnsi="Aptos" w:cs="Times New Roman"/>
                <w:sz w:val="22"/>
              </w:rPr>
              <w:t>7</w:t>
            </w:r>
            <w:r>
              <w:rPr>
                <w:rFonts w:ascii="Aptos" w:eastAsia="Aptos" w:hAnsi="Aptos" w:cs="Times New Roman"/>
                <w:sz w:val="22"/>
              </w:rPr>
              <w:t>)</w:t>
            </w:r>
          </w:p>
        </w:tc>
        <w:tc>
          <w:tcPr>
            <w:tcW w:w="1414" w:type="dxa"/>
            <w:vAlign w:val="center"/>
          </w:tcPr>
          <w:p w14:paraId="0E7C35AF" w14:textId="1C871CC7" w:rsidR="005C2510"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 xml:space="preserve">  -0.</w:t>
            </w:r>
            <w:r w:rsidR="00FB6670">
              <w:rPr>
                <w:rFonts w:ascii="Aptos" w:eastAsia="Aptos" w:hAnsi="Aptos" w:cs="Times New Roman"/>
                <w:sz w:val="22"/>
              </w:rPr>
              <w:t>03</w:t>
            </w:r>
          </w:p>
          <w:p w14:paraId="4E24437B" w14:textId="0667C40E" w:rsidR="005C2510" w:rsidRPr="00392761"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(0.0</w:t>
            </w:r>
            <w:r w:rsidR="00FB6670">
              <w:rPr>
                <w:rFonts w:ascii="Aptos" w:eastAsia="Aptos" w:hAnsi="Aptos" w:cs="Times New Roman"/>
                <w:sz w:val="22"/>
              </w:rPr>
              <w:t>7</w:t>
            </w:r>
            <w:r>
              <w:rPr>
                <w:rFonts w:ascii="Aptos" w:eastAsia="Aptos" w:hAnsi="Aptos" w:cs="Times New Roman"/>
                <w:sz w:val="22"/>
              </w:rPr>
              <w:t>)</w:t>
            </w:r>
          </w:p>
        </w:tc>
      </w:tr>
      <w:tr w:rsidR="005C2510" w:rsidRPr="00392761" w14:paraId="5A6E504B" w14:textId="77777777" w:rsidTr="00B45E7E">
        <w:trPr>
          <w:trHeight w:val="576"/>
        </w:trPr>
        <w:tc>
          <w:tcPr>
            <w:tcW w:w="2298" w:type="dxa"/>
            <w:vAlign w:val="center"/>
          </w:tcPr>
          <w:p w14:paraId="35999AD0" w14:textId="77777777" w:rsidR="005C2510" w:rsidRPr="00392761" w:rsidRDefault="005C2510" w:rsidP="00B45E7E">
            <w:pPr>
              <w:spacing w:before="0" w:after="0" w:line="240" w:lineRule="auto"/>
              <w:rPr>
                <w:rFonts w:ascii="Aptos" w:eastAsia="Aptos" w:hAnsi="Aptos" w:cs="Times New Roman"/>
                <w:sz w:val="22"/>
              </w:rPr>
            </w:pPr>
            <w:r>
              <w:rPr>
                <w:rFonts w:ascii="Aptos" w:eastAsia="Aptos" w:hAnsi="Aptos" w:cs="Times New Roman"/>
                <w:sz w:val="22"/>
              </w:rPr>
              <w:t>Early Vintage</w:t>
            </w:r>
          </w:p>
        </w:tc>
        <w:tc>
          <w:tcPr>
            <w:tcW w:w="1414" w:type="dxa"/>
            <w:vAlign w:val="center"/>
          </w:tcPr>
          <w:p w14:paraId="60D4E3D8" w14:textId="55D904AF" w:rsidR="005C2510" w:rsidRDefault="00AF2B7A" w:rsidP="00B45E7E">
            <w:pPr>
              <w:spacing w:before="0" w:after="0" w:line="240" w:lineRule="auto"/>
              <w:jc w:val="center"/>
              <w:rPr>
                <w:rFonts w:ascii="Aptos" w:eastAsia="Aptos" w:hAnsi="Aptos" w:cs="Times New Roman"/>
                <w:sz w:val="22"/>
              </w:rPr>
            </w:pPr>
            <w:r>
              <w:rPr>
                <w:rFonts w:ascii="Aptos" w:eastAsia="Aptos" w:hAnsi="Aptos" w:cs="Times New Roman"/>
                <w:sz w:val="22"/>
              </w:rPr>
              <w:t>-</w:t>
            </w:r>
            <w:r w:rsidR="005C2510">
              <w:rPr>
                <w:rFonts w:ascii="Aptos" w:eastAsia="Aptos" w:hAnsi="Aptos" w:cs="Times New Roman"/>
                <w:sz w:val="22"/>
              </w:rPr>
              <w:t>0.</w:t>
            </w:r>
            <w:r>
              <w:rPr>
                <w:rFonts w:ascii="Aptos" w:eastAsia="Aptos" w:hAnsi="Aptos" w:cs="Times New Roman"/>
                <w:sz w:val="22"/>
              </w:rPr>
              <w:t>25</w:t>
            </w:r>
          </w:p>
          <w:p w14:paraId="6235BDD8" w14:textId="01957EE0" w:rsidR="005C2510" w:rsidRPr="00392761"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w:t>
            </w:r>
            <w:r w:rsidR="00BE5DAC">
              <w:rPr>
                <w:rFonts w:ascii="Aptos" w:eastAsia="Aptos" w:hAnsi="Aptos" w:cs="Times New Roman"/>
                <w:sz w:val="22"/>
              </w:rPr>
              <w:t>21</w:t>
            </w:r>
            <w:r>
              <w:rPr>
                <w:rFonts w:ascii="Aptos" w:eastAsia="Aptos" w:hAnsi="Aptos" w:cs="Times New Roman"/>
                <w:sz w:val="22"/>
              </w:rPr>
              <w:t>)</w:t>
            </w:r>
          </w:p>
        </w:tc>
        <w:tc>
          <w:tcPr>
            <w:tcW w:w="1414" w:type="dxa"/>
            <w:vAlign w:val="center"/>
          </w:tcPr>
          <w:p w14:paraId="42C0E248" w14:textId="5F310DEC" w:rsidR="005C2510"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w:t>
            </w:r>
            <w:r w:rsidR="00397890">
              <w:rPr>
                <w:rFonts w:ascii="Aptos" w:eastAsia="Aptos" w:hAnsi="Aptos" w:cs="Times New Roman"/>
                <w:sz w:val="22"/>
              </w:rPr>
              <w:t>05</w:t>
            </w:r>
          </w:p>
          <w:p w14:paraId="7CB5C3B0" w14:textId="77EFF990" w:rsidR="005C2510" w:rsidRPr="00392761"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w:t>
            </w:r>
            <w:r w:rsidR="00397890">
              <w:rPr>
                <w:rFonts w:ascii="Aptos" w:eastAsia="Aptos" w:hAnsi="Aptos" w:cs="Times New Roman"/>
                <w:sz w:val="22"/>
              </w:rPr>
              <w:t>09</w:t>
            </w:r>
            <w:r>
              <w:rPr>
                <w:rFonts w:ascii="Aptos" w:eastAsia="Aptos" w:hAnsi="Aptos" w:cs="Times New Roman"/>
                <w:sz w:val="22"/>
              </w:rPr>
              <w:t>)</w:t>
            </w:r>
          </w:p>
        </w:tc>
        <w:tc>
          <w:tcPr>
            <w:tcW w:w="1414" w:type="dxa"/>
            <w:vAlign w:val="center"/>
          </w:tcPr>
          <w:p w14:paraId="6421277A" w14:textId="353B6676" w:rsidR="005C2510" w:rsidRDefault="006E732B" w:rsidP="00B45E7E">
            <w:pPr>
              <w:spacing w:before="0" w:after="0" w:line="240" w:lineRule="auto"/>
              <w:jc w:val="center"/>
              <w:rPr>
                <w:rFonts w:ascii="Aptos" w:eastAsia="Aptos" w:hAnsi="Aptos" w:cs="Times New Roman"/>
                <w:sz w:val="22"/>
              </w:rPr>
            </w:pPr>
            <w:r>
              <w:rPr>
                <w:rFonts w:ascii="Aptos" w:eastAsia="Aptos" w:hAnsi="Aptos" w:cs="Times New Roman"/>
                <w:sz w:val="22"/>
              </w:rPr>
              <w:t>2.10</w:t>
            </w:r>
          </w:p>
          <w:p w14:paraId="66F46CED" w14:textId="42D687F2" w:rsidR="005C2510" w:rsidRPr="00392761"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(1.</w:t>
            </w:r>
            <w:r w:rsidR="003E29F3">
              <w:rPr>
                <w:rFonts w:ascii="Aptos" w:eastAsia="Aptos" w:hAnsi="Aptos" w:cs="Times New Roman"/>
                <w:sz w:val="22"/>
              </w:rPr>
              <w:t>45</w:t>
            </w:r>
            <w:r>
              <w:rPr>
                <w:rFonts w:ascii="Aptos" w:eastAsia="Aptos" w:hAnsi="Aptos" w:cs="Times New Roman"/>
                <w:sz w:val="22"/>
              </w:rPr>
              <w:t>)</w:t>
            </w:r>
          </w:p>
        </w:tc>
        <w:tc>
          <w:tcPr>
            <w:tcW w:w="1406" w:type="dxa"/>
            <w:vAlign w:val="center"/>
          </w:tcPr>
          <w:p w14:paraId="4A03B8BB" w14:textId="3B2A28E7" w:rsidR="005C2510"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w:t>
            </w:r>
            <w:r w:rsidR="000F15FD">
              <w:rPr>
                <w:rFonts w:ascii="Aptos" w:eastAsia="Aptos" w:hAnsi="Aptos" w:cs="Times New Roman"/>
                <w:sz w:val="22"/>
              </w:rPr>
              <w:t>27</w:t>
            </w:r>
          </w:p>
          <w:p w14:paraId="0BD2C8B6" w14:textId="5B700586" w:rsidR="005C2510" w:rsidRPr="00392761"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w:t>
            </w:r>
            <w:r w:rsidR="00C60464">
              <w:rPr>
                <w:rFonts w:ascii="Aptos" w:eastAsia="Aptos" w:hAnsi="Aptos" w:cs="Times New Roman"/>
                <w:sz w:val="22"/>
              </w:rPr>
              <w:t>19</w:t>
            </w:r>
            <w:r>
              <w:rPr>
                <w:rFonts w:ascii="Aptos" w:eastAsia="Aptos" w:hAnsi="Aptos" w:cs="Times New Roman"/>
                <w:sz w:val="22"/>
              </w:rPr>
              <w:t>)</w:t>
            </w:r>
          </w:p>
        </w:tc>
        <w:tc>
          <w:tcPr>
            <w:tcW w:w="1414" w:type="dxa"/>
            <w:vAlign w:val="center"/>
          </w:tcPr>
          <w:p w14:paraId="306A9B60" w14:textId="7390DD30" w:rsidR="005C2510"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0.9</w:t>
            </w:r>
            <w:r w:rsidR="00BD4ADC">
              <w:rPr>
                <w:rFonts w:ascii="Aptos" w:eastAsia="Aptos" w:hAnsi="Aptos" w:cs="Times New Roman"/>
                <w:sz w:val="22"/>
              </w:rPr>
              <w:t>6</w:t>
            </w:r>
            <w:r w:rsidRPr="00B0775A">
              <w:rPr>
                <w:rFonts w:ascii="Aptos" w:eastAsia="Aptos" w:hAnsi="Aptos" w:cs="Times New Roman"/>
                <w:sz w:val="20"/>
                <w:szCs w:val="20"/>
              </w:rPr>
              <w:t>***</w:t>
            </w:r>
          </w:p>
          <w:p w14:paraId="04D780A1" w14:textId="17826FC7" w:rsidR="005C2510" w:rsidRPr="00392761"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w:t>
            </w:r>
            <w:r w:rsidR="00BD4ADC">
              <w:rPr>
                <w:rFonts w:ascii="Aptos" w:eastAsia="Aptos" w:hAnsi="Aptos" w:cs="Times New Roman"/>
                <w:sz w:val="22"/>
              </w:rPr>
              <w:t>19</w:t>
            </w:r>
            <w:r>
              <w:rPr>
                <w:rFonts w:ascii="Aptos" w:eastAsia="Aptos" w:hAnsi="Aptos" w:cs="Times New Roman"/>
                <w:sz w:val="22"/>
              </w:rPr>
              <w:t>)</w:t>
            </w:r>
          </w:p>
        </w:tc>
      </w:tr>
      <w:tr w:rsidR="005C2510" w:rsidRPr="00392761" w14:paraId="68C528F9" w14:textId="77777777" w:rsidTr="00B45E7E">
        <w:trPr>
          <w:trHeight w:val="576"/>
        </w:trPr>
        <w:tc>
          <w:tcPr>
            <w:tcW w:w="2298" w:type="dxa"/>
            <w:vAlign w:val="center"/>
          </w:tcPr>
          <w:p w14:paraId="550B22BD" w14:textId="77777777" w:rsidR="005C2510" w:rsidRDefault="005C2510" w:rsidP="00B45E7E">
            <w:pPr>
              <w:spacing w:before="0" w:after="0" w:line="240" w:lineRule="auto"/>
              <w:rPr>
                <w:rFonts w:ascii="Aptos" w:eastAsia="Aptos" w:hAnsi="Aptos" w:cs="Times New Roman"/>
                <w:sz w:val="22"/>
              </w:rPr>
            </w:pPr>
            <w:r>
              <w:rPr>
                <w:rFonts w:ascii="Aptos" w:eastAsia="Aptos" w:hAnsi="Aptos" w:cs="Times New Roman"/>
                <w:sz w:val="22"/>
              </w:rPr>
              <w:t>Middle Vintage</w:t>
            </w:r>
          </w:p>
        </w:tc>
        <w:tc>
          <w:tcPr>
            <w:tcW w:w="1414" w:type="dxa"/>
            <w:vAlign w:val="center"/>
          </w:tcPr>
          <w:p w14:paraId="2740902B" w14:textId="21822824" w:rsidR="005C2510" w:rsidRDefault="00BE5DAC" w:rsidP="00B45E7E">
            <w:pPr>
              <w:spacing w:before="0" w:after="0" w:line="240" w:lineRule="auto"/>
              <w:jc w:val="center"/>
              <w:rPr>
                <w:rFonts w:ascii="Aptos" w:eastAsia="Aptos" w:hAnsi="Aptos" w:cs="Times New Roman"/>
                <w:sz w:val="22"/>
              </w:rPr>
            </w:pPr>
            <w:r>
              <w:rPr>
                <w:rFonts w:ascii="Aptos" w:eastAsia="Aptos" w:hAnsi="Aptos" w:cs="Times New Roman"/>
                <w:sz w:val="22"/>
              </w:rPr>
              <w:t>-</w:t>
            </w:r>
            <w:r w:rsidR="005C2510">
              <w:rPr>
                <w:rFonts w:ascii="Aptos" w:eastAsia="Aptos" w:hAnsi="Aptos" w:cs="Times New Roman"/>
                <w:sz w:val="22"/>
              </w:rPr>
              <w:t>0.02</w:t>
            </w:r>
            <w:r>
              <w:rPr>
                <w:rFonts w:ascii="Aptos" w:eastAsia="Aptos" w:hAnsi="Aptos" w:cs="Times New Roman"/>
                <w:sz w:val="22"/>
              </w:rPr>
              <w:t>16</w:t>
            </w:r>
          </w:p>
          <w:p w14:paraId="72E77D7C" w14:textId="0206EA28" w:rsidR="005C2510"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(0.1</w:t>
            </w:r>
            <w:r w:rsidR="00BE5DAC">
              <w:rPr>
                <w:rFonts w:ascii="Aptos" w:eastAsia="Aptos" w:hAnsi="Aptos" w:cs="Times New Roman"/>
                <w:sz w:val="22"/>
              </w:rPr>
              <w:t>4</w:t>
            </w:r>
            <w:r>
              <w:rPr>
                <w:rFonts w:ascii="Aptos" w:eastAsia="Aptos" w:hAnsi="Aptos" w:cs="Times New Roman"/>
                <w:sz w:val="22"/>
              </w:rPr>
              <w:t>)</w:t>
            </w:r>
          </w:p>
        </w:tc>
        <w:tc>
          <w:tcPr>
            <w:tcW w:w="1414" w:type="dxa"/>
            <w:vAlign w:val="center"/>
          </w:tcPr>
          <w:p w14:paraId="35C60345" w14:textId="77777777" w:rsidR="005C2510"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-0.09</w:t>
            </w:r>
          </w:p>
          <w:p w14:paraId="08784669" w14:textId="77777777" w:rsidR="005C2510"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(0.06)</w:t>
            </w:r>
          </w:p>
        </w:tc>
        <w:tc>
          <w:tcPr>
            <w:tcW w:w="1414" w:type="dxa"/>
            <w:vAlign w:val="center"/>
          </w:tcPr>
          <w:p w14:paraId="0931E38B" w14:textId="5E51B13C" w:rsidR="005C2510"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0.4</w:t>
            </w:r>
            <w:r w:rsidR="003E29F3">
              <w:rPr>
                <w:rFonts w:ascii="Aptos" w:eastAsia="Aptos" w:hAnsi="Aptos" w:cs="Times New Roman"/>
                <w:sz w:val="22"/>
              </w:rPr>
              <w:t>3</w:t>
            </w:r>
          </w:p>
          <w:p w14:paraId="59F30437" w14:textId="7F09272F" w:rsidR="005C2510"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(1.0</w:t>
            </w:r>
            <w:r w:rsidR="003E29F3">
              <w:rPr>
                <w:rFonts w:ascii="Aptos" w:eastAsia="Aptos" w:hAnsi="Aptos" w:cs="Times New Roman"/>
                <w:sz w:val="22"/>
              </w:rPr>
              <w:t>0</w:t>
            </w:r>
            <w:r>
              <w:rPr>
                <w:rFonts w:ascii="Aptos" w:eastAsia="Aptos" w:hAnsi="Aptos" w:cs="Times New Roman"/>
                <w:sz w:val="22"/>
              </w:rPr>
              <w:t>)</w:t>
            </w:r>
          </w:p>
        </w:tc>
        <w:tc>
          <w:tcPr>
            <w:tcW w:w="1406" w:type="dxa"/>
            <w:vAlign w:val="center"/>
          </w:tcPr>
          <w:p w14:paraId="5AF59F13" w14:textId="1D31257F" w:rsidR="005C2510"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0.0</w:t>
            </w:r>
            <w:r w:rsidR="00C60464">
              <w:rPr>
                <w:rFonts w:ascii="Aptos" w:eastAsia="Aptos" w:hAnsi="Aptos" w:cs="Times New Roman"/>
                <w:sz w:val="22"/>
              </w:rPr>
              <w:t>1</w:t>
            </w:r>
          </w:p>
          <w:p w14:paraId="1BE487BA" w14:textId="01783083" w:rsidR="005C2510"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(0.1</w:t>
            </w:r>
            <w:r w:rsidR="00C60464">
              <w:rPr>
                <w:rFonts w:ascii="Aptos" w:eastAsia="Aptos" w:hAnsi="Aptos" w:cs="Times New Roman"/>
                <w:sz w:val="22"/>
              </w:rPr>
              <w:t>3</w:t>
            </w:r>
            <w:r>
              <w:rPr>
                <w:rFonts w:ascii="Aptos" w:eastAsia="Aptos" w:hAnsi="Aptos" w:cs="Times New Roman"/>
                <w:sz w:val="22"/>
              </w:rPr>
              <w:t>)</w:t>
            </w:r>
          </w:p>
        </w:tc>
        <w:tc>
          <w:tcPr>
            <w:tcW w:w="1414" w:type="dxa"/>
            <w:vAlign w:val="center"/>
          </w:tcPr>
          <w:p w14:paraId="2937ACA9" w14:textId="7AE9CDFB" w:rsidR="005C2510"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w:t>
            </w:r>
            <w:r w:rsidR="00BD4ADC">
              <w:rPr>
                <w:rFonts w:ascii="Aptos" w:eastAsia="Aptos" w:hAnsi="Aptos" w:cs="Times New Roman"/>
                <w:sz w:val="22"/>
              </w:rPr>
              <w:t>48</w:t>
            </w:r>
            <w:r w:rsidRPr="00B0775A">
              <w:rPr>
                <w:rFonts w:ascii="Aptos" w:eastAsia="Aptos" w:hAnsi="Aptos" w:cs="Times New Roman"/>
                <w:sz w:val="20"/>
                <w:szCs w:val="20"/>
              </w:rPr>
              <w:t>***</w:t>
            </w:r>
          </w:p>
          <w:p w14:paraId="57E78AD0" w14:textId="768FFF75" w:rsidR="005C2510"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(0.1</w:t>
            </w:r>
            <w:r w:rsidR="00BD4ADC">
              <w:rPr>
                <w:rFonts w:ascii="Aptos" w:eastAsia="Aptos" w:hAnsi="Aptos" w:cs="Times New Roman"/>
                <w:sz w:val="22"/>
              </w:rPr>
              <w:t>2</w:t>
            </w:r>
            <w:r>
              <w:rPr>
                <w:rFonts w:ascii="Aptos" w:eastAsia="Aptos" w:hAnsi="Aptos" w:cs="Times New Roman"/>
                <w:sz w:val="22"/>
              </w:rPr>
              <w:t>)</w:t>
            </w:r>
          </w:p>
        </w:tc>
      </w:tr>
      <w:tr w:rsidR="005C2510" w:rsidRPr="00392761" w14:paraId="4F5FA5EB" w14:textId="77777777" w:rsidTr="00B45E7E">
        <w:trPr>
          <w:trHeight w:val="432"/>
        </w:trPr>
        <w:tc>
          <w:tcPr>
            <w:tcW w:w="2298" w:type="dxa"/>
            <w:tcBorders>
              <w:top w:val="single" w:sz="4" w:space="0" w:color="auto"/>
            </w:tcBorders>
            <w:vAlign w:val="center"/>
            <w:hideMark/>
          </w:tcPr>
          <w:p w14:paraId="63F48125" w14:textId="77777777" w:rsidR="005C2510" w:rsidRPr="00392761" w:rsidRDefault="00870E06" w:rsidP="00B45E7E">
            <w:pPr>
              <w:spacing w:before="0" w:after="0" w:line="240" w:lineRule="auto"/>
              <w:rPr>
                <w:rFonts w:ascii="Aptos" w:eastAsia="Aptos" w:hAnsi="Aptos" w:cs="Times New Roman"/>
                <w:sz w:val="22"/>
              </w:rPr>
            </w:pPr>
            <m:oMathPara>
              <m:oMath>
                <m:sSup>
                  <m:sSupPr>
                    <m:ctrlPr>
                      <w:rPr>
                        <w:rFonts w:ascii="Cambria Math" w:eastAsia="Aptos" w:hAnsi="Cambria Math" w:cs="Times New Roman"/>
                        <w:i/>
                        <w:noProof/>
                        <w:sz w:val="22"/>
                      </w:rPr>
                    </m:ctrlPr>
                  </m:sSupPr>
                  <m:e>
                    <m:r>
                      <w:rPr>
                        <w:rFonts w:ascii="Cambria Math" w:eastAsia="Aptos" w:hAnsi="Cambria Math" w:cs="Times New Roman"/>
                        <w:noProof/>
                        <w:sz w:val="22"/>
                      </w:rPr>
                      <m:t>R</m:t>
                    </m:r>
                  </m:e>
                  <m:sup>
                    <m:r>
                      <w:rPr>
                        <w:rFonts w:ascii="Cambria Math" w:eastAsia="Aptos" w:hAnsi="Cambria Math" w:cs="Times New Roman"/>
                        <w:noProof/>
                        <w:sz w:val="22"/>
                      </w:rPr>
                      <m:t>2</m:t>
                    </m:r>
                  </m:sup>
                </m:sSup>
                <m:r>
                  <w:rPr>
                    <w:rFonts w:ascii="Cambria Math" w:eastAsia="Aptos" w:hAnsi="Cambria Math" w:cs="Times New Roman"/>
                    <w:noProof/>
                    <w:sz w:val="22"/>
                  </w:rPr>
                  <m:t xml:space="preserve"> </m:t>
                </m:r>
              </m:oMath>
            </m:oMathPara>
          </w:p>
        </w:tc>
        <w:tc>
          <w:tcPr>
            <w:tcW w:w="1414" w:type="dxa"/>
            <w:tcBorders>
              <w:top w:val="single" w:sz="4" w:space="0" w:color="auto"/>
            </w:tcBorders>
            <w:vAlign w:val="center"/>
          </w:tcPr>
          <w:p w14:paraId="360B4547" w14:textId="0945AD80" w:rsidR="005C2510" w:rsidRPr="00392761"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w:t>
            </w:r>
            <w:r w:rsidR="00172C66">
              <w:rPr>
                <w:rFonts w:ascii="Aptos" w:eastAsia="Aptos" w:hAnsi="Aptos" w:cs="Times New Roman"/>
                <w:sz w:val="22"/>
              </w:rPr>
              <w:t>09</w:t>
            </w:r>
          </w:p>
        </w:tc>
        <w:tc>
          <w:tcPr>
            <w:tcW w:w="1414" w:type="dxa"/>
            <w:tcBorders>
              <w:top w:val="single" w:sz="4" w:space="0" w:color="auto"/>
            </w:tcBorders>
            <w:vAlign w:val="center"/>
          </w:tcPr>
          <w:p w14:paraId="696D90A7" w14:textId="511DC265" w:rsidR="005C2510" w:rsidRPr="00392761"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w:t>
            </w:r>
            <w:r w:rsidR="00397890">
              <w:rPr>
                <w:rFonts w:ascii="Aptos" w:eastAsia="Aptos" w:hAnsi="Aptos" w:cs="Times New Roman"/>
                <w:sz w:val="22"/>
              </w:rPr>
              <w:t>19</w:t>
            </w:r>
          </w:p>
        </w:tc>
        <w:tc>
          <w:tcPr>
            <w:tcW w:w="1414" w:type="dxa"/>
            <w:tcBorders>
              <w:top w:val="single" w:sz="4" w:space="0" w:color="auto"/>
            </w:tcBorders>
            <w:vAlign w:val="center"/>
          </w:tcPr>
          <w:p w14:paraId="2B534B08" w14:textId="7DB76DAF" w:rsidR="005C2510" w:rsidRPr="00392761"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0.0</w:t>
            </w:r>
            <w:r w:rsidR="003E29F3">
              <w:rPr>
                <w:rFonts w:ascii="Aptos" w:eastAsia="Aptos" w:hAnsi="Aptos" w:cs="Times New Roman"/>
                <w:sz w:val="22"/>
              </w:rPr>
              <w:t>5</w:t>
            </w:r>
          </w:p>
        </w:tc>
        <w:tc>
          <w:tcPr>
            <w:tcW w:w="1406" w:type="dxa"/>
            <w:tcBorders>
              <w:top w:val="single" w:sz="4" w:space="0" w:color="auto"/>
            </w:tcBorders>
            <w:vAlign w:val="center"/>
          </w:tcPr>
          <w:p w14:paraId="35724F1E" w14:textId="00F7E058" w:rsidR="005C2510" w:rsidRPr="00392761"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0.2</w:t>
            </w:r>
            <w:r w:rsidR="00C60464">
              <w:rPr>
                <w:rFonts w:ascii="Aptos" w:eastAsia="Aptos" w:hAnsi="Aptos" w:cs="Times New Roman"/>
                <w:sz w:val="22"/>
              </w:rPr>
              <w:t>3</w:t>
            </w:r>
          </w:p>
        </w:tc>
        <w:tc>
          <w:tcPr>
            <w:tcW w:w="1414" w:type="dxa"/>
            <w:tcBorders>
              <w:top w:val="single" w:sz="4" w:space="0" w:color="auto"/>
            </w:tcBorders>
            <w:vAlign w:val="center"/>
          </w:tcPr>
          <w:p w14:paraId="7D520A3C" w14:textId="4066368F" w:rsidR="005C2510" w:rsidRPr="00392761"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w:t>
            </w:r>
            <w:r w:rsidR="00BD4ADC">
              <w:rPr>
                <w:rFonts w:ascii="Aptos" w:eastAsia="Aptos" w:hAnsi="Aptos" w:cs="Times New Roman"/>
                <w:sz w:val="22"/>
              </w:rPr>
              <w:t>38</w:t>
            </w:r>
          </w:p>
        </w:tc>
      </w:tr>
      <w:tr w:rsidR="005C2510" w:rsidRPr="00392761" w14:paraId="7F2B0A82" w14:textId="77777777" w:rsidTr="00B45E7E">
        <w:trPr>
          <w:trHeight w:val="432"/>
        </w:trPr>
        <w:tc>
          <w:tcPr>
            <w:tcW w:w="2298" w:type="dxa"/>
            <w:vAlign w:val="center"/>
          </w:tcPr>
          <w:p w14:paraId="236D079B" w14:textId="77777777" w:rsidR="005C2510" w:rsidRPr="00392761" w:rsidRDefault="00870E06" w:rsidP="00B45E7E">
            <w:pPr>
              <w:spacing w:before="0" w:after="0" w:line="240" w:lineRule="auto"/>
              <w:rPr>
                <w:rFonts w:ascii="Aptos" w:eastAsia="Aptos" w:hAnsi="Aptos" w:cs="Times New Roman"/>
                <w:sz w:val="22"/>
              </w:rPr>
            </w:pPr>
            <m:oMathPara>
              <m:oMath>
                <m:sSup>
                  <m:sSupPr>
                    <m:ctrlPr>
                      <w:rPr>
                        <w:rFonts w:ascii="Cambria Math" w:eastAsia="Aptos" w:hAnsi="Cambria Math" w:cs="Times New Roman"/>
                        <w:iCs/>
                        <w:noProof/>
                        <w:sz w:val="22"/>
                      </w:rPr>
                    </m:ctrlPr>
                  </m:sSupPr>
                  <m:e>
                    <m:acc>
                      <m:accPr>
                        <m:chr m:val="̅"/>
                        <m:ctrlPr>
                          <w:rPr>
                            <w:rFonts w:ascii="Cambria Math" w:eastAsia="Aptos" w:hAnsi="Cambria Math" w:cs="Times New Roman"/>
                            <w:iCs/>
                            <w:noProof/>
                            <w:sz w:val="22"/>
                          </w:rPr>
                        </m:ctrlPr>
                      </m:accPr>
                      <m:e>
                        <m:r>
                          <w:rPr>
                            <w:rFonts w:ascii="Cambria Math" w:eastAsia="Aptos" w:hAnsi="Cambria Math" w:cs="Times New Roman"/>
                            <w:noProof/>
                            <w:sz w:val="22"/>
                          </w:rPr>
                          <m:t>R</m:t>
                        </m:r>
                        <m:ctrlPr>
                          <w:rPr>
                            <w:rFonts w:ascii="Cambria Math" w:eastAsia="Aptos" w:hAnsi="Cambria Math" w:cs="Times New Roman"/>
                            <w:i/>
                            <w:noProof/>
                            <w:sz w:val="22"/>
                          </w:rPr>
                        </m:ctrlPr>
                      </m:e>
                    </m:acc>
                  </m:e>
                  <m:sup>
                    <m:r>
                      <m:rPr>
                        <m:sty m:val="p"/>
                      </m:rPr>
                      <w:rPr>
                        <w:rFonts w:ascii="Cambria Math" w:eastAsia="Aptos" w:hAnsi="Cambria Math" w:cs="Times New Roman"/>
                        <w:noProof/>
                        <w:sz w:val="22"/>
                      </w:rPr>
                      <m:t>2</m:t>
                    </m:r>
                  </m:sup>
                </m:sSup>
              </m:oMath>
            </m:oMathPara>
          </w:p>
        </w:tc>
        <w:tc>
          <w:tcPr>
            <w:tcW w:w="1414" w:type="dxa"/>
            <w:vAlign w:val="center"/>
          </w:tcPr>
          <w:p w14:paraId="28C999FB" w14:textId="2C47D455" w:rsidR="005C2510" w:rsidRPr="00392761"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w:t>
            </w:r>
            <w:r w:rsidR="00172C66">
              <w:rPr>
                <w:rFonts w:ascii="Aptos" w:eastAsia="Aptos" w:hAnsi="Aptos" w:cs="Times New Roman"/>
                <w:sz w:val="22"/>
              </w:rPr>
              <w:t>06</w:t>
            </w:r>
          </w:p>
        </w:tc>
        <w:tc>
          <w:tcPr>
            <w:tcW w:w="1414" w:type="dxa"/>
            <w:vAlign w:val="center"/>
          </w:tcPr>
          <w:p w14:paraId="5924EF66" w14:textId="5AA991A6" w:rsidR="005C2510" w:rsidRPr="00392761"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0.1</w:t>
            </w:r>
            <w:r w:rsidR="00397890">
              <w:rPr>
                <w:rFonts w:ascii="Aptos" w:eastAsia="Aptos" w:hAnsi="Aptos" w:cs="Times New Roman"/>
                <w:sz w:val="22"/>
              </w:rPr>
              <w:t>6</w:t>
            </w:r>
          </w:p>
        </w:tc>
        <w:tc>
          <w:tcPr>
            <w:tcW w:w="1414" w:type="dxa"/>
            <w:vAlign w:val="center"/>
          </w:tcPr>
          <w:p w14:paraId="79010540" w14:textId="3645862A" w:rsidR="005C2510" w:rsidRPr="00392761"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0.0</w:t>
            </w:r>
            <w:r w:rsidR="003E29F3">
              <w:rPr>
                <w:rFonts w:ascii="Aptos" w:eastAsia="Aptos" w:hAnsi="Aptos" w:cs="Times New Roman"/>
                <w:sz w:val="22"/>
              </w:rPr>
              <w:t>1</w:t>
            </w:r>
          </w:p>
        </w:tc>
        <w:tc>
          <w:tcPr>
            <w:tcW w:w="1406" w:type="dxa"/>
            <w:vAlign w:val="center"/>
          </w:tcPr>
          <w:p w14:paraId="3733695A" w14:textId="2438D293" w:rsidR="005C2510" w:rsidRPr="00392761"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w:t>
            </w:r>
            <w:r w:rsidR="00C60464">
              <w:rPr>
                <w:rFonts w:ascii="Aptos" w:eastAsia="Aptos" w:hAnsi="Aptos" w:cs="Times New Roman"/>
                <w:sz w:val="22"/>
              </w:rPr>
              <w:t>20</w:t>
            </w:r>
          </w:p>
        </w:tc>
        <w:tc>
          <w:tcPr>
            <w:tcW w:w="1414" w:type="dxa"/>
            <w:vAlign w:val="center"/>
          </w:tcPr>
          <w:p w14:paraId="4A5D7A56" w14:textId="32F318A9" w:rsidR="005C2510" w:rsidRPr="00392761"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0.</w:t>
            </w:r>
            <w:r w:rsidR="008F0A0E">
              <w:rPr>
                <w:rFonts w:ascii="Aptos" w:eastAsia="Aptos" w:hAnsi="Aptos" w:cs="Times New Roman"/>
                <w:sz w:val="22"/>
              </w:rPr>
              <w:t>3</w:t>
            </w:r>
            <w:r>
              <w:rPr>
                <w:rFonts w:ascii="Aptos" w:eastAsia="Aptos" w:hAnsi="Aptos" w:cs="Times New Roman"/>
                <w:sz w:val="22"/>
              </w:rPr>
              <w:t>6</w:t>
            </w:r>
          </w:p>
        </w:tc>
      </w:tr>
      <w:tr w:rsidR="005C2510" w:rsidRPr="00392761" w14:paraId="5F49F3B9" w14:textId="77777777" w:rsidTr="00B45E7E">
        <w:trPr>
          <w:trHeight w:val="432"/>
        </w:trPr>
        <w:tc>
          <w:tcPr>
            <w:tcW w:w="2298" w:type="dxa"/>
            <w:vAlign w:val="center"/>
          </w:tcPr>
          <w:p w14:paraId="313F1231" w14:textId="77777777" w:rsidR="005C2510" w:rsidRPr="00392761" w:rsidRDefault="00870E06" w:rsidP="00B45E7E">
            <w:pPr>
              <w:spacing w:before="0" w:after="0" w:line="240" w:lineRule="auto"/>
              <w:rPr>
                <w:rFonts w:ascii="Aptos" w:eastAsia="Calibri" w:hAnsi="Aptos" w:cs="Times New Roman"/>
                <w:iCs/>
                <w:noProof/>
                <w:sz w:val="22"/>
              </w:rPr>
            </w:pPr>
            <m:oMathPara>
              <m:oMath>
                <m:sSubSup>
                  <m:sSubSupPr>
                    <m:ctrlPr>
                      <w:rPr>
                        <w:rFonts w:ascii="Cambria Math" w:eastAsia="Aptos" w:hAnsi="Cambria Math" w:cs="Times New Roman"/>
                        <w:i/>
                        <w:noProof/>
                        <w:sz w:val="22"/>
                      </w:rPr>
                    </m:ctrlPr>
                  </m:sSubSupPr>
                  <m:e>
                    <m:r>
                      <w:rPr>
                        <w:rFonts w:ascii="Cambria Math" w:eastAsia="Aptos" w:hAnsi="Cambria Math" w:cs="Times New Roman"/>
                        <w:noProof/>
                        <w:sz w:val="22"/>
                      </w:rPr>
                      <m:t>R</m:t>
                    </m:r>
                  </m:e>
                  <m:sub>
                    <m:r>
                      <w:rPr>
                        <w:rFonts w:ascii="Cambria Math" w:eastAsia="Aptos" w:hAnsi="Cambria Math" w:cs="Times New Roman"/>
                        <w:noProof/>
                        <w:sz w:val="22"/>
                      </w:rPr>
                      <m:t>w</m:t>
                    </m:r>
                  </m:sub>
                  <m:sup>
                    <m:r>
                      <w:rPr>
                        <w:rFonts w:ascii="Cambria Math" w:eastAsia="Aptos" w:hAnsi="Cambria Math" w:cs="Times New Roman"/>
                        <w:noProof/>
                        <w:sz w:val="22"/>
                      </w:rPr>
                      <m:t>2</m:t>
                    </m:r>
                  </m:sup>
                </m:sSubSup>
              </m:oMath>
            </m:oMathPara>
          </w:p>
        </w:tc>
        <w:tc>
          <w:tcPr>
            <w:tcW w:w="1414" w:type="dxa"/>
            <w:vAlign w:val="center"/>
          </w:tcPr>
          <w:p w14:paraId="5BA9AA1B" w14:textId="3305DB45" w:rsidR="005C2510" w:rsidRPr="00392761" w:rsidRDefault="005C2510" w:rsidP="00B45E7E">
            <w:pPr>
              <w:spacing w:before="0" w:after="0" w:line="240" w:lineRule="auto"/>
              <w:jc w:val="center"/>
              <w:rPr>
                <w:rFonts w:ascii="Aptos" w:eastAsia="Aptos" w:hAnsi="Aptos" w:cs="Times New Roman"/>
                <w:sz w:val="22"/>
              </w:rPr>
            </w:pPr>
            <w:r w:rsidRPr="00392761">
              <w:rPr>
                <w:rFonts w:ascii="Aptos" w:eastAsia="Aptos" w:hAnsi="Aptos" w:cs="Times New Roman"/>
                <w:sz w:val="22"/>
              </w:rPr>
              <w:t>0.</w:t>
            </w:r>
            <w:r w:rsidR="00172C66">
              <w:rPr>
                <w:rFonts w:ascii="Aptos" w:eastAsia="Aptos" w:hAnsi="Aptos" w:cs="Times New Roman"/>
                <w:sz w:val="22"/>
              </w:rPr>
              <w:t>18</w:t>
            </w:r>
          </w:p>
        </w:tc>
        <w:tc>
          <w:tcPr>
            <w:tcW w:w="1414" w:type="dxa"/>
            <w:vAlign w:val="center"/>
          </w:tcPr>
          <w:p w14:paraId="16EFB284" w14:textId="02B9B1AC" w:rsidR="005C2510" w:rsidRPr="00392761" w:rsidRDefault="005C2510" w:rsidP="00B45E7E">
            <w:pPr>
              <w:spacing w:before="0" w:after="0" w:line="240" w:lineRule="auto"/>
              <w:jc w:val="center"/>
              <w:rPr>
                <w:rFonts w:ascii="Aptos" w:eastAsia="Aptos" w:hAnsi="Aptos" w:cs="Times New Roman"/>
                <w:sz w:val="22"/>
              </w:rPr>
            </w:pPr>
            <w:r w:rsidRPr="00392761">
              <w:rPr>
                <w:rFonts w:ascii="Aptos" w:eastAsia="Aptos" w:hAnsi="Aptos" w:cs="Times New Roman"/>
                <w:sz w:val="22"/>
              </w:rPr>
              <w:t>0.</w:t>
            </w:r>
            <w:r>
              <w:rPr>
                <w:rFonts w:ascii="Aptos" w:eastAsia="Aptos" w:hAnsi="Aptos" w:cs="Times New Roman"/>
                <w:sz w:val="22"/>
              </w:rPr>
              <w:t>3</w:t>
            </w:r>
            <w:r w:rsidR="001917B5">
              <w:rPr>
                <w:rFonts w:ascii="Aptos" w:eastAsia="Aptos" w:hAnsi="Aptos" w:cs="Times New Roman"/>
                <w:sz w:val="22"/>
              </w:rPr>
              <w:t>4</w:t>
            </w:r>
          </w:p>
        </w:tc>
        <w:tc>
          <w:tcPr>
            <w:tcW w:w="1414" w:type="dxa"/>
            <w:vAlign w:val="center"/>
          </w:tcPr>
          <w:p w14:paraId="04A02A3A" w14:textId="28E1D187" w:rsidR="005C2510" w:rsidRPr="00392761" w:rsidRDefault="005C2510" w:rsidP="00B45E7E">
            <w:pPr>
              <w:spacing w:before="0" w:after="0" w:line="240" w:lineRule="auto"/>
              <w:jc w:val="center"/>
              <w:rPr>
                <w:rFonts w:ascii="Aptos" w:eastAsia="Aptos" w:hAnsi="Aptos" w:cs="Times New Roman"/>
                <w:sz w:val="22"/>
              </w:rPr>
            </w:pPr>
            <w:r w:rsidRPr="00392761">
              <w:rPr>
                <w:rFonts w:ascii="Aptos" w:eastAsia="Aptos" w:hAnsi="Aptos" w:cs="Times New Roman"/>
                <w:sz w:val="22"/>
              </w:rPr>
              <w:t>0.</w:t>
            </w:r>
            <w:r w:rsidR="00E44C4D">
              <w:rPr>
                <w:rFonts w:ascii="Aptos" w:eastAsia="Aptos" w:hAnsi="Aptos" w:cs="Times New Roman"/>
                <w:sz w:val="22"/>
              </w:rPr>
              <w:t>12</w:t>
            </w:r>
          </w:p>
        </w:tc>
        <w:tc>
          <w:tcPr>
            <w:tcW w:w="1406" w:type="dxa"/>
            <w:vAlign w:val="center"/>
          </w:tcPr>
          <w:p w14:paraId="0F80B65C" w14:textId="77777777" w:rsidR="005C2510" w:rsidRPr="00392761"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w:t>
            </w:r>
          </w:p>
        </w:tc>
        <w:tc>
          <w:tcPr>
            <w:tcW w:w="1414" w:type="dxa"/>
            <w:vAlign w:val="center"/>
          </w:tcPr>
          <w:p w14:paraId="57E09F3E" w14:textId="77777777" w:rsidR="005C2510" w:rsidRPr="00392761"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w:t>
            </w:r>
          </w:p>
        </w:tc>
      </w:tr>
      <w:tr w:rsidR="005C2510" w:rsidRPr="00392761" w14:paraId="6E004F58" w14:textId="77777777" w:rsidTr="00B45E7E">
        <w:trPr>
          <w:trHeight w:val="432"/>
        </w:trPr>
        <w:tc>
          <w:tcPr>
            <w:tcW w:w="2298" w:type="dxa"/>
            <w:vAlign w:val="center"/>
          </w:tcPr>
          <w:p w14:paraId="3317F71F" w14:textId="77777777" w:rsidR="005C2510" w:rsidRPr="00392761" w:rsidRDefault="005C2510" w:rsidP="00B45E7E">
            <w:pPr>
              <w:spacing w:before="0" w:after="0" w:line="240" w:lineRule="auto"/>
              <w:jc w:val="center"/>
              <w:rPr>
                <w:rFonts w:ascii="Aptos" w:eastAsia="Calibri" w:hAnsi="Aptos" w:cs="Times New Roman"/>
                <w:noProof/>
                <w:sz w:val="22"/>
              </w:rPr>
            </w:pPr>
            <w:r w:rsidRPr="00392761">
              <w:rPr>
                <w:rFonts w:ascii="Aptos" w:eastAsia="Calibri" w:hAnsi="Aptos" w:cs="Times New Roman"/>
                <w:noProof/>
                <w:sz w:val="22"/>
              </w:rPr>
              <w:t>S.E.</w:t>
            </w:r>
            <w:r>
              <w:rPr>
                <w:rFonts w:ascii="Aptos" w:eastAsia="Calibri" w:hAnsi="Aptos" w:cs="Times New Roman"/>
                <w:noProof/>
                <w:sz w:val="22"/>
              </w:rPr>
              <w:t>E.</w:t>
            </w:r>
          </w:p>
        </w:tc>
        <w:tc>
          <w:tcPr>
            <w:tcW w:w="1414" w:type="dxa"/>
            <w:vAlign w:val="center"/>
          </w:tcPr>
          <w:p w14:paraId="39701DDA" w14:textId="7A2FEACE" w:rsidR="005C2510" w:rsidRPr="00392761" w:rsidRDefault="005C2510" w:rsidP="00B45E7E">
            <w:pPr>
              <w:spacing w:before="0" w:after="0" w:line="240" w:lineRule="auto"/>
              <w:jc w:val="center"/>
              <w:rPr>
                <w:rFonts w:ascii="Aptos" w:eastAsia="Aptos" w:hAnsi="Aptos" w:cs="Times New Roman"/>
                <w:sz w:val="22"/>
              </w:rPr>
            </w:pPr>
            <w:r w:rsidRPr="00392761">
              <w:rPr>
                <w:rFonts w:ascii="Aptos" w:eastAsia="Aptos" w:hAnsi="Aptos" w:cs="Times New Roman"/>
                <w:sz w:val="22"/>
              </w:rPr>
              <w:t>1.</w:t>
            </w:r>
            <w:r w:rsidR="00AB20F5">
              <w:rPr>
                <w:rFonts w:ascii="Aptos" w:eastAsia="Aptos" w:hAnsi="Aptos" w:cs="Times New Roman"/>
                <w:sz w:val="22"/>
              </w:rPr>
              <w:t>90</w:t>
            </w:r>
          </w:p>
        </w:tc>
        <w:tc>
          <w:tcPr>
            <w:tcW w:w="1414" w:type="dxa"/>
            <w:vAlign w:val="center"/>
          </w:tcPr>
          <w:p w14:paraId="1D3619E0" w14:textId="1B4FCB9C" w:rsidR="005C2510" w:rsidRPr="00392761" w:rsidRDefault="005C2510" w:rsidP="00B45E7E">
            <w:pPr>
              <w:spacing w:before="0" w:after="0" w:line="240" w:lineRule="auto"/>
              <w:jc w:val="center"/>
              <w:rPr>
                <w:rFonts w:ascii="Aptos" w:eastAsia="Aptos" w:hAnsi="Aptos" w:cs="Times New Roman"/>
                <w:sz w:val="22"/>
              </w:rPr>
            </w:pPr>
            <w:r w:rsidRPr="00392761">
              <w:rPr>
                <w:rFonts w:ascii="Aptos" w:eastAsia="Aptos" w:hAnsi="Aptos" w:cs="Times New Roman"/>
                <w:sz w:val="22"/>
              </w:rPr>
              <w:t>1.4</w:t>
            </w:r>
            <w:r w:rsidR="001917B5">
              <w:rPr>
                <w:rFonts w:ascii="Aptos" w:eastAsia="Aptos" w:hAnsi="Aptos" w:cs="Times New Roman"/>
                <w:sz w:val="22"/>
              </w:rPr>
              <w:t>5</w:t>
            </w:r>
          </w:p>
        </w:tc>
        <w:tc>
          <w:tcPr>
            <w:tcW w:w="1414" w:type="dxa"/>
            <w:vAlign w:val="center"/>
          </w:tcPr>
          <w:p w14:paraId="3F8B6C82" w14:textId="5F42F35D" w:rsidR="005C2510" w:rsidRPr="00392761" w:rsidRDefault="00E44C4D" w:rsidP="00B45E7E">
            <w:pPr>
              <w:spacing w:before="0" w:after="0" w:line="240" w:lineRule="auto"/>
              <w:jc w:val="center"/>
              <w:rPr>
                <w:rFonts w:ascii="Aptos" w:eastAsia="Aptos" w:hAnsi="Aptos" w:cs="Times New Roman"/>
                <w:sz w:val="22"/>
              </w:rPr>
            </w:pPr>
            <w:r>
              <w:rPr>
                <w:rFonts w:ascii="Aptos" w:eastAsia="Aptos" w:hAnsi="Aptos" w:cs="Times New Roman"/>
                <w:sz w:val="22"/>
              </w:rPr>
              <w:t>48</w:t>
            </w:r>
            <w:r w:rsidR="005C2510">
              <w:rPr>
                <w:rFonts w:ascii="Aptos" w:eastAsia="Aptos" w:hAnsi="Aptos" w:cs="Times New Roman"/>
                <w:sz w:val="22"/>
              </w:rPr>
              <w:t>.0</w:t>
            </w:r>
          </w:p>
        </w:tc>
        <w:tc>
          <w:tcPr>
            <w:tcW w:w="1406" w:type="dxa"/>
            <w:vAlign w:val="center"/>
          </w:tcPr>
          <w:p w14:paraId="62CE91AA" w14:textId="267F32DE" w:rsidR="005C2510" w:rsidRPr="00392761"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2.</w:t>
            </w:r>
            <w:r w:rsidR="00E24AB4">
              <w:rPr>
                <w:rFonts w:ascii="Aptos" w:eastAsia="Aptos" w:hAnsi="Aptos" w:cs="Times New Roman"/>
                <w:sz w:val="22"/>
              </w:rPr>
              <w:t>02</w:t>
            </w:r>
          </w:p>
        </w:tc>
        <w:tc>
          <w:tcPr>
            <w:tcW w:w="1414" w:type="dxa"/>
            <w:vAlign w:val="center"/>
          </w:tcPr>
          <w:p w14:paraId="29B709D1" w14:textId="78CF40B1" w:rsidR="005C2510" w:rsidRPr="00392761" w:rsidRDefault="005C2510" w:rsidP="00B45E7E">
            <w:pPr>
              <w:spacing w:before="0" w:after="0" w:line="240" w:lineRule="auto"/>
              <w:jc w:val="center"/>
              <w:rPr>
                <w:rFonts w:ascii="Aptos" w:eastAsia="Aptos" w:hAnsi="Aptos" w:cs="Times New Roman"/>
                <w:sz w:val="22"/>
              </w:rPr>
            </w:pPr>
            <w:r>
              <w:rPr>
                <w:rFonts w:ascii="Aptos" w:eastAsia="Aptos" w:hAnsi="Aptos" w:cs="Times New Roman"/>
                <w:sz w:val="22"/>
              </w:rPr>
              <w:t>2.</w:t>
            </w:r>
            <w:r w:rsidR="008F0A0E">
              <w:rPr>
                <w:rFonts w:ascii="Aptos" w:eastAsia="Aptos" w:hAnsi="Aptos" w:cs="Times New Roman"/>
                <w:sz w:val="22"/>
              </w:rPr>
              <w:t>62</w:t>
            </w:r>
          </w:p>
        </w:tc>
      </w:tr>
      <w:tr w:rsidR="005C2510" w:rsidRPr="00392761" w14:paraId="0376A5C9" w14:textId="77777777" w:rsidTr="00B45E7E">
        <w:trPr>
          <w:trHeight w:val="432"/>
        </w:trPr>
        <w:tc>
          <w:tcPr>
            <w:tcW w:w="2298" w:type="dxa"/>
            <w:tcBorders>
              <w:bottom w:val="single" w:sz="4" w:space="0" w:color="auto"/>
            </w:tcBorders>
            <w:vAlign w:val="center"/>
            <w:hideMark/>
          </w:tcPr>
          <w:p w14:paraId="1CF0DA8F" w14:textId="77777777" w:rsidR="005C2510" w:rsidRPr="00392761" w:rsidRDefault="005C2510" w:rsidP="00B45E7E">
            <w:pPr>
              <w:spacing w:before="0" w:after="0" w:line="240" w:lineRule="auto"/>
              <w:rPr>
                <w:rFonts w:ascii="Aptos" w:eastAsia="Aptos" w:hAnsi="Aptos" w:cs="Times New Roman"/>
                <w:sz w:val="22"/>
              </w:rPr>
            </w:pPr>
            <m:oMathPara>
              <m:oMath>
                <m:r>
                  <w:rPr>
                    <w:rFonts w:ascii="Cambria Math" w:eastAsia="Aptos" w:hAnsi="Cambria Math" w:cs="Times New Roman"/>
                    <w:noProof/>
                    <w:sz w:val="22"/>
                  </w:rPr>
                  <m:t>N</m:t>
                </m:r>
              </m:oMath>
            </m:oMathPara>
          </w:p>
        </w:tc>
        <w:tc>
          <w:tcPr>
            <w:tcW w:w="1414" w:type="dxa"/>
            <w:vAlign w:val="center"/>
          </w:tcPr>
          <w:p w14:paraId="5EFD4F87" w14:textId="41F1C288" w:rsidR="005C2510" w:rsidRPr="00392761" w:rsidRDefault="00AB20F5" w:rsidP="00B45E7E">
            <w:pPr>
              <w:spacing w:before="0" w:after="0" w:line="240" w:lineRule="auto"/>
              <w:jc w:val="center"/>
              <w:rPr>
                <w:rFonts w:ascii="Aptos" w:eastAsia="Aptos" w:hAnsi="Aptos" w:cs="Times New Roman"/>
                <w:sz w:val="22"/>
              </w:rPr>
            </w:pPr>
            <w:r>
              <w:rPr>
                <w:rFonts w:ascii="Aptos" w:eastAsia="Aptos" w:hAnsi="Aptos" w:cs="Times New Roman"/>
                <w:sz w:val="22"/>
              </w:rPr>
              <w:t>217</w:t>
            </w:r>
          </w:p>
        </w:tc>
        <w:tc>
          <w:tcPr>
            <w:tcW w:w="1414" w:type="dxa"/>
            <w:vAlign w:val="center"/>
          </w:tcPr>
          <w:p w14:paraId="36E0D4FF" w14:textId="72C0BB89" w:rsidR="005C2510" w:rsidRPr="00392761" w:rsidRDefault="001917B5" w:rsidP="00B45E7E">
            <w:pPr>
              <w:spacing w:before="0" w:after="0" w:line="240" w:lineRule="auto"/>
              <w:jc w:val="center"/>
              <w:rPr>
                <w:rFonts w:ascii="Aptos" w:eastAsia="Aptos" w:hAnsi="Aptos" w:cs="Times New Roman"/>
                <w:sz w:val="22"/>
              </w:rPr>
            </w:pPr>
            <w:r>
              <w:rPr>
                <w:rFonts w:ascii="Aptos" w:eastAsia="Aptos" w:hAnsi="Aptos" w:cs="Times New Roman"/>
                <w:sz w:val="22"/>
              </w:rPr>
              <w:t>217</w:t>
            </w:r>
          </w:p>
        </w:tc>
        <w:tc>
          <w:tcPr>
            <w:tcW w:w="1414" w:type="dxa"/>
            <w:vAlign w:val="center"/>
          </w:tcPr>
          <w:p w14:paraId="6A580424" w14:textId="590E1D4E" w:rsidR="005C2510" w:rsidRPr="00392761" w:rsidRDefault="00E44C4D" w:rsidP="00B45E7E">
            <w:pPr>
              <w:spacing w:before="0" w:after="0" w:line="240" w:lineRule="auto"/>
              <w:jc w:val="center"/>
              <w:rPr>
                <w:rFonts w:ascii="Aptos" w:eastAsia="Aptos" w:hAnsi="Aptos" w:cs="Times New Roman"/>
                <w:sz w:val="22"/>
              </w:rPr>
            </w:pPr>
            <w:r>
              <w:rPr>
                <w:rFonts w:ascii="Aptos" w:eastAsia="Aptos" w:hAnsi="Aptos" w:cs="Times New Roman"/>
                <w:sz w:val="22"/>
              </w:rPr>
              <w:t>192</w:t>
            </w:r>
          </w:p>
        </w:tc>
        <w:tc>
          <w:tcPr>
            <w:tcW w:w="1406" w:type="dxa"/>
            <w:vAlign w:val="center"/>
          </w:tcPr>
          <w:p w14:paraId="4DA3BA2F" w14:textId="0D870E9C" w:rsidR="005C2510" w:rsidRPr="00392761" w:rsidRDefault="00E24AB4" w:rsidP="00B45E7E">
            <w:pPr>
              <w:spacing w:before="0" w:after="0" w:line="240" w:lineRule="auto"/>
              <w:jc w:val="center"/>
              <w:rPr>
                <w:rFonts w:ascii="Aptos" w:eastAsia="Aptos" w:hAnsi="Aptos" w:cs="Times New Roman"/>
                <w:sz w:val="22"/>
              </w:rPr>
            </w:pPr>
            <w:r>
              <w:rPr>
                <w:rFonts w:ascii="Aptos" w:eastAsia="Aptos" w:hAnsi="Aptos" w:cs="Times New Roman"/>
                <w:sz w:val="22"/>
              </w:rPr>
              <w:t>217</w:t>
            </w:r>
          </w:p>
        </w:tc>
        <w:tc>
          <w:tcPr>
            <w:tcW w:w="1414" w:type="dxa"/>
            <w:vAlign w:val="center"/>
          </w:tcPr>
          <w:p w14:paraId="1D2A8680" w14:textId="11481EE9" w:rsidR="005C2510" w:rsidRPr="00392761" w:rsidRDefault="008F0A0E" w:rsidP="00B45E7E">
            <w:pPr>
              <w:spacing w:before="0" w:after="0" w:line="240" w:lineRule="auto"/>
              <w:jc w:val="center"/>
              <w:rPr>
                <w:rFonts w:ascii="Aptos" w:eastAsia="Aptos" w:hAnsi="Aptos" w:cs="Times New Roman"/>
                <w:sz w:val="22"/>
              </w:rPr>
            </w:pPr>
            <w:r>
              <w:rPr>
                <w:rFonts w:ascii="Aptos" w:eastAsia="Aptos" w:hAnsi="Aptos" w:cs="Times New Roman"/>
                <w:sz w:val="22"/>
              </w:rPr>
              <w:t>217</w:t>
            </w:r>
          </w:p>
        </w:tc>
      </w:tr>
      <w:tr w:rsidR="005C2510" w:rsidRPr="0063773D" w14:paraId="3DC78859" w14:textId="77777777" w:rsidTr="00B45E7E">
        <w:trPr>
          <w:trHeight w:val="432"/>
        </w:trPr>
        <w:tc>
          <w:tcPr>
            <w:tcW w:w="9360" w:type="dxa"/>
            <w:gridSpan w:val="6"/>
            <w:tcBorders>
              <w:top w:val="single" w:sz="4" w:space="0" w:color="auto"/>
              <w:bottom w:val="single" w:sz="4" w:space="0" w:color="auto"/>
            </w:tcBorders>
          </w:tcPr>
          <w:p w14:paraId="79C2B5DB" w14:textId="2A2B6253" w:rsidR="005C2510" w:rsidRPr="0063773D" w:rsidRDefault="005C2510" w:rsidP="00B45E7E">
            <w:pPr>
              <w:spacing w:before="0" w:after="0" w:line="240" w:lineRule="auto"/>
              <w:rPr>
                <w:rFonts w:ascii="Aptos" w:eastAsia="Aptos" w:hAnsi="Aptos" w:cs="Times New Roman"/>
                <w:sz w:val="20"/>
                <w:szCs w:val="20"/>
              </w:rPr>
            </w:pPr>
            <w:r w:rsidRPr="001D7714">
              <w:rPr>
                <w:rFonts w:ascii="Aptos" w:eastAsia="Aptos" w:hAnsi="Aptos" w:cs="Times New Roman"/>
                <w:sz w:val="20"/>
                <w:szCs w:val="20"/>
              </w:rPr>
              <w:t xml:space="preserve">Notes: † Robust </w:t>
            </w:r>
            <w:r>
              <w:rPr>
                <w:rFonts w:ascii="Aptos" w:eastAsia="Aptos" w:hAnsi="Aptos" w:cs="Times New Roman"/>
                <w:sz w:val="20"/>
                <w:szCs w:val="20"/>
              </w:rPr>
              <w:t xml:space="preserve">least squares.  Robust </w:t>
            </w:r>
            <w:r w:rsidRPr="001D7714">
              <w:rPr>
                <w:rFonts w:ascii="Aptos" w:eastAsia="Aptos" w:hAnsi="Aptos" w:cs="Times New Roman"/>
                <w:sz w:val="20"/>
                <w:szCs w:val="20"/>
              </w:rPr>
              <w:t xml:space="preserve">standard errors in parentheses. RLS settings: M-estimation, </w:t>
            </w:r>
            <w:proofErr w:type="spellStart"/>
            <w:r w:rsidRPr="001D7714">
              <w:rPr>
                <w:rFonts w:ascii="Aptos" w:eastAsia="Aptos" w:hAnsi="Aptos" w:cs="Times New Roman"/>
                <w:sz w:val="20"/>
                <w:szCs w:val="20"/>
              </w:rPr>
              <w:t>bisquare</w:t>
            </w:r>
            <w:proofErr w:type="spellEnd"/>
            <w:r w:rsidRPr="001D7714">
              <w:rPr>
                <w:rFonts w:ascii="Aptos" w:eastAsia="Aptos" w:hAnsi="Aptos" w:cs="Times New Roman"/>
                <w:sz w:val="20"/>
                <w:szCs w:val="20"/>
              </w:rPr>
              <w:t xml:space="preserve"> with tuning=4.685, </w:t>
            </w:r>
            <w:r>
              <w:rPr>
                <w:rFonts w:ascii="Aptos" w:eastAsia="Aptos" w:hAnsi="Aptos" w:cs="Times New Roman"/>
                <w:sz w:val="20"/>
                <w:szCs w:val="20"/>
              </w:rPr>
              <w:t>Huber</w:t>
            </w:r>
            <w:r w:rsidRPr="001D7714">
              <w:rPr>
                <w:rFonts w:ascii="Aptos" w:eastAsia="Aptos" w:hAnsi="Aptos" w:cs="Times New Roman"/>
                <w:sz w:val="20"/>
                <w:szCs w:val="20"/>
              </w:rPr>
              <w:t xml:space="preserve"> scaling. †† Negative binomial </w:t>
            </w:r>
            <w:r>
              <w:rPr>
                <w:rFonts w:ascii="Aptos" w:eastAsia="Aptos" w:hAnsi="Aptos" w:cs="Times New Roman"/>
                <w:sz w:val="20"/>
                <w:szCs w:val="20"/>
              </w:rPr>
              <w:t xml:space="preserve">QML </w:t>
            </w:r>
            <w:r w:rsidRPr="001D7714">
              <w:rPr>
                <w:rFonts w:ascii="Aptos" w:eastAsia="Aptos" w:hAnsi="Aptos" w:cs="Times New Roman"/>
                <w:sz w:val="20"/>
                <w:szCs w:val="20"/>
              </w:rPr>
              <w:t xml:space="preserve">regressions, </w:t>
            </w:r>
            <w:r>
              <w:rPr>
                <w:rFonts w:ascii="Aptos" w:eastAsia="Aptos" w:hAnsi="Aptos" w:cs="Times New Roman"/>
                <w:sz w:val="20"/>
                <w:szCs w:val="20"/>
              </w:rPr>
              <w:t xml:space="preserve">corrected for overdispersion where </w:t>
            </w:r>
            <w:proofErr w:type="gramStart"/>
            <w:r>
              <w:rPr>
                <w:rFonts w:ascii="Aptos" w:eastAsia="Aptos" w:hAnsi="Aptos" w:cs="Times New Roman"/>
                <w:sz w:val="20"/>
                <w:szCs w:val="20"/>
              </w:rPr>
              <w:t>appropriate</w:t>
            </w:r>
            <w:r w:rsidRPr="001D7714">
              <w:rPr>
                <w:rFonts w:ascii="Aptos" w:eastAsia="Aptos" w:hAnsi="Aptos" w:cs="Times New Roman"/>
                <w:sz w:val="20"/>
                <w:szCs w:val="20"/>
              </w:rPr>
              <w:t xml:space="preserve">, </w:t>
            </w:r>
            <w:r>
              <w:rPr>
                <w:rFonts w:ascii="Aptos" w:eastAsia="Aptos" w:hAnsi="Aptos" w:cs="Times New Roman"/>
                <w:sz w:val="20"/>
                <w:szCs w:val="20"/>
              </w:rPr>
              <w:t xml:space="preserve"> GLM</w:t>
            </w:r>
            <w:proofErr w:type="gramEnd"/>
            <w:r>
              <w:rPr>
                <w:rFonts w:ascii="Aptos" w:eastAsia="Aptos" w:hAnsi="Aptos" w:cs="Times New Roman"/>
                <w:sz w:val="20"/>
                <w:szCs w:val="20"/>
              </w:rPr>
              <w:t xml:space="preserve"> covariances.  Regressions include d</w:t>
            </w:r>
            <w:r w:rsidRPr="0048148A">
              <w:rPr>
                <w:rFonts w:ascii="Aptos" w:eastAsia="Aptos" w:hAnsi="Aptos" w:cs="Times New Roman"/>
                <w:sz w:val="20"/>
                <w:szCs w:val="20"/>
              </w:rPr>
              <w:t>ummy variables for policy rules and for estimated models</w:t>
            </w:r>
            <w:r>
              <w:rPr>
                <w:rFonts w:ascii="Aptos" w:eastAsia="Aptos" w:hAnsi="Aptos" w:cs="Times New Roman"/>
                <w:sz w:val="20"/>
                <w:szCs w:val="20"/>
              </w:rPr>
              <w:t xml:space="preserve"> as controls. ‘Early estimation’ is interacted with ‘estimated’, where </w:t>
            </w:r>
            <w:proofErr w:type="gramStart"/>
            <w:r>
              <w:rPr>
                <w:rFonts w:ascii="Aptos" w:eastAsia="Aptos" w:hAnsi="Aptos" w:cs="Times New Roman"/>
                <w:sz w:val="20"/>
                <w:szCs w:val="20"/>
              </w:rPr>
              <w:t xml:space="preserve">applicable  </w:t>
            </w:r>
            <w:r w:rsidRPr="001D7714">
              <w:rPr>
                <w:rFonts w:ascii="Aptos" w:eastAsia="Aptos" w:hAnsi="Aptos" w:cs="Times New Roman"/>
                <w:sz w:val="20"/>
                <w:szCs w:val="20"/>
              </w:rPr>
              <w:t>*</w:t>
            </w:r>
            <w:proofErr w:type="gramEnd"/>
            <w:r w:rsidRPr="001D7714">
              <w:rPr>
                <w:rFonts w:ascii="Aptos" w:eastAsia="Aptos" w:hAnsi="Aptos" w:cs="Times New Roman"/>
                <w:sz w:val="20"/>
                <w:szCs w:val="20"/>
              </w:rPr>
              <w:t>,*</w:t>
            </w:r>
            <w:proofErr w:type="gramStart"/>
            <w:r w:rsidRPr="001D7714">
              <w:rPr>
                <w:rFonts w:ascii="Aptos" w:eastAsia="Aptos" w:hAnsi="Aptos" w:cs="Times New Roman"/>
                <w:sz w:val="20"/>
                <w:szCs w:val="20"/>
              </w:rPr>
              <w:t>*,*</w:t>
            </w:r>
            <w:proofErr w:type="gramEnd"/>
            <w:r w:rsidRPr="001D7714">
              <w:rPr>
                <w:rFonts w:ascii="Aptos" w:eastAsia="Aptos" w:hAnsi="Aptos" w:cs="Times New Roman"/>
                <w:sz w:val="20"/>
                <w:szCs w:val="20"/>
              </w:rPr>
              <w:t>** indicate statistical significance at 10, 5, and 1 percent, respectively.  See Table 1 for definitions of variables.</w:t>
            </w:r>
          </w:p>
        </w:tc>
      </w:tr>
      <w:bookmarkEnd w:id="244"/>
    </w:tbl>
    <w:p w14:paraId="2AC6867D" w14:textId="77777777" w:rsidR="005C2510" w:rsidRDefault="005C2510" w:rsidP="005C2510">
      <w:pPr>
        <w:ind w:firstLine="720"/>
      </w:pPr>
    </w:p>
    <w:p w14:paraId="42182BE7" w14:textId="1864D62C" w:rsidR="004632E4" w:rsidRPr="004D68B2" w:rsidRDefault="004632E4" w:rsidP="004632E4">
      <w:pPr>
        <w:spacing w:before="100" w:beforeAutospacing="1" w:after="100" w:afterAutospacing="1"/>
        <w:rPr>
          <w:rFonts w:cs="Times New Roman"/>
          <w:i/>
          <w:iCs/>
          <w:szCs w:val="24"/>
        </w:rPr>
      </w:pPr>
      <w:r w:rsidRPr="004D68B2">
        <w:rPr>
          <w:rFonts w:cs="Times New Roman"/>
          <w:i/>
          <w:iCs/>
          <w:szCs w:val="24"/>
        </w:rPr>
        <w:t>5.3.</w:t>
      </w:r>
      <w:r w:rsidR="00514E32" w:rsidRPr="004D68B2">
        <w:rPr>
          <w:rFonts w:cs="Times New Roman"/>
          <w:i/>
          <w:iCs/>
          <w:szCs w:val="24"/>
        </w:rPr>
        <w:t xml:space="preserve">6. </w:t>
      </w:r>
      <w:r w:rsidRPr="004D68B2">
        <w:rPr>
          <w:rFonts w:cs="Times New Roman"/>
          <w:i/>
          <w:iCs/>
          <w:szCs w:val="24"/>
        </w:rPr>
        <w:t xml:space="preserve"> </w:t>
      </w:r>
      <w:r w:rsidR="00114324" w:rsidRPr="004D68B2">
        <w:rPr>
          <w:rFonts w:cs="Times New Roman"/>
          <w:i/>
          <w:iCs/>
          <w:szCs w:val="24"/>
        </w:rPr>
        <w:t xml:space="preserve">Including </w:t>
      </w:r>
      <w:r w:rsidR="00823410" w:rsidRPr="004D68B2">
        <w:rPr>
          <w:rFonts w:cs="Times New Roman"/>
          <w:i/>
          <w:iCs/>
          <w:szCs w:val="24"/>
        </w:rPr>
        <w:t>a broader range of explanatory variables</w:t>
      </w:r>
    </w:p>
    <w:p w14:paraId="68FE707B" w14:textId="4D416A6E" w:rsidR="007D7A58" w:rsidRDefault="00194E3B" w:rsidP="007D7A58">
      <w:pPr>
        <w:rPr>
          <w:ins w:id="246" w:author="English, William" w:date="2025-09-16T17:17:00Z" w16du:dateUtc="2025-09-16T21:17:00Z"/>
        </w:rPr>
      </w:pPr>
      <w:r>
        <w:tab/>
      </w:r>
      <w:ins w:id="247" w:author="English, William" w:date="2025-09-16T17:17:00Z" w16du:dateUtc="2025-09-16T21:17:00Z">
        <w:r w:rsidR="007D7A58">
          <w:t xml:space="preserve">Looking across Tables 7-10, it appears that </w:t>
        </w:r>
      </w:ins>
      <w:ins w:id="248" w:author="English, William" w:date="2025-09-16T22:29:00Z" w16du:dateUtc="2025-09-17T02:29:00Z">
        <w:r w:rsidR="0092187A">
          <w:t xml:space="preserve">the </w:t>
        </w:r>
        <w:r w:rsidR="00D724E1">
          <w:t>nominal stickiness variables</w:t>
        </w:r>
      </w:ins>
      <w:ins w:id="249" w:author="English, William" w:date="2025-09-16T22:37:00Z" w16du:dateUtc="2025-09-17T02:37:00Z">
        <w:r w:rsidR="00052020">
          <w:t xml:space="preserve">, some of </w:t>
        </w:r>
      </w:ins>
      <w:ins w:id="250" w:author="English, William" w:date="2025-09-16T22:35:00Z" w16du:dateUtc="2025-09-17T02:35:00Z">
        <w:r w:rsidR="00B85702">
          <w:t xml:space="preserve">variables capturing additional channels for monetary policy </w:t>
        </w:r>
      </w:ins>
      <w:ins w:id="251" w:author="English, William" w:date="2025-09-16T22:36:00Z" w16du:dateUtc="2025-09-17T02:36:00Z">
        <w:r w:rsidR="00E52DE7" w:rsidRPr="00E52DE7">
          <w:t xml:space="preserve">– particularly those capturing more than one additional channel </w:t>
        </w:r>
        <w:r w:rsidR="00E52DE7">
          <w:t>–</w:t>
        </w:r>
      </w:ins>
      <w:ins w:id="252" w:author="English, William" w:date="2025-09-16T22:38:00Z" w16du:dateUtc="2025-09-17T02:38:00Z">
        <w:r w:rsidR="00052020">
          <w:t xml:space="preserve"> </w:t>
        </w:r>
        <w:r w:rsidR="00A9556D">
          <w:t xml:space="preserve">and the variables for </w:t>
        </w:r>
      </w:ins>
      <w:ins w:id="253" w:author="English, William" w:date="2025-09-16T22:37:00Z" w16du:dateUtc="2025-09-17T02:37:00Z">
        <w:r w:rsidR="00E84408">
          <w:t>central bank authors</w:t>
        </w:r>
      </w:ins>
      <w:ins w:id="254" w:author="English, William" w:date="2025-09-16T22:38:00Z" w16du:dateUtc="2025-09-17T02:38:00Z">
        <w:r w:rsidR="00A9556D">
          <w:t xml:space="preserve"> </w:t>
        </w:r>
        <w:r w:rsidR="00052020">
          <w:t xml:space="preserve">and vintage </w:t>
        </w:r>
        <w:r w:rsidR="00A9556D">
          <w:t xml:space="preserve">all </w:t>
        </w:r>
      </w:ins>
      <w:ins w:id="255" w:author="English, William" w:date="2025-09-16T17:17:00Z" w16du:dateUtc="2025-09-16T21:17:00Z">
        <w:r w:rsidR="007D7A58">
          <w:t xml:space="preserve">appear to be related to the macroeconomic effects of monetary policy shocks, Table 11 shows the results of </w:t>
        </w:r>
        <w:r w:rsidR="007D7A58">
          <w:lastRenderedPageBreak/>
          <w:t xml:space="preserve">regressions of each of the outcome measures on </w:t>
        </w:r>
      </w:ins>
      <w:ins w:id="256" w:author="English, William" w:date="2025-09-16T22:40:00Z" w16du:dateUtc="2025-09-17T02:40:00Z">
        <w:r w:rsidR="00884295">
          <w:t>ten</w:t>
        </w:r>
      </w:ins>
      <w:ins w:id="257" w:author="English, William" w:date="2025-09-16T17:17:00Z" w16du:dateUtc="2025-09-16T21:17:00Z">
        <w:r w:rsidR="007D7A58">
          <w:t xml:space="preserve"> of the</w:t>
        </w:r>
      </w:ins>
      <w:ins w:id="258" w:author="English, William" w:date="2025-09-16T22:40:00Z" w16du:dateUtc="2025-09-17T02:40:00Z">
        <w:r w:rsidR="00884295">
          <w:t xml:space="preserve">se variables (a few others enter all of the equations with statistically insignificant coefficients and have been dropped).  </w:t>
        </w:r>
      </w:ins>
      <w:ins w:id="259" w:author="English, William" w:date="2025-09-16T17:17:00Z" w16du:dateUtc="2025-09-16T21:17:00Z">
        <w:r w:rsidR="007D7A58">
          <w:t xml:space="preserve">   </w:t>
        </w:r>
      </w:ins>
    </w:p>
    <w:p w14:paraId="042DFFDF" w14:textId="601826B7" w:rsidR="007D7A58" w:rsidRDefault="007D7A58" w:rsidP="007D7A58">
      <w:pPr>
        <w:ind w:firstLine="720"/>
        <w:rPr>
          <w:ins w:id="260" w:author="English, William" w:date="2025-09-16T17:17:00Z" w16du:dateUtc="2025-09-16T21:17:00Z"/>
        </w:rPr>
      </w:pPr>
      <w:ins w:id="261" w:author="English, William" w:date="2025-09-16T17:17:00Z" w16du:dateUtc="2025-09-16T21:17:00Z">
        <w:r>
          <w:t>The</w:t>
        </w:r>
      </w:ins>
      <w:ins w:id="262" w:author="English, William" w:date="2025-09-16T22:50:00Z" w16du:dateUtc="2025-09-17T02:50:00Z">
        <w:r w:rsidR="0054357A">
          <w:t xml:space="preserve"> results are in some cases </w:t>
        </w:r>
      </w:ins>
      <w:ins w:id="263" w:author="English, William" w:date="2025-09-16T17:17:00Z" w16du:dateUtc="2025-09-16T21:17:00Z">
        <w:r>
          <w:t>consistent with what we saw in Tables 7-10</w:t>
        </w:r>
      </w:ins>
      <w:ins w:id="264" w:author="English, William" w:date="2025-09-16T22:50:00Z" w16du:dateUtc="2025-09-17T02:50:00Z">
        <w:r w:rsidR="0054357A">
          <w:t xml:space="preserve">, but some of the results differ with the inclusion of </w:t>
        </w:r>
      </w:ins>
      <w:ins w:id="265" w:author="English, William" w:date="2025-09-16T22:51:00Z" w16du:dateUtc="2025-09-17T02:51:00Z">
        <w:r w:rsidR="0054357A">
          <w:t>explanatory variables across our three categories</w:t>
        </w:r>
      </w:ins>
      <w:ins w:id="266" w:author="English, William" w:date="2025-09-16T17:17:00Z" w16du:dateUtc="2025-09-16T21:17:00Z">
        <w:r>
          <w:t xml:space="preserve">.  </w:t>
        </w:r>
      </w:ins>
      <w:ins w:id="267" w:author="English, William" w:date="2025-09-16T22:41:00Z" w16du:dateUtc="2025-09-17T02:41:00Z">
        <w:r w:rsidR="0004773B">
          <w:t>Models with sticky wages (</w:t>
        </w:r>
      </w:ins>
      <w:ins w:id="268" w:author="English, William" w:date="2025-09-16T22:42:00Z" w16du:dateUtc="2025-09-17T02:42:00Z">
        <w:r w:rsidR="0004773B">
          <w:t xml:space="preserve">either with or without indexation) tend to show smaller effects of monetary policy on output and inflation and have larger sacrifice ratios.  </w:t>
        </w:r>
      </w:ins>
      <w:ins w:id="269" w:author="English, William" w:date="2025-09-16T22:43:00Z" w16du:dateUtc="2025-09-17T02:43:00Z">
        <w:r w:rsidR="006D600A">
          <w:t xml:space="preserve">Models with additional channels for monetary policy </w:t>
        </w:r>
        <w:r w:rsidR="00457781">
          <w:t xml:space="preserve">tend to have larger effects of monetary policy on output, and those with </w:t>
        </w:r>
      </w:ins>
      <w:ins w:id="270" w:author="English, William" w:date="2025-09-16T22:44:00Z" w16du:dateUtc="2025-09-17T02:44:00Z">
        <w:r w:rsidR="00975EC8">
          <w:t xml:space="preserve">wealth effects tend to have larger effects on inflation.  However, </w:t>
        </w:r>
        <w:r w:rsidR="00F07B36">
          <w:t xml:space="preserve">the </w:t>
        </w:r>
      </w:ins>
      <w:ins w:id="271" w:author="English, William" w:date="2025-09-16T22:45:00Z" w16du:dateUtc="2025-09-17T02:45:00Z">
        <w:r w:rsidR="00F07B36">
          <w:t>lags with which monetary policy a</w:t>
        </w:r>
      </w:ins>
      <w:ins w:id="272" w:author="English, William" w:date="2025-09-16T22:44:00Z" w16du:dateUtc="2025-09-17T02:44:00Z">
        <w:r w:rsidR="00F07B36">
          <w:t xml:space="preserve">ffects </w:t>
        </w:r>
      </w:ins>
      <w:ins w:id="273" w:author="English, William" w:date="2025-09-16T22:45:00Z" w16du:dateUtc="2025-09-17T02:45:00Z">
        <w:r w:rsidR="00F07B36">
          <w:t xml:space="preserve">output and inflation are not shorter in models with wealth effects once the other explanatory variables are included.   </w:t>
        </w:r>
      </w:ins>
      <w:ins w:id="274" w:author="English, William" w:date="2025-09-16T22:46:00Z" w16du:dateUtc="2025-09-17T02:46:00Z">
        <w:r w:rsidR="007B296E">
          <w:t>Some of the extra channels of policy</w:t>
        </w:r>
      </w:ins>
      <w:ins w:id="275" w:author="English, William" w:date="2025-09-16T22:47:00Z" w16du:dateUtc="2025-09-17T02:47:00Z">
        <w:r w:rsidR="007B296E">
          <w:t xml:space="preserve"> </w:t>
        </w:r>
        <w:r w:rsidR="006355B3">
          <w:t>now appear to be</w:t>
        </w:r>
        <w:r w:rsidR="007B296E">
          <w:t xml:space="preserve"> associated with larger sacrifice ratios</w:t>
        </w:r>
        <w:r w:rsidR="006355B3">
          <w:t>, unlike the results in</w:t>
        </w:r>
      </w:ins>
      <w:ins w:id="276" w:author="English, William" w:date="2025-09-16T22:48:00Z" w16du:dateUtc="2025-09-17T02:48:00Z">
        <w:r w:rsidR="006355B3">
          <w:t xml:space="preserve"> Tables 8 and 9, where only </w:t>
        </w:r>
        <w:r w:rsidR="00A40EC6">
          <w:t xml:space="preserve">the real stickiness variables were included.  </w:t>
        </w:r>
      </w:ins>
      <w:ins w:id="277" w:author="English, William" w:date="2025-09-16T17:17:00Z" w16du:dateUtc="2025-09-16T21:17:00Z">
        <w:r>
          <w:t>The timing regressions show that papers with central bank authors have longer policy lags, with the lags for the inflation effects also longer for early and mid-vintage models</w:t>
        </w:r>
      </w:ins>
      <w:ins w:id="278" w:author="Connor Brennan" w:date="2025-09-18T16:51:00Z" w16du:dateUtc="2025-09-18T21:51:00Z">
        <w:r w:rsidR="00870E06">
          <w:rPr>
            <w:rFonts w:cs="Times New Roman"/>
            <w:szCs w:val="24"/>
          </w:rPr>
          <w:t>—</w:t>
        </w:r>
      </w:ins>
      <w:ins w:id="279" w:author="English, William" w:date="2025-09-16T22:49:00Z" w16du:dateUtc="2025-09-17T02:49:00Z">
        <w:del w:id="280" w:author="Connor Brennan" w:date="2025-09-18T16:51:00Z" w16du:dateUtc="2025-09-18T21:51:00Z">
          <w:r w:rsidR="00425C0B" w:rsidDel="00870E06">
            <w:delText xml:space="preserve"> –</w:delText>
          </w:r>
        </w:del>
        <w:r w:rsidR="00425C0B">
          <w:t xml:space="preserve">consistent </w:t>
        </w:r>
      </w:ins>
      <w:ins w:id="281" w:author="English, William" w:date="2025-09-16T22:52:00Z" w16du:dateUtc="2025-09-17T02:52:00Z">
        <w:r w:rsidR="0097734E">
          <w:t>the results</w:t>
        </w:r>
      </w:ins>
      <w:ins w:id="282" w:author="English, William" w:date="2025-09-16T22:49:00Z" w16du:dateUtc="2025-09-17T02:49:00Z">
        <w:r w:rsidR="00425C0B">
          <w:t xml:space="preserve"> in Table 10.  </w:t>
        </w:r>
      </w:ins>
      <w:ins w:id="283" w:author="English, William" w:date="2025-09-16T17:17:00Z" w16du:dateUtc="2025-09-16T21:17:00Z">
        <w:r>
          <w:t xml:space="preserve">    </w:t>
        </w:r>
      </w:ins>
    </w:p>
    <w:p w14:paraId="0F07450D" w14:textId="73BDB1AD" w:rsidR="0007124D" w:rsidRDefault="0007124D" w:rsidP="007D7A58">
      <w:r>
        <w:t xml:space="preserve"> </w:t>
      </w:r>
    </w:p>
    <w:p w14:paraId="561205C7" w14:textId="0CD65E34" w:rsidR="00421F4A" w:rsidRDefault="00421F4A">
      <w:pPr>
        <w:spacing w:before="0" w:after="160" w:line="259" w:lineRule="auto"/>
      </w:pPr>
      <w:r>
        <w:br w:type="page"/>
      </w:r>
    </w:p>
    <w:tbl>
      <w:tblPr>
        <w:tblStyle w:val="TableGrid5"/>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04"/>
        <w:gridCol w:w="1096"/>
        <w:gridCol w:w="1350"/>
        <w:gridCol w:w="1486"/>
        <w:gridCol w:w="1558"/>
        <w:gridCol w:w="1366"/>
      </w:tblGrid>
      <w:tr w:rsidR="00D8006D" w:rsidRPr="0063773D" w14:paraId="13CE63BC" w14:textId="77777777" w:rsidTr="00B45E7E">
        <w:trPr>
          <w:trHeight w:val="432"/>
        </w:trPr>
        <w:tc>
          <w:tcPr>
            <w:tcW w:w="9360" w:type="dxa"/>
            <w:gridSpan w:val="6"/>
            <w:tcBorders>
              <w:top w:val="single" w:sz="4" w:space="0" w:color="auto"/>
            </w:tcBorders>
            <w:shd w:val="clear" w:color="auto" w:fill="FFFFFF"/>
          </w:tcPr>
          <w:p w14:paraId="706E2EF8" w14:textId="2D320447" w:rsidR="00D8006D" w:rsidRPr="00235EAE" w:rsidRDefault="00D8006D" w:rsidP="00B45E7E">
            <w:pPr>
              <w:spacing w:after="0" w:line="240" w:lineRule="auto"/>
              <w:jc w:val="center"/>
              <w:rPr>
                <w:rFonts w:ascii="Aptos" w:eastAsia="Aptos" w:hAnsi="Aptos" w:cs="Times New Roman"/>
                <w:sz w:val="22"/>
                <w:szCs w:val="22"/>
              </w:rPr>
            </w:pPr>
            <w:r w:rsidRPr="00235EAE">
              <w:rPr>
                <w:rFonts w:ascii="Aptos" w:eastAsia="Aptos" w:hAnsi="Aptos" w:cs="Times New Roman"/>
                <w:sz w:val="22"/>
                <w:szCs w:val="22"/>
              </w:rPr>
              <w:lastRenderedPageBreak/>
              <w:t xml:space="preserve">Table </w:t>
            </w:r>
            <w:r>
              <w:rPr>
                <w:rFonts w:ascii="Aptos" w:eastAsia="Aptos" w:hAnsi="Aptos" w:cs="Times New Roman"/>
                <w:sz w:val="22"/>
                <w:szCs w:val="22"/>
              </w:rPr>
              <w:t>1</w:t>
            </w:r>
            <w:r w:rsidRPr="00235EAE">
              <w:rPr>
                <w:rFonts w:ascii="Aptos" w:eastAsia="Aptos" w:hAnsi="Aptos" w:cs="Times New Roman"/>
                <w:sz w:val="22"/>
                <w:szCs w:val="22"/>
              </w:rPr>
              <w:t>1</w:t>
            </w:r>
          </w:p>
          <w:p w14:paraId="4E0CDF19" w14:textId="77777777" w:rsidR="00D8006D" w:rsidRDefault="00D8006D" w:rsidP="00B45E7E">
            <w:pPr>
              <w:spacing w:before="0" w:after="0" w:line="240" w:lineRule="auto"/>
              <w:jc w:val="center"/>
              <w:rPr>
                <w:rFonts w:ascii="Aptos" w:eastAsia="Aptos" w:hAnsi="Aptos" w:cs="Times New Roman"/>
                <w:b/>
                <w:bCs/>
                <w:sz w:val="22"/>
                <w:szCs w:val="22"/>
                <w:u w:val="single"/>
              </w:rPr>
            </w:pPr>
            <w:r w:rsidRPr="00235EAE">
              <w:rPr>
                <w:rFonts w:ascii="Aptos" w:eastAsia="Aptos" w:hAnsi="Aptos" w:cs="Times New Roman"/>
                <w:b/>
                <w:bCs/>
                <w:sz w:val="22"/>
                <w:szCs w:val="22"/>
                <w:u w:val="single"/>
              </w:rPr>
              <w:t>Relationship with a range of model variables</w:t>
            </w:r>
          </w:p>
          <w:p w14:paraId="5ED7976C" w14:textId="77777777" w:rsidR="00D8006D" w:rsidRPr="00507DDB" w:rsidRDefault="00D8006D" w:rsidP="00B45E7E">
            <w:pPr>
              <w:spacing w:before="0" w:after="0" w:line="240" w:lineRule="auto"/>
              <w:jc w:val="center"/>
              <w:rPr>
                <w:rFonts w:ascii="Aptos" w:eastAsia="Aptos" w:hAnsi="Aptos" w:cs="Times New Roman"/>
                <w:sz w:val="20"/>
                <w:szCs w:val="20"/>
              </w:rPr>
            </w:pPr>
            <w:r w:rsidRPr="00507DDB">
              <w:rPr>
                <w:rFonts w:ascii="Aptos" w:eastAsia="Aptos" w:hAnsi="Aptos" w:cs="Times New Roman"/>
                <w:sz w:val="20"/>
                <w:szCs w:val="20"/>
              </w:rPr>
              <w:t>(full sample)</w:t>
            </w:r>
          </w:p>
          <w:p w14:paraId="0FD9062B" w14:textId="77777777" w:rsidR="00D8006D" w:rsidRPr="00235EAE" w:rsidRDefault="00D8006D" w:rsidP="00B45E7E">
            <w:pPr>
              <w:spacing w:after="0" w:line="240" w:lineRule="auto"/>
              <w:jc w:val="center"/>
              <w:rPr>
                <w:rFonts w:ascii="Aptos" w:eastAsia="Aptos" w:hAnsi="Aptos" w:cs="Times New Roman"/>
                <w:sz w:val="22"/>
                <w:szCs w:val="22"/>
              </w:rPr>
            </w:pPr>
            <w:r>
              <w:rPr>
                <w:rFonts w:ascii="Aptos" w:eastAsia="Aptos" w:hAnsi="Aptos" w:cs="Times New Roman"/>
                <w:sz w:val="20"/>
                <w:szCs w:val="20"/>
              </w:rPr>
              <w:t xml:space="preserve">                                                                   </w:t>
            </w:r>
            <w:r w:rsidRPr="00235EAE">
              <w:rPr>
                <w:rFonts w:ascii="Aptos" w:eastAsia="Aptos" w:hAnsi="Aptos" w:cs="Times New Roman"/>
                <w:b/>
                <w:bCs/>
                <w:sz w:val="22"/>
                <w:szCs w:val="22"/>
              </w:rPr>
              <w:t>Elasticities</w:t>
            </w:r>
            <w:r w:rsidRPr="00235EAE">
              <w:rPr>
                <w:rFonts w:ascii="Aptos" w:hAnsi="Aptos" w:cs="Times New Roman"/>
                <w:b/>
                <w:bCs/>
                <w:sz w:val="22"/>
                <w:szCs w:val="22"/>
                <w:vertAlign w:val="superscript"/>
              </w:rPr>
              <w:t>†</w:t>
            </w:r>
            <w:r w:rsidRPr="00235EAE">
              <w:rPr>
                <w:rFonts w:ascii="Aptos" w:eastAsia="Aptos" w:hAnsi="Aptos" w:cs="Times New Roman"/>
                <w:b/>
                <w:bCs/>
                <w:sz w:val="22"/>
                <w:szCs w:val="22"/>
              </w:rPr>
              <w:t xml:space="preserve">                                                                    Timing</w:t>
            </w:r>
            <w:r w:rsidRPr="00235EAE">
              <w:rPr>
                <w:rFonts w:ascii="Aptos" w:hAnsi="Aptos" w:cs="Times New Roman"/>
                <w:b/>
                <w:bCs/>
                <w:sz w:val="22"/>
                <w:szCs w:val="22"/>
                <w:vertAlign w:val="superscript"/>
              </w:rPr>
              <w:t>††</w:t>
            </w:r>
          </w:p>
        </w:tc>
      </w:tr>
      <w:tr w:rsidR="00D8006D" w:rsidRPr="0063773D" w14:paraId="2DC7558A" w14:textId="77777777" w:rsidTr="00CC6A17">
        <w:trPr>
          <w:trHeight w:val="432"/>
        </w:trPr>
        <w:tc>
          <w:tcPr>
            <w:tcW w:w="2504" w:type="dxa"/>
            <w:tcBorders>
              <w:bottom w:val="single" w:sz="4" w:space="0" w:color="auto"/>
            </w:tcBorders>
            <w:shd w:val="pct10" w:color="auto" w:fill="FFFFFF"/>
          </w:tcPr>
          <w:p w14:paraId="6FD4DB0A" w14:textId="77777777" w:rsidR="00D8006D" w:rsidRPr="0063773D" w:rsidRDefault="00D8006D" w:rsidP="00B45E7E">
            <w:pPr>
              <w:spacing w:before="0" w:after="0" w:line="240" w:lineRule="auto"/>
              <w:jc w:val="center"/>
              <w:rPr>
                <w:rFonts w:ascii="Aptos" w:eastAsia="Aptos" w:hAnsi="Aptos" w:cs="Times New Roman"/>
                <w:sz w:val="20"/>
                <w:szCs w:val="20"/>
              </w:rPr>
            </w:pPr>
          </w:p>
        </w:tc>
        <w:tc>
          <w:tcPr>
            <w:tcW w:w="1096" w:type="dxa"/>
            <w:tcBorders>
              <w:bottom w:val="single" w:sz="4" w:space="0" w:color="auto"/>
            </w:tcBorders>
            <w:shd w:val="pct10" w:color="auto" w:fill="FFFFFF"/>
            <w:vAlign w:val="center"/>
            <w:hideMark/>
          </w:tcPr>
          <w:p w14:paraId="53E4143B" w14:textId="77777777" w:rsidR="00D8006D" w:rsidRPr="00242BA9" w:rsidRDefault="00D8006D" w:rsidP="00B45E7E">
            <w:pPr>
              <w:spacing w:before="0" w:after="0" w:line="240" w:lineRule="auto"/>
              <w:jc w:val="center"/>
              <w:rPr>
                <w:rFonts w:ascii="Aptos" w:eastAsia="Aptos" w:hAnsi="Aptos" w:cs="Times New Roman"/>
                <w:i/>
                <w:iCs/>
                <w:sz w:val="22"/>
                <w:szCs w:val="22"/>
              </w:rPr>
            </w:pPr>
            <w:r w:rsidRPr="00242BA9">
              <w:rPr>
                <w:rFonts w:ascii="Aptos" w:eastAsia="Aptos" w:hAnsi="Aptos" w:cs="Times New Roman"/>
                <w:i/>
                <w:iCs/>
                <w:sz w:val="22"/>
                <w:szCs w:val="22"/>
              </w:rPr>
              <w:t>y-slope</w:t>
            </w:r>
          </w:p>
        </w:tc>
        <w:tc>
          <w:tcPr>
            <w:tcW w:w="1350" w:type="dxa"/>
            <w:tcBorders>
              <w:bottom w:val="single" w:sz="4" w:space="0" w:color="auto"/>
            </w:tcBorders>
            <w:shd w:val="pct10" w:color="auto" w:fill="FFFFFF"/>
            <w:vAlign w:val="center"/>
            <w:hideMark/>
          </w:tcPr>
          <w:p w14:paraId="6FE8F02D" w14:textId="77777777" w:rsidR="00D8006D" w:rsidRPr="00242BA9" w:rsidRDefault="00D8006D" w:rsidP="00B45E7E">
            <w:pPr>
              <w:spacing w:before="0" w:after="0" w:line="240" w:lineRule="auto"/>
              <w:jc w:val="center"/>
              <w:rPr>
                <w:rFonts w:ascii="Aptos" w:eastAsia="Aptos" w:hAnsi="Aptos" w:cs="Times New Roman"/>
                <w:i/>
                <w:iCs/>
                <w:sz w:val="22"/>
                <w:szCs w:val="22"/>
              </w:rPr>
            </w:pPr>
            <w:r w:rsidRPr="00242BA9">
              <w:rPr>
                <w:rFonts w:ascii="Aptos" w:eastAsia="Aptos" w:hAnsi="Aptos" w:cs="Times New Roman"/>
                <w:i/>
                <w:iCs/>
                <w:sz w:val="22"/>
                <w:szCs w:val="22"/>
              </w:rPr>
              <w:t>π-slope</w:t>
            </w:r>
          </w:p>
        </w:tc>
        <w:tc>
          <w:tcPr>
            <w:tcW w:w="1486" w:type="dxa"/>
            <w:tcBorders>
              <w:bottom w:val="single" w:sz="4" w:space="0" w:color="auto"/>
            </w:tcBorders>
            <w:shd w:val="pct10" w:color="auto" w:fill="FFFFFF"/>
            <w:vAlign w:val="center"/>
          </w:tcPr>
          <w:p w14:paraId="5652D8E5" w14:textId="77777777" w:rsidR="00D8006D" w:rsidRPr="00242BA9" w:rsidRDefault="00D8006D" w:rsidP="00B45E7E">
            <w:pPr>
              <w:spacing w:before="0" w:after="0" w:line="240" w:lineRule="auto"/>
              <w:jc w:val="center"/>
              <w:rPr>
                <w:rFonts w:ascii="Aptos" w:eastAsia="Aptos" w:hAnsi="Aptos" w:cs="Times New Roman"/>
                <w:i/>
                <w:iCs/>
                <w:sz w:val="22"/>
                <w:szCs w:val="22"/>
              </w:rPr>
            </w:pPr>
            <w:proofErr w:type="spellStart"/>
            <w:r w:rsidRPr="00242BA9">
              <w:rPr>
                <w:rFonts w:ascii="Aptos" w:eastAsia="Aptos" w:hAnsi="Aptos" w:cs="Times New Roman"/>
                <w:i/>
                <w:iCs/>
                <w:sz w:val="22"/>
                <w:szCs w:val="22"/>
              </w:rPr>
              <w:t>sacratio</w:t>
            </w:r>
            <w:proofErr w:type="spellEnd"/>
          </w:p>
        </w:tc>
        <w:tc>
          <w:tcPr>
            <w:tcW w:w="1558" w:type="dxa"/>
            <w:tcBorders>
              <w:bottom w:val="single" w:sz="4" w:space="0" w:color="auto"/>
            </w:tcBorders>
            <w:shd w:val="pct10" w:color="auto" w:fill="FFFFFF"/>
            <w:vAlign w:val="center"/>
          </w:tcPr>
          <w:p w14:paraId="4357AE6B" w14:textId="77777777" w:rsidR="00D8006D" w:rsidRPr="00242BA9" w:rsidRDefault="00D8006D" w:rsidP="00B45E7E">
            <w:pPr>
              <w:spacing w:before="0" w:after="0" w:line="240" w:lineRule="auto"/>
              <w:jc w:val="center"/>
              <w:rPr>
                <w:rFonts w:ascii="Aptos" w:eastAsia="Aptos" w:hAnsi="Aptos" w:cs="Times New Roman"/>
                <w:i/>
                <w:iCs/>
                <w:sz w:val="22"/>
                <w:szCs w:val="22"/>
              </w:rPr>
            </w:pPr>
            <w:r w:rsidRPr="00242BA9">
              <w:rPr>
                <w:rFonts w:ascii="Aptos" w:eastAsia="Aptos" w:hAnsi="Aptos" w:cs="Times New Roman"/>
                <w:i/>
                <w:iCs/>
                <w:sz w:val="22"/>
                <w:szCs w:val="22"/>
              </w:rPr>
              <w:t>y-timing</w:t>
            </w:r>
          </w:p>
        </w:tc>
        <w:tc>
          <w:tcPr>
            <w:tcW w:w="1366" w:type="dxa"/>
            <w:tcBorders>
              <w:bottom w:val="single" w:sz="4" w:space="0" w:color="auto"/>
            </w:tcBorders>
            <w:shd w:val="pct10" w:color="auto" w:fill="FFFFFF"/>
            <w:vAlign w:val="center"/>
          </w:tcPr>
          <w:p w14:paraId="15CB27EC" w14:textId="77777777" w:rsidR="00D8006D" w:rsidRPr="00242BA9" w:rsidRDefault="00D8006D" w:rsidP="00B45E7E">
            <w:pPr>
              <w:spacing w:before="0" w:after="0" w:line="240" w:lineRule="auto"/>
              <w:jc w:val="center"/>
              <w:rPr>
                <w:rFonts w:ascii="Aptos" w:eastAsia="Aptos" w:hAnsi="Aptos" w:cs="Times New Roman"/>
                <w:i/>
                <w:iCs/>
                <w:sz w:val="22"/>
                <w:szCs w:val="22"/>
              </w:rPr>
            </w:pPr>
            <w:r w:rsidRPr="00242BA9">
              <w:rPr>
                <w:rFonts w:ascii="Aptos" w:eastAsia="Aptos" w:hAnsi="Aptos" w:cs="Times New Roman"/>
                <w:i/>
                <w:iCs/>
                <w:sz w:val="22"/>
                <w:szCs w:val="22"/>
              </w:rPr>
              <w:t>π-timing</w:t>
            </w:r>
          </w:p>
        </w:tc>
      </w:tr>
      <w:tr w:rsidR="009508E3" w:rsidRPr="0063773D" w14:paraId="3BED2C2A" w14:textId="77777777" w:rsidTr="00CC6A17">
        <w:trPr>
          <w:trHeight w:val="504"/>
        </w:trPr>
        <w:tc>
          <w:tcPr>
            <w:tcW w:w="2504" w:type="dxa"/>
            <w:vAlign w:val="center"/>
          </w:tcPr>
          <w:p w14:paraId="03D448CB" w14:textId="7BCC8551" w:rsidR="00714C8B" w:rsidRPr="00235EAE" w:rsidRDefault="009508E3" w:rsidP="00B84390">
            <w:pPr>
              <w:spacing w:before="0" w:after="0" w:line="240" w:lineRule="auto"/>
              <w:rPr>
                <w:rFonts w:ascii="Aptos" w:eastAsia="Aptos" w:hAnsi="Aptos" w:cs="Times New Roman"/>
                <w:sz w:val="22"/>
                <w:szCs w:val="22"/>
              </w:rPr>
            </w:pPr>
            <w:r>
              <w:rPr>
                <w:rFonts w:ascii="Aptos" w:eastAsia="Aptos" w:hAnsi="Aptos" w:cs="Times New Roman"/>
                <w:sz w:val="22"/>
              </w:rPr>
              <w:t>Sticky wage*index</w:t>
            </w:r>
          </w:p>
        </w:tc>
        <w:tc>
          <w:tcPr>
            <w:tcW w:w="1096" w:type="dxa"/>
            <w:hideMark/>
          </w:tcPr>
          <w:p w14:paraId="01F949A0" w14:textId="185505F0" w:rsidR="009508E3" w:rsidRPr="00235EAE" w:rsidRDefault="009508E3" w:rsidP="009508E3">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w:t>
            </w:r>
            <w:r w:rsidR="00CC6A17">
              <w:rPr>
                <w:rFonts w:ascii="Aptos" w:eastAsia="Aptos" w:hAnsi="Aptos" w:cs="Times New Roman"/>
                <w:sz w:val="22"/>
                <w:szCs w:val="22"/>
              </w:rPr>
              <w:t>20</w:t>
            </w:r>
          </w:p>
          <w:p w14:paraId="538A233D" w14:textId="46EC30B9" w:rsidR="009508E3" w:rsidRPr="00235EAE" w:rsidRDefault="009508E3" w:rsidP="009508E3">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w:t>
            </w:r>
            <w:r w:rsidR="00CD737A">
              <w:rPr>
                <w:rFonts w:ascii="Aptos" w:eastAsia="Aptos" w:hAnsi="Aptos" w:cs="Times New Roman"/>
                <w:sz w:val="22"/>
                <w:szCs w:val="22"/>
              </w:rPr>
              <w:t>5</w:t>
            </w:r>
            <w:r w:rsidRPr="00235EAE">
              <w:rPr>
                <w:rFonts w:ascii="Aptos" w:eastAsia="Aptos" w:hAnsi="Aptos" w:cs="Times New Roman"/>
                <w:sz w:val="22"/>
                <w:szCs w:val="22"/>
              </w:rPr>
              <w:t>)</w:t>
            </w:r>
          </w:p>
        </w:tc>
        <w:tc>
          <w:tcPr>
            <w:tcW w:w="1350" w:type="dxa"/>
            <w:hideMark/>
          </w:tcPr>
          <w:p w14:paraId="7576CA21" w14:textId="3C8B18E0" w:rsidR="009508E3" w:rsidRPr="00A04F16" w:rsidRDefault="009508E3" w:rsidP="009508E3">
            <w:pPr>
              <w:spacing w:before="0" w:after="0" w:line="240" w:lineRule="auto"/>
              <w:jc w:val="center"/>
              <w:rPr>
                <w:rFonts w:ascii="Aptos" w:eastAsia="Aptos" w:hAnsi="Aptos" w:cs="Times New Roman"/>
                <w:sz w:val="20"/>
                <w:szCs w:val="20"/>
              </w:rPr>
            </w:pPr>
            <w:r>
              <w:rPr>
                <w:rFonts w:ascii="Aptos" w:eastAsia="Aptos" w:hAnsi="Aptos" w:cs="Times New Roman"/>
                <w:sz w:val="22"/>
                <w:szCs w:val="22"/>
              </w:rPr>
              <w:t xml:space="preserve">  </w:t>
            </w:r>
            <w:r w:rsidRPr="00235EAE">
              <w:rPr>
                <w:rFonts w:ascii="Aptos" w:eastAsia="Aptos" w:hAnsi="Aptos" w:cs="Times New Roman"/>
                <w:sz w:val="22"/>
                <w:szCs w:val="22"/>
              </w:rPr>
              <w:t>0.</w:t>
            </w:r>
            <w:r w:rsidR="007C3859">
              <w:rPr>
                <w:rFonts w:ascii="Aptos" w:eastAsia="Aptos" w:hAnsi="Aptos" w:cs="Times New Roman"/>
                <w:sz w:val="22"/>
                <w:szCs w:val="22"/>
              </w:rPr>
              <w:t>23</w:t>
            </w:r>
            <w:r w:rsidRPr="00A04F16">
              <w:rPr>
                <w:rFonts w:ascii="Aptos" w:eastAsia="Aptos" w:hAnsi="Aptos" w:cs="Times New Roman"/>
                <w:sz w:val="20"/>
                <w:szCs w:val="20"/>
              </w:rPr>
              <w:t>*</w:t>
            </w:r>
            <w:r w:rsidR="0041152B">
              <w:rPr>
                <w:rFonts w:ascii="Aptos" w:eastAsia="Aptos" w:hAnsi="Aptos" w:cs="Times New Roman"/>
                <w:sz w:val="20"/>
                <w:szCs w:val="20"/>
              </w:rPr>
              <w:t>*</w:t>
            </w:r>
            <w:r w:rsidRPr="00A04F16">
              <w:rPr>
                <w:rFonts w:ascii="Aptos" w:eastAsia="Aptos" w:hAnsi="Aptos" w:cs="Times New Roman"/>
                <w:sz w:val="20"/>
                <w:szCs w:val="20"/>
              </w:rPr>
              <w:t>*</w:t>
            </w:r>
          </w:p>
          <w:p w14:paraId="69354534" w14:textId="1FDB5651" w:rsidR="009508E3" w:rsidRPr="00235EAE" w:rsidRDefault="009508E3" w:rsidP="009508E3">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w:t>
            </w:r>
            <w:r w:rsidR="0041152B">
              <w:rPr>
                <w:rFonts w:ascii="Aptos" w:eastAsia="Aptos" w:hAnsi="Aptos" w:cs="Times New Roman"/>
                <w:sz w:val="22"/>
                <w:szCs w:val="22"/>
              </w:rPr>
              <w:t>7</w:t>
            </w:r>
            <w:r w:rsidRPr="00235EAE">
              <w:rPr>
                <w:rFonts w:ascii="Aptos" w:eastAsia="Aptos" w:hAnsi="Aptos" w:cs="Times New Roman"/>
                <w:sz w:val="22"/>
                <w:szCs w:val="22"/>
              </w:rPr>
              <w:t>)</w:t>
            </w:r>
          </w:p>
        </w:tc>
        <w:tc>
          <w:tcPr>
            <w:tcW w:w="1486" w:type="dxa"/>
          </w:tcPr>
          <w:p w14:paraId="3BACC76A" w14:textId="1046CD36" w:rsidR="009508E3" w:rsidRPr="00D6394D" w:rsidRDefault="00D6394D" w:rsidP="009508E3">
            <w:pPr>
              <w:spacing w:before="0" w:after="0" w:line="240" w:lineRule="auto"/>
              <w:jc w:val="center"/>
              <w:rPr>
                <w:rFonts w:ascii="Aptos" w:eastAsia="Aptos" w:hAnsi="Aptos" w:cs="Times New Roman"/>
                <w:sz w:val="22"/>
                <w:szCs w:val="22"/>
              </w:rPr>
            </w:pPr>
            <w:r w:rsidRPr="00D6394D">
              <w:rPr>
                <w:rFonts w:ascii="Aptos" w:eastAsia="Aptos" w:hAnsi="Aptos" w:cs="Times New Roman"/>
                <w:sz w:val="22"/>
                <w:szCs w:val="22"/>
              </w:rPr>
              <w:t>3.84</w:t>
            </w:r>
            <w:r w:rsidR="009508E3" w:rsidRPr="00D6394D">
              <w:rPr>
                <w:rFonts w:ascii="Aptos" w:eastAsia="Aptos" w:hAnsi="Aptos" w:cs="Times New Roman"/>
                <w:sz w:val="22"/>
                <w:szCs w:val="22"/>
              </w:rPr>
              <w:t>*</w:t>
            </w:r>
            <w:r w:rsidR="002C361A">
              <w:rPr>
                <w:rFonts w:ascii="Aptos" w:eastAsia="Aptos" w:hAnsi="Aptos" w:cs="Times New Roman"/>
                <w:sz w:val="22"/>
                <w:szCs w:val="22"/>
              </w:rPr>
              <w:t>**</w:t>
            </w:r>
          </w:p>
          <w:p w14:paraId="6E6AFA15" w14:textId="5889D007" w:rsidR="009508E3" w:rsidRPr="00235EAE" w:rsidRDefault="009508E3" w:rsidP="009508E3">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(1.</w:t>
            </w:r>
            <w:r w:rsidR="00D6394D">
              <w:rPr>
                <w:rFonts w:ascii="Aptos" w:eastAsia="Aptos" w:hAnsi="Aptos" w:cs="Times New Roman"/>
                <w:sz w:val="22"/>
                <w:szCs w:val="22"/>
              </w:rPr>
              <w:t>23</w:t>
            </w:r>
            <w:r w:rsidRPr="00235EAE">
              <w:rPr>
                <w:rFonts w:ascii="Aptos" w:eastAsia="Aptos" w:hAnsi="Aptos" w:cs="Times New Roman"/>
                <w:sz w:val="22"/>
                <w:szCs w:val="22"/>
              </w:rPr>
              <w:t>)</w:t>
            </w:r>
          </w:p>
        </w:tc>
        <w:tc>
          <w:tcPr>
            <w:tcW w:w="1558" w:type="dxa"/>
          </w:tcPr>
          <w:p w14:paraId="1908E9E6" w14:textId="50CB406E" w:rsidR="009508E3" w:rsidRPr="00235EAE" w:rsidRDefault="009508E3" w:rsidP="009508E3">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w:t>
            </w:r>
            <w:r w:rsidR="00720BA1">
              <w:rPr>
                <w:rFonts w:ascii="Aptos" w:eastAsia="Aptos" w:hAnsi="Aptos" w:cs="Times New Roman"/>
                <w:sz w:val="22"/>
                <w:szCs w:val="22"/>
              </w:rPr>
              <w:t>03</w:t>
            </w:r>
          </w:p>
          <w:p w14:paraId="0601D02F" w14:textId="0F185632" w:rsidR="009508E3" w:rsidRPr="00235EAE" w:rsidRDefault="009508E3" w:rsidP="009508E3">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w:t>
            </w:r>
            <w:r w:rsidR="00720BA1">
              <w:rPr>
                <w:rFonts w:ascii="Aptos" w:eastAsia="Aptos" w:hAnsi="Aptos" w:cs="Times New Roman"/>
                <w:sz w:val="22"/>
                <w:szCs w:val="22"/>
              </w:rPr>
              <w:t>6</w:t>
            </w:r>
            <w:r w:rsidRPr="00235EAE">
              <w:rPr>
                <w:rFonts w:ascii="Aptos" w:eastAsia="Aptos" w:hAnsi="Aptos" w:cs="Times New Roman"/>
                <w:sz w:val="22"/>
                <w:szCs w:val="22"/>
              </w:rPr>
              <w:t>)</w:t>
            </w:r>
          </w:p>
        </w:tc>
        <w:tc>
          <w:tcPr>
            <w:tcW w:w="1366" w:type="dxa"/>
          </w:tcPr>
          <w:p w14:paraId="0E9C5453" w14:textId="6DFF56CF" w:rsidR="009508E3" w:rsidRPr="00235EAE" w:rsidRDefault="009508E3" w:rsidP="009508E3">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w:t>
            </w:r>
            <w:r w:rsidR="006572EC">
              <w:rPr>
                <w:rFonts w:ascii="Aptos" w:eastAsia="Aptos" w:hAnsi="Aptos" w:cs="Times New Roman"/>
                <w:sz w:val="22"/>
                <w:szCs w:val="22"/>
              </w:rPr>
              <w:t>6</w:t>
            </w:r>
          </w:p>
          <w:p w14:paraId="1E5B9EF0" w14:textId="0C26FFB9" w:rsidR="009508E3" w:rsidRPr="00235EAE" w:rsidRDefault="009508E3" w:rsidP="009508E3">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w:t>
            </w:r>
            <w:r w:rsidR="006572EC">
              <w:rPr>
                <w:rFonts w:ascii="Aptos" w:eastAsia="Aptos" w:hAnsi="Aptos" w:cs="Times New Roman"/>
                <w:sz w:val="22"/>
                <w:szCs w:val="22"/>
              </w:rPr>
              <w:t>5</w:t>
            </w:r>
            <w:r w:rsidRPr="00235EAE">
              <w:rPr>
                <w:rFonts w:ascii="Aptos" w:eastAsia="Aptos" w:hAnsi="Aptos" w:cs="Times New Roman"/>
                <w:sz w:val="22"/>
                <w:szCs w:val="22"/>
              </w:rPr>
              <w:t>)</w:t>
            </w:r>
          </w:p>
        </w:tc>
      </w:tr>
      <w:tr w:rsidR="009508E3" w:rsidRPr="0063773D" w14:paraId="67CD3D62" w14:textId="77777777" w:rsidTr="00CC6A17">
        <w:trPr>
          <w:trHeight w:val="504"/>
        </w:trPr>
        <w:tc>
          <w:tcPr>
            <w:tcW w:w="2504" w:type="dxa"/>
            <w:vAlign w:val="center"/>
          </w:tcPr>
          <w:p w14:paraId="14C40BF8" w14:textId="705D29C1" w:rsidR="009508E3" w:rsidRPr="00235EAE" w:rsidRDefault="009508E3" w:rsidP="009508E3">
            <w:pPr>
              <w:spacing w:before="0" w:after="0" w:line="240" w:lineRule="auto"/>
              <w:rPr>
                <w:rFonts w:ascii="Aptos" w:eastAsia="Aptos" w:hAnsi="Aptos" w:cs="Times New Roman"/>
                <w:sz w:val="22"/>
                <w:szCs w:val="22"/>
              </w:rPr>
            </w:pPr>
            <w:r>
              <w:rPr>
                <w:rFonts w:ascii="Aptos" w:eastAsia="Aptos" w:hAnsi="Aptos" w:cs="Times New Roman"/>
                <w:sz w:val="22"/>
              </w:rPr>
              <w:t>Sticky wage*(1-index)</w:t>
            </w:r>
          </w:p>
        </w:tc>
        <w:tc>
          <w:tcPr>
            <w:tcW w:w="1096" w:type="dxa"/>
            <w:hideMark/>
          </w:tcPr>
          <w:p w14:paraId="400BF239" w14:textId="4CC6A5C3" w:rsidR="009508E3" w:rsidRPr="00235EAE" w:rsidRDefault="009508E3" w:rsidP="009508E3">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w:t>
            </w:r>
            <w:r w:rsidR="00CD737A">
              <w:rPr>
                <w:rFonts w:ascii="Aptos" w:eastAsia="Aptos" w:hAnsi="Aptos" w:cs="Times New Roman"/>
                <w:sz w:val="22"/>
                <w:szCs w:val="22"/>
              </w:rPr>
              <w:t>44</w:t>
            </w:r>
            <w:r w:rsidR="00A410B9">
              <w:rPr>
                <w:rFonts w:ascii="Aptos" w:eastAsia="Aptos" w:hAnsi="Aptos" w:cs="Times New Roman"/>
                <w:sz w:val="22"/>
                <w:szCs w:val="22"/>
              </w:rPr>
              <w:t>***</w:t>
            </w:r>
          </w:p>
          <w:p w14:paraId="25585956" w14:textId="7E55765F" w:rsidR="009508E3" w:rsidRPr="00235EAE" w:rsidRDefault="009508E3" w:rsidP="009508E3">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w:t>
            </w:r>
            <w:r w:rsidR="00CD737A">
              <w:rPr>
                <w:rFonts w:ascii="Aptos" w:eastAsia="Aptos" w:hAnsi="Aptos" w:cs="Times New Roman"/>
                <w:sz w:val="22"/>
                <w:szCs w:val="22"/>
              </w:rPr>
              <w:t>2</w:t>
            </w:r>
            <w:r w:rsidRPr="00235EAE">
              <w:rPr>
                <w:rFonts w:ascii="Aptos" w:eastAsia="Aptos" w:hAnsi="Aptos" w:cs="Times New Roman"/>
                <w:sz w:val="22"/>
                <w:szCs w:val="22"/>
              </w:rPr>
              <w:t>)</w:t>
            </w:r>
          </w:p>
        </w:tc>
        <w:tc>
          <w:tcPr>
            <w:tcW w:w="1350" w:type="dxa"/>
            <w:hideMark/>
          </w:tcPr>
          <w:p w14:paraId="49680FE8" w14:textId="6A6AB6DB" w:rsidR="009508E3" w:rsidRPr="00235EAE" w:rsidRDefault="009508E3" w:rsidP="009508E3">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w:t>
            </w:r>
            <w:r w:rsidR="0041152B">
              <w:rPr>
                <w:rFonts w:ascii="Aptos" w:eastAsia="Aptos" w:hAnsi="Aptos" w:cs="Times New Roman"/>
                <w:sz w:val="22"/>
                <w:szCs w:val="22"/>
              </w:rPr>
              <w:t>7</w:t>
            </w:r>
          </w:p>
          <w:p w14:paraId="3837250D" w14:textId="66A8ACC5" w:rsidR="009508E3" w:rsidRPr="00235EAE" w:rsidRDefault="009508E3" w:rsidP="009508E3">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w:t>
            </w:r>
            <w:r w:rsidR="0041152B">
              <w:rPr>
                <w:rFonts w:ascii="Aptos" w:eastAsia="Aptos" w:hAnsi="Aptos" w:cs="Times New Roman"/>
                <w:sz w:val="22"/>
                <w:szCs w:val="22"/>
              </w:rPr>
              <w:t>6</w:t>
            </w:r>
            <w:r w:rsidRPr="00235EAE">
              <w:rPr>
                <w:rFonts w:ascii="Aptos" w:eastAsia="Aptos" w:hAnsi="Aptos" w:cs="Times New Roman"/>
                <w:sz w:val="22"/>
                <w:szCs w:val="22"/>
              </w:rPr>
              <w:t>)</w:t>
            </w:r>
          </w:p>
        </w:tc>
        <w:tc>
          <w:tcPr>
            <w:tcW w:w="1486" w:type="dxa"/>
          </w:tcPr>
          <w:p w14:paraId="36954189" w14:textId="6E873CBE" w:rsidR="009508E3" w:rsidRPr="00235EAE" w:rsidRDefault="002C361A" w:rsidP="009508E3">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0.00</w:t>
            </w:r>
          </w:p>
          <w:p w14:paraId="16FFE822" w14:textId="52ADC0C2" w:rsidR="009508E3" w:rsidRPr="00235EAE" w:rsidRDefault="009508E3" w:rsidP="009508E3">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w:t>
            </w:r>
            <w:r w:rsidR="002C361A">
              <w:rPr>
                <w:rFonts w:ascii="Aptos" w:eastAsia="Aptos" w:hAnsi="Aptos" w:cs="Times New Roman"/>
                <w:sz w:val="22"/>
                <w:szCs w:val="22"/>
              </w:rPr>
              <w:t>94</w:t>
            </w:r>
            <w:r w:rsidRPr="00235EAE">
              <w:rPr>
                <w:rFonts w:ascii="Aptos" w:eastAsia="Aptos" w:hAnsi="Aptos" w:cs="Times New Roman"/>
                <w:sz w:val="22"/>
                <w:szCs w:val="22"/>
              </w:rPr>
              <w:t>)</w:t>
            </w:r>
          </w:p>
        </w:tc>
        <w:tc>
          <w:tcPr>
            <w:tcW w:w="1558" w:type="dxa"/>
          </w:tcPr>
          <w:p w14:paraId="72791F24" w14:textId="08C78E8F" w:rsidR="009508E3" w:rsidRPr="00235EAE" w:rsidRDefault="009508E3" w:rsidP="009508E3">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0.01</w:t>
            </w:r>
          </w:p>
          <w:p w14:paraId="2BAC8A29" w14:textId="77777777" w:rsidR="009508E3" w:rsidRPr="00235EAE" w:rsidRDefault="009508E3" w:rsidP="009508E3">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(0.12)</w:t>
            </w:r>
          </w:p>
        </w:tc>
        <w:tc>
          <w:tcPr>
            <w:tcW w:w="1366" w:type="dxa"/>
          </w:tcPr>
          <w:p w14:paraId="153D17E5" w14:textId="6380DA6F" w:rsidR="009508E3" w:rsidRPr="00235EAE" w:rsidRDefault="009508E3" w:rsidP="009508E3">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w:t>
            </w:r>
            <w:r w:rsidR="006572EC">
              <w:rPr>
                <w:rFonts w:ascii="Aptos" w:eastAsia="Aptos" w:hAnsi="Aptos" w:cs="Times New Roman"/>
                <w:sz w:val="22"/>
                <w:szCs w:val="22"/>
              </w:rPr>
              <w:t>21*</w:t>
            </w:r>
          </w:p>
          <w:p w14:paraId="63CA6D3A" w14:textId="5CA5E64C" w:rsidR="009508E3" w:rsidRPr="00235EAE" w:rsidRDefault="009508E3" w:rsidP="009508E3">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w:t>
            </w:r>
            <w:r w:rsidR="006572EC">
              <w:rPr>
                <w:rFonts w:ascii="Aptos" w:eastAsia="Aptos" w:hAnsi="Aptos" w:cs="Times New Roman"/>
                <w:sz w:val="22"/>
                <w:szCs w:val="22"/>
              </w:rPr>
              <w:t>2</w:t>
            </w:r>
            <w:r w:rsidRPr="00235EAE">
              <w:rPr>
                <w:rFonts w:ascii="Aptos" w:eastAsia="Aptos" w:hAnsi="Aptos" w:cs="Times New Roman"/>
                <w:sz w:val="22"/>
                <w:szCs w:val="22"/>
              </w:rPr>
              <w:t>)</w:t>
            </w:r>
          </w:p>
        </w:tc>
      </w:tr>
      <w:tr w:rsidR="009508E3" w:rsidRPr="0063773D" w14:paraId="4B78D082" w14:textId="77777777" w:rsidTr="00CC6A17">
        <w:trPr>
          <w:trHeight w:val="504"/>
        </w:trPr>
        <w:tc>
          <w:tcPr>
            <w:tcW w:w="2504" w:type="dxa"/>
            <w:vAlign w:val="center"/>
          </w:tcPr>
          <w:p w14:paraId="47B8C758" w14:textId="7198D107" w:rsidR="009508E3" w:rsidRPr="00235EAE" w:rsidRDefault="009508E3" w:rsidP="009508E3">
            <w:pPr>
              <w:spacing w:before="0" w:after="0" w:line="240" w:lineRule="auto"/>
              <w:rPr>
                <w:rFonts w:ascii="Aptos" w:eastAsia="Aptos" w:hAnsi="Aptos" w:cs="Times New Roman"/>
                <w:sz w:val="22"/>
                <w:szCs w:val="22"/>
              </w:rPr>
            </w:pPr>
            <w:r>
              <w:rPr>
                <w:rFonts w:ascii="Aptos" w:eastAsia="Aptos" w:hAnsi="Aptos" w:cs="Times New Roman"/>
                <w:sz w:val="22"/>
              </w:rPr>
              <w:t>Price indexation</w:t>
            </w:r>
          </w:p>
        </w:tc>
        <w:tc>
          <w:tcPr>
            <w:tcW w:w="1096" w:type="dxa"/>
          </w:tcPr>
          <w:p w14:paraId="16C466A5" w14:textId="77777777" w:rsidR="009508E3" w:rsidRPr="00235EAE" w:rsidRDefault="009508E3" w:rsidP="009508E3">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0.16</w:t>
            </w:r>
          </w:p>
          <w:p w14:paraId="07A27C18" w14:textId="7694A553" w:rsidR="009508E3" w:rsidRPr="00235EAE" w:rsidRDefault="009508E3" w:rsidP="009508E3">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w:t>
            </w:r>
            <w:r w:rsidR="00A410B9">
              <w:rPr>
                <w:rFonts w:ascii="Aptos" w:eastAsia="Aptos" w:hAnsi="Aptos" w:cs="Times New Roman"/>
                <w:sz w:val="22"/>
                <w:szCs w:val="22"/>
              </w:rPr>
              <w:t>1</w:t>
            </w:r>
            <w:r w:rsidRPr="00235EAE">
              <w:rPr>
                <w:rFonts w:ascii="Aptos" w:eastAsia="Aptos" w:hAnsi="Aptos" w:cs="Times New Roman"/>
                <w:sz w:val="22"/>
                <w:szCs w:val="22"/>
              </w:rPr>
              <w:t>2)</w:t>
            </w:r>
          </w:p>
        </w:tc>
        <w:tc>
          <w:tcPr>
            <w:tcW w:w="1350" w:type="dxa"/>
          </w:tcPr>
          <w:p w14:paraId="7F7F6860" w14:textId="644D4C83" w:rsidR="009508E3" w:rsidRPr="00235EAE" w:rsidRDefault="00925DE6" w:rsidP="009508E3">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-0.09</w:t>
            </w:r>
          </w:p>
          <w:p w14:paraId="55D42BE7" w14:textId="767B036C" w:rsidR="009508E3" w:rsidRPr="00235EAE" w:rsidRDefault="009508E3" w:rsidP="009508E3">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w:t>
            </w:r>
            <w:r w:rsidR="00925DE6">
              <w:rPr>
                <w:rFonts w:ascii="Aptos" w:eastAsia="Aptos" w:hAnsi="Aptos" w:cs="Times New Roman"/>
                <w:sz w:val="22"/>
                <w:szCs w:val="22"/>
              </w:rPr>
              <w:t>06</w:t>
            </w:r>
            <w:r w:rsidRPr="00235EAE">
              <w:rPr>
                <w:rFonts w:ascii="Aptos" w:eastAsia="Aptos" w:hAnsi="Aptos" w:cs="Times New Roman"/>
                <w:sz w:val="22"/>
                <w:szCs w:val="22"/>
              </w:rPr>
              <w:t>)</w:t>
            </w:r>
          </w:p>
        </w:tc>
        <w:tc>
          <w:tcPr>
            <w:tcW w:w="1486" w:type="dxa"/>
          </w:tcPr>
          <w:p w14:paraId="47A50EAA" w14:textId="7D0BD791" w:rsidR="009508E3" w:rsidRPr="00235EAE" w:rsidRDefault="009508E3" w:rsidP="009508E3">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w:t>
            </w:r>
            <w:r w:rsidR="002C361A">
              <w:rPr>
                <w:rFonts w:ascii="Aptos" w:eastAsia="Aptos" w:hAnsi="Aptos" w:cs="Times New Roman"/>
                <w:sz w:val="22"/>
                <w:szCs w:val="22"/>
              </w:rPr>
              <w:t>1.69</w:t>
            </w:r>
            <w:r w:rsidR="007373FA">
              <w:rPr>
                <w:rFonts w:ascii="Aptos" w:eastAsia="Aptos" w:hAnsi="Aptos" w:cs="Times New Roman"/>
                <w:sz w:val="22"/>
                <w:szCs w:val="22"/>
              </w:rPr>
              <w:t>*</w:t>
            </w:r>
          </w:p>
          <w:p w14:paraId="2230701E" w14:textId="02D9EAA8" w:rsidR="009508E3" w:rsidRPr="00235EAE" w:rsidRDefault="009508E3" w:rsidP="009508E3">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w:t>
            </w:r>
            <w:r w:rsidR="007373FA">
              <w:rPr>
                <w:rFonts w:ascii="Aptos" w:eastAsia="Aptos" w:hAnsi="Aptos" w:cs="Times New Roman"/>
                <w:sz w:val="22"/>
                <w:szCs w:val="22"/>
              </w:rPr>
              <w:t>0.99</w:t>
            </w:r>
            <w:r w:rsidRPr="00235EAE">
              <w:rPr>
                <w:rFonts w:ascii="Aptos" w:eastAsia="Aptos" w:hAnsi="Aptos" w:cs="Times New Roman"/>
                <w:sz w:val="22"/>
                <w:szCs w:val="22"/>
              </w:rPr>
              <w:t>)</w:t>
            </w:r>
          </w:p>
        </w:tc>
        <w:tc>
          <w:tcPr>
            <w:tcW w:w="1558" w:type="dxa"/>
          </w:tcPr>
          <w:p w14:paraId="3749F901" w14:textId="5947EFD3" w:rsidR="009508E3" w:rsidRPr="00235EAE" w:rsidRDefault="009508E3" w:rsidP="009508E3">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w:t>
            </w:r>
            <w:r w:rsidR="00F6231F">
              <w:rPr>
                <w:rFonts w:ascii="Aptos" w:eastAsia="Aptos" w:hAnsi="Aptos" w:cs="Times New Roman"/>
                <w:sz w:val="22"/>
                <w:szCs w:val="22"/>
              </w:rPr>
              <w:t>06</w:t>
            </w:r>
          </w:p>
          <w:p w14:paraId="2BE2677E" w14:textId="4E0280A8" w:rsidR="009508E3" w:rsidRPr="00235EAE" w:rsidRDefault="009508E3" w:rsidP="009508E3">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w:t>
            </w:r>
            <w:r w:rsidR="00F6231F">
              <w:rPr>
                <w:rFonts w:ascii="Aptos" w:eastAsia="Aptos" w:hAnsi="Aptos" w:cs="Times New Roman"/>
                <w:sz w:val="22"/>
                <w:szCs w:val="22"/>
              </w:rPr>
              <w:t>13</w:t>
            </w:r>
            <w:r w:rsidRPr="00235EAE">
              <w:rPr>
                <w:rFonts w:ascii="Aptos" w:eastAsia="Aptos" w:hAnsi="Aptos" w:cs="Times New Roman"/>
                <w:sz w:val="22"/>
                <w:szCs w:val="22"/>
              </w:rPr>
              <w:t>)</w:t>
            </w:r>
          </w:p>
        </w:tc>
        <w:tc>
          <w:tcPr>
            <w:tcW w:w="1366" w:type="dxa"/>
          </w:tcPr>
          <w:p w14:paraId="27A9153B" w14:textId="42A7D95B" w:rsidR="009508E3" w:rsidRPr="00235EAE" w:rsidRDefault="009508E3" w:rsidP="009508E3">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Pr="00235EAE">
              <w:rPr>
                <w:rFonts w:ascii="Aptos" w:eastAsia="Aptos" w:hAnsi="Aptos" w:cs="Times New Roman"/>
                <w:sz w:val="22"/>
                <w:szCs w:val="22"/>
              </w:rPr>
              <w:t>0.</w:t>
            </w:r>
            <w:r w:rsidR="00A43EC6">
              <w:rPr>
                <w:rFonts w:ascii="Aptos" w:eastAsia="Aptos" w:hAnsi="Aptos" w:cs="Times New Roman"/>
                <w:sz w:val="22"/>
                <w:szCs w:val="22"/>
              </w:rPr>
              <w:t>20</w:t>
            </w:r>
            <w:r w:rsidRPr="00A04F16">
              <w:rPr>
                <w:rFonts w:ascii="Aptos" w:eastAsia="Aptos" w:hAnsi="Aptos" w:cs="Times New Roman"/>
                <w:sz w:val="20"/>
                <w:szCs w:val="20"/>
              </w:rPr>
              <w:t>*</w:t>
            </w:r>
          </w:p>
          <w:p w14:paraId="1CA044B7" w14:textId="1EB28BBF" w:rsidR="009508E3" w:rsidRPr="00235EAE" w:rsidRDefault="009508E3" w:rsidP="009508E3">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w:t>
            </w:r>
            <w:r w:rsidR="00A43EC6">
              <w:rPr>
                <w:rFonts w:ascii="Aptos" w:eastAsia="Aptos" w:hAnsi="Aptos" w:cs="Times New Roman"/>
                <w:sz w:val="22"/>
                <w:szCs w:val="22"/>
              </w:rPr>
              <w:t>12</w:t>
            </w:r>
            <w:r w:rsidRPr="00235EAE">
              <w:rPr>
                <w:rFonts w:ascii="Aptos" w:eastAsia="Aptos" w:hAnsi="Aptos" w:cs="Times New Roman"/>
                <w:sz w:val="22"/>
                <w:szCs w:val="22"/>
              </w:rPr>
              <w:t>)</w:t>
            </w:r>
          </w:p>
        </w:tc>
      </w:tr>
      <w:tr w:rsidR="00D8006D" w:rsidRPr="0063773D" w14:paraId="71B218A3" w14:textId="77777777" w:rsidTr="00CC6A17">
        <w:trPr>
          <w:trHeight w:val="504"/>
        </w:trPr>
        <w:tc>
          <w:tcPr>
            <w:tcW w:w="2504" w:type="dxa"/>
          </w:tcPr>
          <w:p w14:paraId="74E3F59F" w14:textId="77777777" w:rsidR="00D8006D" w:rsidRPr="00235EAE" w:rsidRDefault="00D8006D" w:rsidP="00B45E7E">
            <w:pPr>
              <w:spacing w:before="0" w:after="0" w:line="240" w:lineRule="auto"/>
              <w:rPr>
                <w:rFonts w:ascii="Aptos" w:eastAsia="Aptos" w:hAnsi="Aptos" w:cs="Times New Roman"/>
                <w:sz w:val="22"/>
                <w:szCs w:val="22"/>
              </w:rPr>
            </w:pPr>
            <w:r w:rsidRPr="00235EAE">
              <w:rPr>
                <w:rFonts w:ascii="Aptos" w:eastAsia="Aptos" w:hAnsi="Aptos" w:cs="Times New Roman"/>
                <w:sz w:val="22"/>
                <w:szCs w:val="22"/>
              </w:rPr>
              <w:t>Wealth</w:t>
            </w:r>
          </w:p>
        </w:tc>
        <w:tc>
          <w:tcPr>
            <w:tcW w:w="1096" w:type="dxa"/>
          </w:tcPr>
          <w:p w14:paraId="6852D244" w14:textId="4F9FDFF1" w:rsidR="00D8006D" w:rsidRPr="00235EAE" w:rsidRDefault="00D8006D" w:rsidP="00B45E7E">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w:t>
            </w:r>
            <w:r w:rsidR="00265A2E">
              <w:rPr>
                <w:rFonts w:ascii="Aptos" w:eastAsia="Aptos" w:hAnsi="Aptos" w:cs="Times New Roman"/>
                <w:sz w:val="22"/>
                <w:szCs w:val="22"/>
              </w:rPr>
              <w:t>51</w:t>
            </w:r>
            <w:r w:rsidRPr="00A04F16">
              <w:rPr>
                <w:rFonts w:ascii="Aptos" w:eastAsia="Aptos" w:hAnsi="Aptos" w:cs="Times New Roman"/>
                <w:sz w:val="20"/>
                <w:szCs w:val="20"/>
              </w:rPr>
              <w:t>*</w:t>
            </w:r>
            <w:r w:rsidR="00265A2E">
              <w:rPr>
                <w:rFonts w:ascii="Aptos" w:eastAsia="Aptos" w:hAnsi="Aptos" w:cs="Times New Roman"/>
                <w:sz w:val="20"/>
                <w:szCs w:val="20"/>
              </w:rPr>
              <w:t>*</w:t>
            </w:r>
            <w:r w:rsidRPr="00A04F16">
              <w:rPr>
                <w:rFonts w:ascii="Aptos" w:eastAsia="Aptos" w:hAnsi="Aptos" w:cs="Times New Roman"/>
                <w:sz w:val="20"/>
                <w:szCs w:val="20"/>
              </w:rPr>
              <w:t>*</w:t>
            </w:r>
          </w:p>
          <w:p w14:paraId="4C595E22" w14:textId="15ED6748" w:rsidR="00D8006D" w:rsidRPr="00235EAE" w:rsidRDefault="00D8006D" w:rsidP="00B45E7E">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w:t>
            </w:r>
            <w:r w:rsidR="00265A2E">
              <w:rPr>
                <w:rFonts w:ascii="Aptos" w:eastAsia="Aptos" w:hAnsi="Aptos" w:cs="Times New Roman"/>
                <w:sz w:val="22"/>
                <w:szCs w:val="22"/>
              </w:rPr>
              <w:t>2</w:t>
            </w:r>
            <w:r w:rsidRPr="00235EAE">
              <w:rPr>
                <w:rFonts w:ascii="Aptos" w:eastAsia="Aptos" w:hAnsi="Aptos" w:cs="Times New Roman"/>
                <w:sz w:val="22"/>
                <w:szCs w:val="22"/>
              </w:rPr>
              <w:t>)</w:t>
            </w:r>
          </w:p>
        </w:tc>
        <w:tc>
          <w:tcPr>
            <w:tcW w:w="1350" w:type="dxa"/>
          </w:tcPr>
          <w:p w14:paraId="1B7D199E" w14:textId="524B56D7" w:rsidR="00D8006D" w:rsidRPr="00235EAE" w:rsidRDefault="00D8006D" w:rsidP="00B45E7E">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w:t>
            </w:r>
            <w:r w:rsidR="006519FD">
              <w:rPr>
                <w:rFonts w:ascii="Aptos" w:eastAsia="Aptos" w:hAnsi="Aptos" w:cs="Times New Roman"/>
                <w:sz w:val="22"/>
                <w:szCs w:val="22"/>
              </w:rPr>
              <w:t>7</w:t>
            </w:r>
            <w:r w:rsidRPr="00A04F16">
              <w:rPr>
                <w:rFonts w:ascii="Aptos" w:eastAsia="Aptos" w:hAnsi="Aptos" w:cs="Times New Roman"/>
                <w:sz w:val="20"/>
                <w:szCs w:val="20"/>
              </w:rPr>
              <w:t>***</w:t>
            </w:r>
          </w:p>
          <w:p w14:paraId="294C7F04" w14:textId="145B3ED1" w:rsidR="00D8006D" w:rsidRPr="00235EAE" w:rsidRDefault="00D8006D" w:rsidP="00B45E7E">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w:t>
            </w:r>
            <w:r w:rsidR="006519FD">
              <w:rPr>
                <w:rFonts w:ascii="Aptos" w:eastAsia="Aptos" w:hAnsi="Aptos" w:cs="Times New Roman"/>
                <w:sz w:val="22"/>
                <w:szCs w:val="22"/>
              </w:rPr>
              <w:t>6</w:t>
            </w:r>
            <w:r w:rsidRPr="00235EAE">
              <w:rPr>
                <w:rFonts w:ascii="Aptos" w:eastAsia="Aptos" w:hAnsi="Aptos" w:cs="Times New Roman"/>
                <w:sz w:val="22"/>
                <w:szCs w:val="22"/>
              </w:rPr>
              <w:t>)</w:t>
            </w:r>
          </w:p>
        </w:tc>
        <w:tc>
          <w:tcPr>
            <w:tcW w:w="1486" w:type="dxa"/>
          </w:tcPr>
          <w:p w14:paraId="76B19444" w14:textId="19EA6E7D" w:rsidR="00D8006D" w:rsidRPr="00235EAE" w:rsidRDefault="00D8006D" w:rsidP="00B45E7E">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w:t>
            </w:r>
            <w:r w:rsidR="007373FA">
              <w:rPr>
                <w:rFonts w:ascii="Aptos" w:eastAsia="Aptos" w:hAnsi="Aptos" w:cs="Times New Roman"/>
                <w:sz w:val="22"/>
                <w:szCs w:val="22"/>
              </w:rPr>
              <w:t>06</w:t>
            </w:r>
          </w:p>
          <w:p w14:paraId="1591F06A" w14:textId="228B2FD3" w:rsidR="00D8006D" w:rsidRPr="00235EAE" w:rsidRDefault="00D8006D" w:rsidP="00B45E7E">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w:t>
            </w:r>
            <w:r w:rsidR="00B07933">
              <w:rPr>
                <w:rFonts w:ascii="Aptos" w:eastAsia="Aptos" w:hAnsi="Aptos" w:cs="Times New Roman"/>
                <w:sz w:val="22"/>
                <w:szCs w:val="22"/>
              </w:rPr>
              <w:t>93</w:t>
            </w:r>
            <w:r w:rsidRPr="00235EAE">
              <w:rPr>
                <w:rFonts w:ascii="Aptos" w:eastAsia="Aptos" w:hAnsi="Aptos" w:cs="Times New Roman"/>
                <w:sz w:val="22"/>
                <w:szCs w:val="22"/>
              </w:rPr>
              <w:t>)</w:t>
            </w:r>
          </w:p>
        </w:tc>
        <w:tc>
          <w:tcPr>
            <w:tcW w:w="1558" w:type="dxa"/>
          </w:tcPr>
          <w:p w14:paraId="1AC0C1CA" w14:textId="48C174E9" w:rsidR="00D8006D" w:rsidRPr="00235EAE" w:rsidRDefault="004337C3"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w:t>
            </w:r>
            <w:r w:rsidR="00D8006D" w:rsidRPr="00235EAE">
              <w:rPr>
                <w:rFonts w:ascii="Aptos" w:eastAsia="Aptos" w:hAnsi="Aptos" w:cs="Times New Roman"/>
                <w:sz w:val="22"/>
                <w:szCs w:val="22"/>
              </w:rPr>
              <w:t>0.0</w:t>
            </w:r>
            <w:r>
              <w:rPr>
                <w:rFonts w:ascii="Aptos" w:eastAsia="Aptos" w:hAnsi="Aptos" w:cs="Times New Roman"/>
                <w:sz w:val="22"/>
                <w:szCs w:val="22"/>
              </w:rPr>
              <w:t>7</w:t>
            </w:r>
          </w:p>
          <w:p w14:paraId="6FD72D75" w14:textId="11B207DE" w:rsidR="00D8006D" w:rsidRPr="00235EAE" w:rsidRDefault="00D8006D" w:rsidP="00B45E7E">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w:t>
            </w:r>
            <w:r w:rsidR="004337C3">
              <w:rPr>
                <w:rFonts w:ascii="Aptos" w:eastAsia="Aptos" w:hAnsi="Aptos" w:cs="Times New Roman"/>
                <w:sz w:val="22"/>
                <w:szCs w:val="22"/>
              </w:rPr>
              <w:t>3</w:t>
            </w:r>
            <w:r w:rsidRPr="00235EAE">
              <w:rPr>
                <w:rFonts w:ascii="Aptos" w:eastAsia="Aptos" w:hAnsi="Aptos" w:cs="Times New Roman"/>
                <w:sz w:val="22"/>
                <w:szCs w:val="22"/>
              </w:rPr>
              <w:t>)</w:t>
            </w:r>
          </w:p>
        </w:tc>
        <w:tc>
          <w:tcPr>
            <w:tcW w:w="1366" w:type="dxa"/>
          </w:tcPr>
          <w:p w14:paraId="2CF7E1DC" w14:textId="09ECD977" w:rsidR="00D8006D" w:rsidRPr="00235EAE" w:rsidRDefault="00D8006D" w:rsidP="00B45E7E">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w:t>
            </w:r>
            <w:r w:rsidR="00A43EC6">
              <w:rPr>
                <w:rFonts w:ascii="Aptos" w:eastAsia="Aptos" w:hAnsi="Aptos" w:cs="Times New Roman"/>
                <w:sz w:val="22"/>
                <w:szCs w:val="22"/>
              </w:rPr>
              <w:t>6</w:t>
            </w:r>
          </w:p>
          <w:p w14:paraId="3CA06E3E" w14:textId="1390D692" w:rsidR="00D8006D" w:rsidRPr="00235EAE" w:rsidRDefault="00D8006D" w:rsidP="00B45E7E">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w:t>
            </w:r>
            <w:r w:rsidR="00920E66">
              <w:rPr>
                <w:rFonts w:ascii="Aptos" w:eastAsia="Aptos" w:hAnsi="Aptos" w:cs="Times New Roman"/>
                <w:sz w:val="22"/>
                <w:szCs w:val="22"/>
              </w:rPr>
              <w:t>2</w:t>
            </w:r>
            <w:r w:rsidRPr="00235EAE">
              <w:rPr>
                <w:rFonts w:ascii="Aptos" w:eastAsia="Aptos" w:hAnsi="Aptos" w:cs="Times New Roman"/>
                <w:sz w:val="22"/>
                <w:szCs w:val="22"/>
              </w:rPr>
              <w:t>)</w:t>
            </w:r>
          </w:p>
        </w:tc>
      </w:tr>
      <w:tr w:rsidR="00D8006D" w:rsidRPr="0063773D" w14:paraId="2F732D9A" w14:textId="77777777" w:rsidTr="00CC6A17">
        <w:trPr>
          <w:trHeight w:val="504"/>
        </w:trPr>
        <w:tc>
          <w:tcPr>
            <w:tcW w:w="2504" w:type="dxa"/>
          </w:tcPr>
          <w:p w14:paraId="5868166E" w14:textId="652C94CB" w:rsidR="00D8006D" w:rsidRPr="00235EAE" w:rsidRDefault="00D8006D" w:rsidP="00B45E7E">
            <w:pPr>
              <w:spacing w:before="0" w:after="0" w:line="240" w:lineRule="auto"/>
              <w:rPr>
                <w:rFonts w:ascii="Aptos" w:eastAsia="Aptos" w:hAnsi="Aptos" w:cs="Times New Roman"/>
                <w:sz w:val="22"/>
                <w:szCs w:val="22"/>
              </w:rPr>
            </w:pPr>
            <w:r w:rsidRPr="00235EAE">
              <w:rPr>
                <w:rFonts w:ascii="Aptos" w:eastAsia="Aptos" w:hAnsi="Aptos" w:cs="Times New Roman"/>
                <w:sz w:val="22"/>
                <w:szCs w:val="22"/>
              </w:rPr>
              <w:t>Bank Credit</w:t>
            </w:r>
            <w:r w:rsidR="00714C8B">
              <w:rPr>
                <w:rFonts w:ascii="Aptos" w:eastAsia="Aptos" w:hAnsi="Aptos" w:cs="Times New Roman"/>
                <w:sz w:val="22"/>
                <w:szCs w:val="22"/>
              </w:rPr>
              <w:t>*net worth</w:t>
            </w:r>
          </w:p>
        </w:tc>
        <w:tc>
          <w:tcPr>
            <w:tcW w:w="1096" w:type="dxa"/>
          </w:tcPr>
          <w:p w14:paraId="1FCE0504" w14:textId="1532EEAC" w:rsidR="00D8006D" w:rsidRDefault="00B520FD"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-0.82***</w:t>
            </w:r>
          </w:p>
          <w:p w14:paraId="2C31657C" w14:textId="0D01B7A2" w:rsidR="00B520FD" w:rsidRPr="00235EAE" w:rsidRDefault="00B520FD"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(0.11)</w:t>
            </w:r>
          </w:p>
        </w:tc>
        <w:tc>
          <w:tcPr>
            <w:tcW w:w="1350" w:type="dxa"/>
          </w:tcPr>
          <w:p w14:paraId="3CDE4C76" w14:textId="77777777" w:rsidR="00D8006D" w:rsidRDefault="005E7C44"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0.02</w:t>
            </w:r>
          </w:p>
          <w:p w14:paraId="7E0F129F" w14:textId="106AAD9B" w:rsidR="005E7C44" w:rsidRPr="00235EAE" w:rsidRDefault="005E7C44"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(0.06)</w:t>
            </w:r>
          </w:p>
        </w:tc>
        <w:tc>
          <w:tcPr>
            <w:tcW w:w="1486" w:type="dxa"/>
          </w:tcPr>
          <w:p w14:paraId="4278E29A" w14:textId="5D6D27D9" w:rsidR="00D8006D" w:rsidRDefault="00B07933"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1.49*</w:t>
            </w:r>
          </w:p>
          <w:p w14:paraId="234A5008" w14:textId="68D8BA3A" w:rsidR="00B07933" w:rsidRPr="00235EAE" w:rsidRDefault="00B07933"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(0.88)</w:t>
            </w:r>
          </w:p>
        </w:tc>
        <w:tc>
          <w:tcPr>
            <w:tcW w:w="1558" w:type="dxa"/>
          </w:tcPr>
          <w:p w14:paraId="4992A0B4" w14:textId="77777777" w:rsidR="00D8006D" w:rsidRDefault="004337C3"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0.05</w:t>
            </w:r>
          </w:p>
          <w:p w14:paraId="74ECF687" w14:textId="0DD7AA70" w:rsidR="004337C3" w:rsidRPr="00235EAE" w:rsidRDefault="004337C3"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(0.12)</w:t>
            </w:r>
          </w:p>
        </w:tc>
        <w:tc>
          <w:tcPr>
            <w:tcW w:w="1366" w:type="dxa"/>
          </w:tcPr>
          <w:p w14:paraId="7347CE8D" w14:textId="77777777" w:rsidR="00D8006D" w:rsidRDefault="00920E66"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0.04</w:t>
            </w:r>
          </w:p>
          <w:p w14:paraId="41BA9F04" w14:textId="7E0D0E24" w:rsidR="00920E66" w:rsidRPr="00235EAE" w:rsidRDefault="00920E66"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(0.12)</w:t>
            </w:r>
          </w:p>
        </w:tc>
      </w:tr>
      <w:tr w:rsidR="00D8006D" w:rsidRPr="0063773D" w14:paraId="52D1C746" w14:textId="77777777" w:rsidTr="00CC6A17">
        <w:trPr>
          <w:trHeight w:val="504"/>
        </w:trPr>
        <w:tc>
          <w:tcPr>
            <w:tcW w:w="2504" w:type="dxa"/>
          </w:tcPr>
          <w:p w14:paraId="3AE5142E" w14:textId="45E8E909" w:rsidR="00D8006D" w:rsidRPr="00235EAE" w:rsidRDefault="00C5537F" w:rsidP="00B45E7E">
            <w:pPr>
              <w:spacing w:before="0" w:after="0" w:line="240" w:lineRule="auto"/>
              <w:rPr>
                <w:rFonts w:ascii="Aptos" w:eastAsia="Aptos" w:hAnsi="Aptos" w:cs="Times New Roman"/>
                <w:sz w:val="22"/>
                <w:szCs w:val="22"/>
              </w:rPr>
            </w:pPr>
            <w:r>
              <w:rPr>
                <w:rFonts w:ascii="Aptos" w:eastAsia="Aptos" w:hAnsi="Aptos" w:cs="Times New Roman"/>
                <w:sz w:val="22"/>
                <w:szCs w:val="22"/>
              </w:rPr>
              <w:t>Wealth*</w:t>
            </w:r>
            <w:r w:rsidR="00D8006D" w:rsidRPr="00235EAE">
              <w:rPr>
                <w:rFonts w:ascii="Aptos" w:eastAsia="Aptos" w:hAnsi="Aptos" w:cs="Times New Roman"/>
                <w:sz w:val="22"/>
                <w:szCs w:val="22"/>
              </w:rPr>
              <w:t>Open Economy</w:t>
            </w:r>
          </w:p>
        </w:tc>
        <w:tc>
          <w:tcPr>
            <w:tcW w:w="1096" w:type="dxa"/>
          </w:tcPr>
          <w:p w14:paraId="35B1233C" w14:textId="77777777" w:rsidR="00D8006D" w:rsidRDefault="00095B0D"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0.24</w:t>
            </w:r>
          </w:p>
          <w:p w14:paraId="014406FA" w14:textId="1DD493A2" w:rsidR="00095B0D" w:rsidRPr="00235EAE" w:rsidRDefault="00095B0D"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(0.26)</w:t>
            </w:r>
          </w:p>
        </w:tc>
        <w:tc>
          <w:tcPr>
            <w:tcW w:w="1350" w:type="dxa"/>
          </w:tcPr>
          <w:p w14:paraId="1F0B1347" w14:textId="77777777" w:rsidR="00D8006D" w:rsidRDefault="005E7C44"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0.07</w:t>
            </w:r>
          </w:p>
          <w:p w14:paraId="29CC4544" w14:textId="440CC6C5" w:rsidR="005E7C44" w:rsidRPr="00235EAE" w:rsidRDefault="005E7C44"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(0.13)</w:t>
            </w:r>
          </w:p>
        </w:tc>
        <w:tc>
          <w:tcPr>
            <w:tcW w:w="1486" w:type="dxa"/>
          </w:tcPr>
          <w:p w14:paraId="05DFA9BB" w14:textId="5196A914" w:rsidR="00D8006D" w:rsidRDefault="005E073A"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4.85**</w:t>
            </w:r>
          </w:p>
          <w:p w14:paraId="1C8A0E22" w14:textId="6CA44581" w:rsidR="005E073A" w:rsidRPr="00235EAE" w:rsidRDefault="005E073A"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(2.28)</w:t>
            </w:r>
          </w:p>
        </w:tc>
        <w:tc>
          <w:tcPr>
            <w:tcW w:w="1558" w:type="dxa"/>
          </w:tcPr>
          <w:p w14:paraId="2B91D469" w14:textId="77777777" w:rsidR="00D8006D" w:rsidRDefault="00707C1C"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0.33</w:t>
            </w:r>
          </w:p>
          <w:p w14:paraId="774CF7D1" w14:textId="18B3DDAF" w:rsidR="00707C1C" w:rsidRPr="00235EAE" w:rsidRDefault="00707C1C"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(0.28)</w:t>
            </w:r>
          </w:p>
        </w:tc>
        <w:tc>
          <w:tcPr>
            <w:tcW w:w="1366" w:type="dxa"/>
          </w:tcPr>
          <w:p w14:paraId="6E256618" w14:textId="035FBE26" w:rsidR="00D8006D" w:rsidRDefault="00920E66"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0.49</w:t>
            </w:r>
            <w:r w:rsidR="00C54451">
              <w:rPr>
                <w:rFonts w:ascii="Aptos" w:eastAsia="Aptos" w:hAnsi="Aptos" w:cs="Times New Roman"/>
                <w:sz w:val="22"/>
                <w:szCs w:val="22"/>
              </w:rPr>
              <w:t>*</w:t>
            </w:r>
          </w:p>
          <w:p w14:paraId="5ECBFDBB" w14:textId="686EF2A6" w:rsidR="00920E66" w:rsidRPr="00235EAE" w:rsidRDefault="00920E66"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w:t>
            </w:r>
            <w:r w:rsidR="00C54451">
              <w:rPr>
                <w:rFonts w:ascii="Aptos" w:eastAsia="Aptos" w:hAnsi="Aptos" w:cs="Times New Roman"/>
                <w:sz w:val="22"/>
                <w:szCs w:val="22"/>
              </w:rPr>
              <w:t>0.26)</w:t>
            </w:r>
          </w:p>
        </w:tc>
      </w:tr>
      <w:tr w:rsidR="00D8006D" w:rsidRPr="0063773D" w14:paraId="40C0EE63" w14:textId="77777777" w:rsidTr="00CC6A17">
        <w:trPr>
          <w:trHeight w:val="504"/>
        </w:trPr>
        <w:tc>
          <w:tcPr>
            <w:tcW w:w="2504" w:type="dxa"/>
          </w:tcPr>
          <w:p w14:paraId="54D6A830" w14:textId="77777777" w:rsidR="00D8006D" w:rsidRPr="00235EAE" w:rsidRDefault="00D8006D" w:rsidP="00B45E7E">
            <w:pPr>
              <w:spacing w:before="0" w:after="0" w:line="240" w:lineRule="auto"/>
              <w:rPr>
                <w:rFonts w:ascii="Aptos" w:eastAsia="Aptos" w:hAnsi="Aptos" w:cs="Times New Roman"/>
                <w:sz w:val="22"/>
                <w:szCs w:val="22"/>
              </w:rPr>
            </w:pPr>
            <w:r w:rsidRPr="00235EAE">
              <w:rPr>
                <w:rFonts w:ascii="Aptos" w:eastAsia="Aptos" w:hAnsi="Aptos" w:cs="Times New Roman"/>
                <w:sz w:val="22"/>
                <w:szCs w:val="22"/>
              </w:rPr>
              <w:t>Central Bank Authors</w:t>
            </w:r>
          </w:p>
        </w:tc>
        <w:tc>
          <w:tcPr>
            <w:tcW w:w="1096" w:type="dxa"/>
          </w:tcPr>
          <w:p w14:paraId="49FF1885" w14:textId="29D5F2CE" w:rsidR="00D8006D" w:rsidRPr="00235EAE" w:rsidRDefault="00D8006D" w:rsidP="00B45E7E">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w:t>
            </w:r>
            <w:r w:rsidR="00095B0D">
              <w:rPr>
                <w:rFonts w:ascii="Aptos" w:eastAsia="Aptos" w:hAnsi="Aptos" w:cs="Times New Roman"/>
                <w:sz w:val="22"/>
                <w:szCs w:val="22"/>
              </w:rPr>
              <w:t>41</w:t>
            </w:r>
            <w:r w:rsidRPr="00A04F16">
              <w:rPr>
                <w:rFonts w:ascii="Aptos" w:eastAsia="Aptos" w:hAnsi="Aptos" w:cs="Times New Roman"/>
                <w:sz w:val="20"/>
                <w:szCs w:val="20"/>
              </w:rPr>
              <w:t>*</w:t>
            </w:r>
            <w:r w:rsidR="008507E9">
              <w:rPr>
                <w:rFonts w:ascii="Aptos" w:eastAsia="Aptos" w:hAnsi="Aptos" w:cs="Times New Roman"/>
                <w:sz w:val="20"/>
                <w:szCs w:val="20"/>
              </w:rPr>
              <w:t>*</w:t>
            </w:r>
            <w:r w:rsidRPr="00A04F16">
              <w:rPr>
                <w:rFonts w:ascii="Aptos" w:eastAsia="Aptos" w:hAnsi="Aptos" w:cs="Times New Roman"/>
                <w:sz w:val="20"/>
                <w:szCs w:val="20"/>
              </w:rPr>
              <w:t>*</w:t>
            </w:r>
          </w:p>
          <w:p w14:paraId="5A5C9369" w14:textId="216206F2" w:rsidR="00D8006D" w:rsidRPr="00235EAE" w:rsidRDefault="00D8006D" w:rsidP="00B45E7E">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w:t>
            </w:r>
            <w:r w:rsidR="00095B0D">
              <w:rPr>
                <w:rFonts w:ascii="Aptos" w:eastAsia="Aptos" w:hAnsi="Aptos" w:cs="Times New Roman"/>
                <w:sz w:val="22"/>
                <w:szCs w:val="22"/>
              </w:rPr>
              <w:t>1</w:t>
            </w:r>
            <w:r w:rsidRPr="00235EAE">
              <w:rPr>
                <w:rFonts w:ascii="Aptos" w:eastAsia="Aptos" w:hAnsi="Aptos" w:cs="Times New Roman"/>
                <w:sz w:val="22"/>
                <w:szCs w:val="22"/>
              </w:rPr>
              <w:t>)</w:t>
            </w:r>
          </w:p>
        </w:tc>
        <w:tc>
          <w:tcPr>
            <w:tcW w:w="1350" w:type="dxa"/>
          </w:tcPr>
          <w:p w14:paraId="2C900EF8" w14:textId="5AB9FC72" w:rsidR="00D8006D" w:rsidRPr="00235EAE" w:rsidRDefault="00D8006D" w:rsidP="00B45E7E">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w:t>
            </w:r>
            <w:r w:rsidR="00EC2F82">
              <w:rPr>
                <w:rFonts w:ascii="Aptos" w:eastAsia="Aptos" w:hAnsi="Aptos" w:cs="Times New Roman"/>
                <w:sz w:val="22"/>
                <w:szCs w:val="22"/>
              </w:rPr>
              <w:t>5</w:t>
            </w:r>
          </w:p>
          <w:p w14:paraId="2D9B022F" w14:textId="786E9CA8" w:rsidR="00D8006D" w:rsidRPr="00235EAE" w:rsidRDefault="00D8006D" w:rsidP="00B45E7E">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w:t>
            </w:r>
            <w:r w:rsidR="00EC2F82">
              <w:rPr>
                <w:rFonts w:ascii="Aptos" w:eastAsia="Aptos" w:hAnsi="Aptos" w:cs="Times New Roman"/>
                <w:sz w:val="22"/>
                <w:szCs w:val="22"/>
              </w:rPr>
              <w:t>5</w:t>
            </w:r>
            <w:r w:rsidRPr="00235EAE">
              <w:rPr>
                <w:rFonts w:ascii="Aptos" w:eastAsia="Aptos" w:hAnsi="Aptos" w:cs="Times New Roman"/>
                <w:sz w:val="22"/>
                <w:szCs w:val="22"/>
              </w:rPr>
              <w:t>)</w:t>
            </w:r>
          </w:p>
        </w:tc>
        <w:tc>
          <w:tcPr>
            <w:tcW w:w="1486" w:type="dxa"/>
          </w:tcPr>
          <w:p w14:paraId="2EAF807E" w14:textId="0BEF8317" w:rsidR="00D8006D" w:rsidRPr="00235EAE" w:rsidRDefault="005E073A"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-0.16</w:t>
            </w:r>
          </w:p>
          <w:p w14:paraId="1DE13D30" w14:textId="69B695D5" w:rsidR="00D8006D" w:rsidRPr="00235EAE" w:rsidRDefault="00D8006D" w:rsidP="00B45E7E">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w:t>
            </w:r>
            <w:r w:rsidR="00333513">
              <w:rPr>
                <w:rFonts w:ascii="Aptos" w:eastAsia="Aptos" w:hAnsi="Aptos" w:cs="Times New Roman"/>
                <w:sz w:val="22"/>
                <w:szCs w:val="22"/>
              </w:rPr>
              <w:t>85</w:t>
            </w:r>
            <w:r w:rsidRPr="00235EAE">
              <w:rPr>
                <w:rFonts w:ascii="Aptos" w:eastAsia="Aptos" w:hAnsi="Aptos" w:cs="Times New Roman"/>
                <w:sz w:val="22"/>
                <w:szCs w:val="22"/>
              </w:rPr>
              <w:t>)</w:t>
            </w:r>
          </w:p>
        </w:tc>
        <w:tc>
          <w:tcPr>
            <w:tcW w:w="1558" w:type="dxa"/>
          </w:tcPr>
          <w:p w14:paraId="64F524FD" w14:textId="50B70E6C" w:rsidR="00D8006D" w:rsidRPr="00235EAE" w:rsidRDefault="00D8006D"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Pr="00235EAE">
              <w:rPr>
                <w:rFonts w:ascii="Aptos" w:eastAsia="Aptos" w:hAnsi="Aptos" w:cs="Times New Roman"/>
                <w:sz w:val="22"/>
                <w:szCs w:val="22"/>
              </w:rPr>
              <w:t>0.5</w:t>
            </w:r>
            <w:r w:rsidR="00707C1C">
              <w:rPr>
                <w:rFonts w:ascii="Aptos" w:eastAsia="Aptos" w:hAnsi="Aptos" w:cs="Times New Roman"/>
                <w:sz w:val="22"/>
                <w:szCs w:val="22"/>
              </w:rPr>
              <w:t>3</w:t>
            </w:r>
            <w:r w:rsidRPr="00A04F16">
              <w:rPr>
                <w:rFonts w:ascii="Aptos" w:eastAsia="Aptos" w:hAnsi="Aptos" w:cs="Times New Roman"/>
                <w:sz w:val="20"/>
                <w:szCs w:val="20"/>
              </w:rPr>
              <w:t>***</w:t>
            </w:r>
          </w:p>
          <w:p w14:paraId="2B98F3D9" w14:textId="77777777" w:rsidR="00D8006D" w:rsidRPr="00235EAE" w:rsidRDefault="00D8006D" w:rsidP="00B45E7E">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(0.12)</w:t>
            </w:r>
          </w:p>
        </w:tc>
        <w:tc>
          <w:tcPr>
            <w:tcW w:w="1366" w:type="dxa"/>
          </w:tcPr>
          <w:p w14:paraId="25CFA1ED" w14:textId="679820F2" w:rsidR="00D8006D" w:rsidRPr="00235EAE" w:rsidRDefault="00D8006D"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Pr="00235EAE">
              <w:rPr>
                <w:rFonts w:ascii="Aptos" w:eastAsia="Aptos" w:hAnsi="Aptos" w:cs="Times New Roman"/>
                <w:sz w:val="22"/>
                <w:szCs w:val="22"/>
              </w:rPr>
              <w:t>0.</w:t>
            </w:r>
            <w:r w:rsidR="00C54451">
              <w:rPr>
                <w:rFonts w:ascii="Aptos" w:eastAsia="Aptos" w:hAnsi="Aptos" w:cs="Times New Roman"/>
                <w:sz w:val="22"/>
                <w:szCs w:val="22"/>
              </w:rPr>
              <w:t>53</w:t>
            </w:r>
            <w:r w:rsidRPr="00A04F16">
              <w:rPr>
                <w:rFonts w:ascii="Aptos" w:eastAsia="Aptos" w:hAnsi="Aptos" w:cs="Times New Roman"/>
                <w:sz w:val="20"/>
                <w:szCs w:val="20"/>
              </w:rPr>
              <w:t>***</w:t>
            </w:r>
          </w:p>
          <w:p w14:paraId="2983CFA0" w14:textId="77777777" w:rsidR="00D8006D" w:rsidRPr="00235EAE" w:rsidRDefault="00D8006D" w:rsidP="00B45E7E">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(0.11)</w:t>
            </w:r>
          </w:p>
        </w:tc>
      </w:tr>
      <w:tr w:rsidR="00D8006D" w:rsidRPr="0063773D" w14:paraId="079CD3C9" w14:textId="77777777" w:rsidTr="00CC6A17">
        <w:trPr>
          <w:trHeight w:val="504"/>
        </w:trPr>
        <w:tc>
          <w:tcPr>
            <w:tcW w:w="2504" w:type="dxa"/>
          </w:tcPr>
          <w:p w14:paraId="44862DD2" w14:textId="77777777" w:rsidR="00D8006D" w:rsidRPr="00235EAE" w:rsidRDefault="00D8006D" w:rsidP="00B45E7E">
            <w:pPr>
              <w:spacing w:before="0" w:after="0" w:line="240" w:lineRule="auto"/>
              <w:rPr>
                <w:rFonts w:ascii="Aptos" w:eastAsia="Aptos" w:hAnsi="Aptos" w:cs="Times New Roman"/>
                <w:sz w:val="22"/>
                <w:szCs w:val="22"/>
              </w:rPr>
            </w:pPr>
            <w:proofErr w:type="gramStart"/>
            <w:r w:rsidRPr="00235EAE">
              <w:rPr>
                <w:rFonts w:ascii="Aptos" w:eastAsia="Aptos" w:hAnsi="Aptos" w:cs="Times New Roman"/>
                <w:sz w:val="22"/>
                <w:szCs w:val="22"/>
              </w:rPr>
              <w:t>Log(</w:t>
            </w:r>
            <w:proofErr w:type="gramEnd"/>
            <w:r>
              <w:rPr>
                <w:rFonts w:ascii="Aptos" w:eastAsia="Aptos" w:hAnsi="Aptos" w:cs="Times New Roman"/>
                <w:sz w:val="22"/>
                <w:szCs w:val="22"/>
              </w:rPr>
              <w:t xml:space="preserve"># </w:t>
            </w:r>
            <w:proofErr w:type="spellStart"/>
            <w:r w:rsidRPr="00235EAE">
              <w:rPr>
                <w:rFonts w:ascii="Aptos" w:eastAsia="Aptos" w:hAnsi="Aptos" w:cs="Times New Roman"/>
                <w:sz w:val="22"/>
                <w:szCs w:val="22"/>
              </w:rPr>
              <w:t>eqs</w:t>
            </w:r>
            <w:proofErr w:type="spellEnd"/>
            <w:r>
              <w:rPr>
                <w:rFonts w:ascii="Aptos" w:eastAsia="Aptos" w:hAnsi="Aptos" w:cs="Times New Roman"/>
                <w:sz w:val="22"/>
                <w:szCs w:val="22"/>
              </w:rPr>
              <w:t>.</w:t>
            </w:r>
            <w:r w:rsidRPr="00235EAE">
              <w:rPr>
                <w:rFonts w:ascii="Aptos" w:eastAsia="Aptos" w:hAnsi="Aptos" w:cs="Times New Roman"/>
                <w:sz w:val="22"/>
                <w:szCs w:val="22"/>
              </w:rPr>
              <w:t>)</w:t>
            </w:r>
          </w:p>
        </w:tc>
        <w:tc>
          <w:tcPr>
            <w:tcW w:w="1096" w:type="dxa"/>
          </w:tcPr>
          <w:p w14:paraId="7FAE1BD2" w14:textId="77777777" w:rsidR="00D8006D" w:rsidRDefault="008507E9"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0.04</w:t>
            </w:r>
          </w:p>
          <w:p w14:paraId="6A98B3AB" w14:textId="2F989E53" w:rsidR="008507E9" w:rsidRPr="00235EAE" w:rsidRDefault="008507E9"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(0.08)</w:t>
            </w:r>
          </w:p>
        </w:tc>
        <w:tc>
          <w:tcPr>
            <w:tcW w:w="1350" w:type="dxa"/>
          </w:tcPr>
          <w:p w14:paraId="33DDD044" w14:textId="77777777" w:rsidR="00D8006D" w:rsidRDefault="00EC2F82"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0.02</w:t>
            </w:r>
          </w:p>
          <w:p w14:paraId="7F3193EA" w14:textId="6E1EEB5D" w:rsidR="00EC2F82" w:rsidRPr="00235EAE" w:rsidRDefault="00EC2F82"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(0.04)</w:t>
            </w:r>
          </w:p>
        </w:tc>
        <w:tc>
          <w:tcPr>
            <w:tcW w:w="1486" w:type="dxa"/>
          </w:tcPr>
          <w:p w14:paraId="1E575190" w14:textId="20BBBA24" w:rsidR="00D8006D" w:rsidRDefault="00333513"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-1.34*</w:t>
            </w:r>
          </w:p>
          <w:p w14:paraId="2C046E52" w14:textId="70810578" w:rsidR="00333513" w:rsidRPr="00235EAE" w:rsidRDefault="00333513"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(0.70)</w:t>
            </w:r>
          </w:p>
        </w:tc>
        <w:tc>
          <w:tcPr>
            <w:tcW w:w="1558" w:type="dxa"/>
          </w:tcPr>
          <w:p w14:paraId="445970DC" w14:textId="77777777" w:rsidR="00D8006D" w:rsidRDefault="00707C1C"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0.08</w:t>
            </w:r>
          </w:p>
          <w:p w14:paraId="4109126F" w14:textId="06E63349" w:rsidR="005D4BBD" w:rsidRPr="00235EAE" w:rsidRDefault="005D4BBD"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(0.09)</w:t>
            </w:r>
          </w:p>
        </w:tc>
        <w:tc>
          <w:tcPr>
            <w:tcW w:w="1366" w:type="dxa"/>
          </w:tcPr>
          <w:p w14:paraId="4803AE8C" w14:textId="77777777" w:rsidR="00D8006D" w:rsidRDefault="000248E6"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-0.07</w:t>
            </w:r>
          </w:p>
          <w:p w14:paraId="14151394" w14:textId="6B5C4A52" w:rsidR="000248E6" w:rsidRPr="00235EAE" w:rsidRDefault="000248E6"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(0.08)</w:t>
            </w:r>
          </w:p>
        </w:tc>
      </w:tr>
      <w:tr w:rsidR="00D8006D" w:rsidRPr="0063773D" w14:paraId="7953F2F6" w14:textId="77777777" w:rsidTr="00CC6A17">
        <w:trPr>
          <w:trHeight w:val="504"/>
        </w:trPr>
        <w:tc>
          <w:tcPr>
            <w:tcW w:w="2504" w:type="dxa"/>
          </w:tcPr>
          <w:p w14:paraId="26757048" w14:textId="77777777" w:rsidR="00D8006D" w:rsidRPr="00235EAE" w:rsidRDefault="00D8006D" w:rsidP="00B45E7E">
            <w:pPr>
              <w:spacing w:before="0" w:after="0" w:line="240" w:lineRule="auto"/>
              <w:rPr>
                <w:rFonts w:ascii="Aptos" w:eastAsia="Aptos" w:hAnsi="Aptos" w:cs="Times New Roman"/>
                <w:sz w:val="22"/>
                <w:szCs w:val="22"/>
              </w:rPr>
            </w:pPr>
            <w:r w:rsidRPr="00235EAE">
              <w:rPr>
                <w:rFonts w:ascii="Aptos" w:eastAsia="Aptos" w:hAnsi="Aptos" w:cs="Times New Roman"/>
                <w:sz w:val="22"/>
                <w:szCs w:val="22"/>
              </w:rPr>
              <w:t>Early vintage</w:t>
            </w:r>
          </w:p>
        </w:tc>
        <w:tc>
          <w:tcPr>
            <w:tcW w:w="1096" w:type="dxa"/>
          </w:tcPr>
          <w:p w14:paraId="02613EB8" w14:textId="1DFC6FB1" w:rsidR="00D8006D" w:rsidRPr="00235EAE" w:rsidRDefault="00D8006D" w:rsidP="00B45E7E">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-0.2</w:t>
            </w:r>
            <w:r w:rsidR="008507E9">
              <w:rPr>
                <w:rFonts w:ascii="Aptos" w:eastAsia="Aptos" w:hAnsi="Aptos" w:cs="Times New Roman"/>
                <w:sz w:val="22"/>
                <w:szCs w:val="22"/>
              </w:rPr>
              <w:t>2</w:t>
            </w:r>
          </w:p>
          <w:p w14:paraId="67AFD409" w14:textId="04F9908D" w:rsidR="00D8006D" w:rsidRPr="00235EAE" w:rsidRDefault="00D8006D" w:rsidP="00B45E7E">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w:t>
            </w:r>
            <w:r w:rsidR="008507E9">
              <w:rPr>
                <w:rFonts w:ascii="Aptos" w:eastAsia="Aptos" w:hAnsi="Aptos" w:cs="Times New Roman"/>
                <w:sz w:val="22"/>
                <w:szCs w:val="22"/>
              </w:rPr>
              <w:t>9</w:t>
            </w:r>
            <w:r w:rsidRPr="00235EAE">
              <w:rPr>
                <w:rFonts w:ascii="Aptos" w:eastAsia="Aptos" w:hAnsi="Aptos" w:cs="Times New Roman"/>
                <w:sz w:val="22"/>
                <w:szCs w:val="22"/>
              </w:rPr>
              <w:t>)</w:t>
            </w:r>
          </w:p>
        </w:tc>
        <w:tc>
          <w:tcPr>
            <w:tcW w:w="1350" w:type="dxa"/>
          </w:tcPr>
          <w:p w14:paraId="5F664A24" w14:textId="0D9AC6F1" w:rsidR="00D8006D" w:rsidRPr="00235EAE" w:rsidRDefault="00D8006D" w:rsidP="00B45E7E">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w:t>
            </w:r>
            <w:r w:rsidR="00EC2F82">
              <w:rPr>
                <w:rFonts w:ascii="Aptos" w:eastAsia="Aptos" w:hAnsi="Aptos" w:cs="Times New Roman"/>
                <w:sz w:val="22"/>
                <w:szCs w:val="22"/>
              </w:rPr>
              <w:t>6</w:t>
            </w:r>
          </w:p>
          <w:p w14:paraId="723734FF" w14:textId="4C8B7584" w:rsidR="00D8006D" w:rsidRPr="00235EAE" w:rsidRDefault="00D8006D" w:rsidP="00B45E7E">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w:t>
            </w:r>
            <w:r w:rsidR="00734183">
              <w:rPr>
                <w:rFonts w:ascii="Aptos" w:eastAsia="Aptos" w:hAnsi="Aptos" w:cs="Times New Roman"/>
                <w:sz w:val="22"/>
                <w:szCs w:val="22"/>
              </w:rPr>
              <w:t>9</w:t>
            </w:r>
            <w:r w:rsidRPr="00235EAE">
              <w:rPr>
                <w:rFonts w:ascii="Aptos" w:eastAsia="Aptos" w:hAnsi="Aptos" w:cs="Times New Roman"/>
                <w:sz w:val="22"/>
                <w:szCs w:val="22"/>
              </w:rPr>
              <w:t>)</w:t>
            </w:r>
          </w:p>
        </w:tc>
        <w:tc>
          <w:tcPr>
            <w:tcW w:w="1486" w:type="dxa"/>
          </w:tcPr>
          <w:p w14:paraId="4AF90662" w14:textId="16DE2AA4" w:rsidR="00D8006D" w:rsidRPr="00235EAE" w:rsidRDefault="00D8006D"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00FA77A2">
              <w:rPr>
                <w:rFonts w:ascii="Aptos" w:eastAsia="Aptos" w:hAnsi="Aptos" w:cs="Times New Roman"/>
                <w:sz w:val="22"/>
                <w:szCs w:val="22"/>
              </w:rPr>
              <w:t>2.01</w:t>
            </w:r>
          </w:p>
          <w:p w14:paraId="4E76BF3C" w14:textId="07B36C7F" w:rsidR="00D8006D" w:rsidRPr="00235EAE" w:rsidRDefault="00D8006D" w:rsidP="00B45E7E">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(1.</w:t>
            </w:r>
            <w:r w:rsidR="00FA77A2">
              <w:rPr>
                <w:rFonts w:ascii="Aptos" w:eastAsia="Aptos" w:hAnsi="Aptos" w:cs="Times New Roman"/>
                <w:sz w:val="22"/>
                <w:szCs w:val="22"/>
              </w:rPr>
              <w:t>53</w:t>
            </w:r>
            <w:r w:rsidRPr="00235EAE">
              <w:rPr>
                <w:rFonts w:ascii="Aptos" w:eastAsia="Aptos" w:hAnsi="Aptos" w:cs="Times New Roman"/>
                <w:sz w:val="22"/>
                <w:szCs w:val="22"/>
              </w:rPr>
              <w:t>)</w:t>
            </w:r>
          </w:p>
        </w:tc>
        <w:tc>
          <w:tcPr>
            <w:tcW w:w="1558" w:type="dxa"/>
          </w:tcPr>
          <w:p w14:paraId="3C932E46" w14:textId="5F2FAF02" w:rsidR="00D8006D" w:rsidRPr="00235EAE" w:rsidRDefault="00D8006D" w:rsidP="00B45E7E">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0.2</w:t>
            </w:r>
            <w:r w:rsidR="005D4BBD">
              <w:rPr>
                <w:rFonts w:ascii="Aptos" w:eastAsia="Aptos" w:hAnsi="Aptos" w:cs="Times New Roman"/>
                <w:sz w:val="22"/>
                <w:szCs w:val="22"/>
              </w:rPr>
              <w:t>9</w:t>
            </w:r>
          </w:p>
          <w:p w14:paraId="75630639" w14:textId="6064E047" w:rsidR="00D8006D" w:rsidRPr="00235EAE" w:rsidRDefault="00D8006D" w:rsidP="00B45E7E">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w:t>
            </w:r>
            <w:r w:rsidR="005D4BBD">
              <w:rPr>
                <w:rFonts w:ascii="Aptos" w:eastAsia="Aptos" w:hAnsi="Aptos" w:cs="Times New Roman"/>
                <w:sz w:val="22"/>
                <w:szCs w:val="22"/>
              </w:rPr>
              <w:t>21</w:t>
            </w:r>
            <w:r w:rsidRPr="00235EAE">
              <w:rPr>
                <w:rFonts w:ascii="Aptos" w:eastAsia="Aptos" w:hAnsi="Aptos" w:cs="Times New Roman"/>
                <w:sz w:val="22"/>
                <w:szCs w:val="22"/>
              </w:rPr>
              <w:t>)</w:t>
            </w:r>
          </w:p>
        </w:tc>
        <w:tc>
          <w:tcPr>
            <w:tcW w:w="1366" w:type="dxa"/>
          </w:tcPr>
          <w:p w14:paraId="72F2ADE4" w14:textId="57FD5F9B" w:rsidR="00D8006D" w:rsidRPr="00235EAE" w:rsidRDefault="00D8006D" w:rsidP="00B45E7E">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Pr="00235EAE">
              <w:rPr>
                <w:rFonts w:ascii="Aptos" w:eastAsia="Aptos" w:hAnsi="Aptos" w:cs="Times New Roman"/>
                <w:sz w:val="22"/>
                <w:szCs w:val="22"/>
              </w:rPr>
              <w:t>1.</w:t>
            </w:r>
            <w:r w:rsidR="000248E6">
              <w:rPr>
                <w:rFonts w:ascii="Aptos" w:eastAsia="Aptos" w:hAnsi="Aptos" w:cs="Times New Roman"/>
                <w:sz w:val="22"/>
                <w:szCs w:val="22"/>
              </w:rPr>
              <w:t>03</w:t>
            </w:r>
            <w:r w:rsidRPr="00A04F16">
              <w:rPr>
                <w:rFonts w:ascii="Aptos" w:eastAsia="Aptos" w:hAnsi="Aptos" w:cs="Times New Roman"/>
                <w:sz w:val="20"/>
                <w:szCs w:val="20"/>
              </w:rPr>
              <w:t>***</w:t>
            </w:r>
          </w:p>
          <w:p w14:paraId="63060753" w14:textId="02F3D6B4" w:rsidR="00D8006D" w:rsidRPr="00235EAE" w:rsidRDefault="00D8006D" w:rsidP="00B45E7E">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w:t>
            </w:r>
            <w:r w:rsidR="00D7526F">
              <w:rPr>
                <w:rFonts w:ascii="Aptos" w:eastAsia="Aptos" w:hAnsi="Aptos" w:cs="Times New Roman"/>
                <w:sz w:val="22"/>
                <w:szCs w:val="22"/>
              </w:rPr>
              <w:t>20</w:t>
            </w:r>
            <w:r w:rsidRPr="00235EAE">
              <w:rPr>
                <w:rFonts w:ascii="Aptos" w:eastAsia="Aptos" w:hAnsi="Aptos" w:cs="Times New Roman"/>
                <w:sz w:val="22"/>
                <w:szCs w:val="22"/>
              </w:rPr>
              <w:t>)</w:t>
            </w:r>
          </w:p>
        </w:tc>
      </w:tr>
      <w:tr w:rsidR="00D8006D" w:rsidRPr="0063773D" w14:paraId="7BBA4C0A" w14:textId="77777777" w:rsidTr="00CC6A17">
        <w:trPr>
          <w:trHeight w:val="504"/>
        </w:trPr>
        <w:tc>
          <w:tcPr>
            <w:tcW w:w="2504" w:type="dxa"/>
          </w:tcPr>
          <w:p w14:paraId="249CB238" w14:textId="77777777" w:rsidR="00D8006D" w:rsidRPr="00235EAE" w:rsidRDefault="00D8006D" w:rsidP="00B45E7E">
            <w:pPr>
              <w:spacing w:before="0" w:after="0" w:line="240" w:lineRule="auto"/>
              <w:rPr>
                <w:rFonts w:ascii="Aptos" w:eastAsia="Aptos" w:hAnsi="Aptos" w:cs="Times New Roman"/>
                <w:sz w:val="22"/>
                <w:szCs w:val="22"/>
              </w:rPr>
            </w:pPr>
            <w:r w:rsidRPr="00235EAE">
              <w:rPr>
                <w:rFonts w:ascii="Aptos" w:eastAsia="Aptos" w:hAnsi="Aptos" w:cs="Times New Roman"/>
                <w:sz w:val="22"/>
                <w:szCs w:val="22"/>
              </w:rPr>
              <w:t>Middle vintage</w:t>
            </w:r>
          </w:p>
        </w:tc>
        <w:tc>
          <w:tcPr>
            <w:tcW w:w="1096" w:type="dxa"/>
            <w:tcBorders>
              <w:bottom w:val="single" w:sz="4" w:space="0" w:color="auto"/>
            </w:tcBorders>
          </w:tcPr>
          <w:p w14:paraId="2A6DC2B8" w14:textId="220BB0B2" w:rsidR="00D8006D" w:rsidRPr="00235EAE" w:rsidRDefault="00D8006D" w:rsidP="00B45E7E">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w:t>
            </w:r>
            <w:r w:rsidR="00946267">
              <w:rPr>
                <w:rFonts w:ascii="Aptos" w:eastAsia="Aptos" w:hAnsi="Aptos" w:cs="Times New Roman"/>
                <w:sz w:val="22"/>
                <w:szCs w:val="22"/>
              </w:rPr>
              <w:t>29**</w:t>
            </w:r>
          </w:p>
          <w:p w14:paraId="4FD3E569" w14:textId="7923C02D" w:rsidR="00D8006D" w:rsidRPr="00235EAE" w:rsidRDefault="00D8006D" w:rsidP="00B45E7E">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w:t>
            </w:r>
            <w:r w:rsidR="00946267">
              <w:rPr>
                <w:rFonts w:ascii="Aptos" w:eastAsia="Aptos" w:hAnsi="Aptos" w:cs="Times New Roman"/>
                <w:sz w:val="22"/>
                <w:szCs w:val="22"/>
              </w:rPr>
              <w:t>3</w:t>
            </w:r>
            <w:r w:rsidRPr="00235EAE">
              <w:rPr>
                <w:rFonts w:ascii="Aptos" w:eastAsia="Aptos" w:hAnsi="Aptos" w:cs="Times New Roman"/>
                <w:sz w:val="22"/>
                <w:szCs w:val="22"/>
              </w:rPr>
              <w:t>)</w:t>
            </w:r>
          </w:p>
        </w:tc>
        <w:tc>
          <w:tcPr>
            <w:tcW w:w="1350" w:type="dxa"/>
            <w:tcBorders>
              <w:bottom w:val="single" w:sz="4" w:space="0" w:color="auto"/>
            </w:tcBorders>
          </w:tcPr>
          <w:p w14:paraId="0F14BB73" w14:textId="29585C93" w:rsidR="00D8006D" w:rsidRPr="00235EAE" w:rsidRDefault="00D8006D" w:rsidP="00B45E7E">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w:t>
            </w:r>
            <w:r w:rsidR="00734183">
              <w:rPr>
                <w:rFonts w:ascii="Aptos" w:eastAsia="Aptos" w:hAnsi="Aptos" w:cs="Times New Roman"/>
                <w:sz w:val="22"/>
                <w:szCs w:val="22"/>
              </w:rPr>
              <w:t>9</w:t>
            </w:r>
          </w:p>
          <w:p w14:paraId="2967D723" w14:textId="7A09B9FA" w:rsidR="00D8006D" w:rsidRPr="00235EAE" w:rsidRDefault="00D8006D" w:rsidP="00B45E7E">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w:t>
            </w:r>
            <w:r w:rsidR="00734183">
              <w:rPr>
                <w:rFonts w:ascii="Aptos" w:eastAsia="Aptos" w:hAnsi="Aptos" w:cs="Times New Roman"/>
                <w:sz w:val="22"/>
                <w:szCs w:val="22"/>
              </w:rPr>
              <w:t>7</w:t>
            </w:r>
            <w:r w:rsidRPr="00235EAE">
              <w:rPr>
                <w:rFonts w:ascii="Aptos" w:eastAsia="Aptos" w:hAnsi="Aptos" w:cs="Times New Roman"/>
                <w:sz w:val="22"/>
                <w:szCs w:val="22"/>
              </w:rPr>
              <w:t>)</w:t>
            </w:r>
          </w:p>
        </w:tc>
        <w:tc>
          <w:tcPr>
            <w:tcW w:w="1486" w:type="dxa"/>
            <w:tcBorders>
              <w:bottom w:val="single" w:sz="4" w:space="0" w:color="auto"/>
            </w:tcBorders>
          </w:tcPr>
          <w:p w14:paraId="0FB52193" w14:textId="7F27DFB2" w:rsidR="00D8006D" w:rsidRPr="00A04F16" w:rsidRDefault="00FA77A2" w:rsidP="00B45E7E">
            <w:pPr>
              <w:spacing w:before="0" w:after="0" w:line="240" w:lineRule="auto"/>
              <w:jc w:val="center"/>
              <w:rPr>
                <w:rFonts w:ascii="Aptos" w:eastAsia="Aptos" w:hAnsi="Aptos" w:cs="Times New Roman"/>
                <w:sz w:val="20"/>
                <w:szCs w:val="20"/>
              </w:rPr>
            </w:pPr>
            <w:r>
              <w:rPr>
                <w:rFonts w:ascii="Aptos" w:eastAsia="Aptos" w:hAnsi="Aptos" w:cs="Times New Roman"/>
                <w:sz w:val="22"/>
                <w:szCs w:val="22"/>
              </w:rPr>
              <w:t>0</w:t>
            </w:r>
            <w:r w:rsidR="00D8006D" w:rsidRPr="00235EAE">
              <w:rPr>
                <w:rFonts w:ascii="Aptos" w:eastAsia="Aptos" w:hAnsi="Aptos" w:cs="Times New Roman"/>
                <w:sz w:val="22"/>
                <w:szCs w:val="22"/>
              </w:rPr>
              <w:t>.</w:t>
            </w:r>
            <w:r>
              <w:rPr>
                <w:rFonts w:ascii="Aptos" w:eastAsia="Aptos" w:hAnsi="Aptos" w:cs="Times New Roman"/>
                <w:sz w:val="22"/>
                <w:szCs w:val="22"/>
              </w:rPr>
              <w:t>26</w:t>
            </w:r>
          </w:p>
          <w:p w14:paraId="32D5BF4C" w14:textId="39D85489" w:rsidR="00D8006D" w:rsidRPr="00235EAE" w:rsidRDefault="00D8006D" w:rsidP="00B45E7E">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w:t>
            </w:r>
            <w:r w:rsidR="00C216C2">
              <w:rPr>
                <w:rFonts w:ascii="Aptos" w:eastAsia="Aptos" w:hAnsi="Aptos" w:cs="Times New Roman"/>
                <w:sz w:val="22"/>
                <w:szCs w:val="22"/>
              </w:rPr>
              <w:t>1.0</w:t>
            </w:r>
            <w:r w:rsidRPr="00235EAE">
              <w:rPr>
                <w:rFonts w:ascii="Aptos" w:eastAsia="Aptos" w:hAnsi="Aptos" w:cs="Times New Roman"/>
                <w:sz w:val="22"/>
                <w:szCs w:val="22"/>
              </w:rPr>
              <w:t>1)</w:t>
            </w:r>
          </w:p>
        </w:tc>
        <w:tc>
          <w:tcPr>
            <w:tcW w:w="1558" w:type="dxa"/>
            <w:tcBorders>
              <w:bottom w:val="single" w:sz="4" w:space="0" w:color="auto"/>
            </w:tcBorders>
          </w:tcPr>
          <w:p w14:paraId="4D18979B" w14:textId="77777777" w:rsidR="00D8006D" w:rsidRPr="00235EAE" w:rsidRDefault="00D8006D" w:rsidP="00B45E7E">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-0.02</w:t>
            </w:r>
          </w:p>
          <w:p w14:paraId="437CFCB6" w14:textId="3CA929A8" w:rsidR="00D8006D" w:rsidRPr="00235EAE" w:rsidRDefault="00D8006D" w:rsidP="00B45E7E">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w:t>
            </w:r>
            <w:r w:rsidR="005D4BBD">
              <w:rPr>
                <w:rFonts w:ascii="Aptos" w:eastAsia="Aptos" w:hAnsi="Aptos" w:cs="Times New Roman"/>
                <w:sz w:val="22"/>
                <w:szCs w:val="22"/>
              </w:rPr>
              <w:t>4</w:t>
            </w:r>
            <w:r w:rsidRPr="00235EAE">
              <w:rPr>
                <w:rFonts w:ascii="Aptos" w:eastAsia="Aptos" w:hAnsi="Aptos" w:cs="Times New Roman"/>
                <w:sz w:val="22"/>
                <w:szCs w:val="22"/>
              </w:rPr>
              <w:t>)</w:t>
            </w:r>
          </w:p>
        </w:tc>
        <w:tc>
          <w:tcPr>
            <w:tcW w:w="1366" w:type="dxa"/>
            <w:tcBorders>
              <w:bottom w:val="single" w:sz="4" w:space="0" w:color="auto"/>
            </w:tcBorders>
          </w:tcPr>
          <w:p w14:paraId="2CF79F12" w14:textId="59C4D886" w:rsidR="00D8006D" w:rsidRPr="00235EAE" w:rsidRDefault="00D8006D" w:rsidP="00B45E7E">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0.4</w:t>
            </w:r>
            <w:r w:rsidR="00D7526F">
              <w:rPr>
                <w:rFonts w:ascii="Aptos" w:eastAsia="Aptos" w:hAnsi="Aptos" w:cs="Times New Roman"/>
                <w:sz w:val="22"/>
                <w:szCs w:val="22"/>
              </w:rPr>
              <w:t>3</w:t>
            </w:r>
            <w:r w:rsidRPr="00A04F16">
              <w:rPr>
                <w:rFonts w:ascii="Aptos" w:eastAsia="Aptos" w:hAnsi="Aptos" w:cs="Times New Roman"/>
                <w:sz w:val="20"/>
                <w:szCs w:val="20"/>
              </w:rPr>
              <w:t>***</w:t>
            </w:r>
          </w:p>
          <w:p w14:paraId="329E3DEC" w14:textId="525F37BE" w:rsidR="00D8006D" w:rsidRPr="00235EAE" w:rsidRDefault="00D8006D" w:rsidP="00B45E7E">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w:t>
            </w:r>
            <w:r w:rsidR="00D7526F">
              <w:rPr>
                <w:rFonts w:ascii="Aptos" w:eastAsia="Aptos" w:hAnsi="Aptos" w:cs="Times New Roman"/>
                <w:sz w:val="22"/>
                <w:szCs w:val="22"/>
              </w:rPr>
              <w:t>3</w:t>
            </w:r>
            <w:r w:rsidRPr="00235EAE">
              <w:rPr>
                <w:rFonts w:ascii="Aptos" w:eastAsia="Aptos" w:hAnsi="Aptos" w:cs="Times New Roman"/>
                <w:sz w:val="22"/>
                <w:szCs w:val="22"/>
              </w:rPr>
              <w:t>)</w:t>
            </w:r>
          </w:p>
        </w:tc>
      </w:tr>
      <w:tr w:rsidR="00D8006D" w:rsidRPr="0063773D" w14:paraId="085901F2" w14:textId="77777777" w:rsidTr="00CC6A17">
        <w:trPr>
          <w:trHeight w:val="360"/>
        </w:trPr>
        <w:tc>
          <w:tcPr>
            <w:tcW w:w="2504" w:type="dxa"/>
            <w:tcBorders>
              <w:top w:val="single" w:sz="4" w:space="0" w:color="auto"/>
            </w:tcBorders>
            <w:vAlign w:val="center"/>
            <w:hideMark/>
          </w:tcPr>
          <w:p w14:paraId="35041C83" w14:textId="77777777" w:rsidR="00D8006D" w:rsidRPr="0063773D" w:rsidRDefault="00870E06" w:rsidP="00B45E7E">
            <w:pPr>
              <w:spacing w:before="0" w:after="0" w:line="240" w:lineRule="auto"/>
              <w:rPr>
                <w:rFonts w:ascii="Aptos" w:eastAsia="Aptos" w:hAnsi="Aptos" w:cs="Times New Roman"/>
                <w:sz w:val="20"/>
                <w:szCs w:val="20"/>
              </w:rPr>
            </w:pPr>
            <m:oMathPara>
              <m:oMath>
                <m:sSup>
                  <m:sSupPr>
                    <m:ctrlPr>
                      <w:rPr>
                        <w:rFonts w:ascii="Cambria Math" w:eastAsia="Aptos" w:hAnsi="Cambria Math" w:cs="Times New Roman"/>
                        <w:i/>
                        <w:noProof/>
                        <w:sz w:val="20"/>
                        <w:szCs w:val="20"/>
                      </w:rPr>
                    </m:ctrlPr>
                  </m:sSupPr>
                  <m:e>
                    <m:r>
                      <w:rPr>
                        <w:rFonts w:ascii="Cambria Math" w:eastAsia="Aptos" w:hAnsi="Cambria Math" w:cs="Times New Roman"/>
                        <w:noProof/>
                        <w:sz w:val="20"/>
                        <w:szCs w:val="20"/>
                      </w:rPr>
                      <m:t>R</m:t>
                    </m:r>
                  </m:e>
                  <m:sup>
                    <m:r>
                      <w:rPr>
                        <w:rFonts w:ascii="Cambria Math" w:eastAsia="Aptos" w:hAnsi="Cambria Math" w:cs="Times New Roman"/>
                        <w:noProof/>
                        <w:sz w:val="20"/>
                        <w:szCs w:val="20"/>
                      </w:rPr>
                      <m:t>2</m:t>
                    </m:r>
                  </m:sup>
                </m:sSup>
                <m:r>
                  <w:rPr>
                    <w:rFonts w:ascii="Cambria Math" w:eastAsia="Aptos" w:hAnsi="Cambria Math" w:cs="Times New Roman"/>
                    <w:noProof/>
                    <w:sz w:val="20"/>
                    <w:szCs w:val="20"/>
                  </w:rPr>
                  <m:t xml:space="preserve"> </m:t>
                </m:r>
              </m:oMath>
            </m:oMathPara>
          </w:p>
        </w:tc>
        <w:tc>
          <w:tcPr>
            <w:tcW w:w="1096" w:type="dxa"/>
            <w:tcBorders>
              <w:top w:val="single" w:sz="4" w:space="0" w:color="auto"/>
            </w:tcBorders>
            <w:vAlign w:val="center"/>
            <w:hideMark/>
          </w:tcPr>
          <w:p w14:paraId="79C6913F" w14:textId="03648B34" w:rsidR="00D8006D" w:rsidRPr="00A04F16" w:rsidRDefault="00D8006D" w:rsidP="00B45E7E">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w:t>
            </w:r>
            <w:r w:rsidR="00946267">
              <w:rPr>
                <w:rFonts w:ascii="Aptos" w:eastAsia="Aptos" w:hAnsi="Aptos" w:cs="Times New Roman"/>
                <w:sz w:val="22"/>
                <w:szCs w:val="22"/>
              </w:rPr>
              <w:t>25</w:t>
            </w:r>
          </w:p>
        </w:tc>
        <w:tc>
          <w:tcPr>
            <w:tcW w:w="1350" w:type="dxa"/>
            <w:tcBorders>
              <w:top w:val="single" w:sz="4" w:space="0" w:color="auto"/>
            </w:tcBorders>
            <w:vAlign w:val="center"/>
            <w:hideMark/>
          </w:tcPr>
          <w:p w14:paraId="51BF1EEA" w14:textId="77777777" w:rsidR="00D8006D" w:rsidRPr="00A04F16" w:rsidRDefault="00D8006D" w:rsidP="00B45E7E">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0.22</w:t>
            </w:r>
          </w:p>
        </w:tc>
        <w:tc>
          <w:tcPr>
            <w:tcW w:w="1486" w:type="dxa"/>
            <w:tcBorders>
              <w:top w:val="single" w:sz="4" w:space="0" w:color="auto"/>
            </w:tcBorders>
            <w:vAlign w:val="center"/>
          </w:tcPr>
          <w:p w14:paraId="2C11C8C2" w14:textId="76667F59" w:rsidR="00D8006D" w:rsidRPr="00A04F16" w:rsidRDefault="00D8006D" w:rsidP="00B45E7E">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w:t>
            </w:r>
            <w:r w:rsidR="00C216C2">
              <w:rPr>
                <w:rFonts w:ascii="Aptos" w:eastAsia="Aptos" w:hAnsi="Aptos" w:cs="Times New Roman"/>
                <w:sz w:val="22"/>
                <w:szCs w:val="22"/>
              </w:rPr>
              <w:t>09</w:t>
            </w:r>
          </w:p>
        </w:tc>
        <w:tc>
          <w:tcPr>
            <w:tcW w:w="1558" w:type="dxa"/>
            <w:tcBorders>
              <w:top w:val="single" w:sz="4" w:space="0" w:color="auto"/>
            </w:tcBorders>
            <w:vAlign w:val="center"/>
          </w:tcPr>
          <w:p w14:paraId="414F7479" w14:textId="77777777" w:rsidR="00D8006D" w:rsidRPr="00A04F16" w:rsidRDefault="00D8006D" w:rsidP="00B45E7E">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0.24</w:t>
            </w:r>
          </w:p>
        </w:tc>
        <w:tc>
          <w:tcPr>
            <w:tcW w:w="1366" w:type="dxa"/>
            <w:tcBorders>
              <w:top w:val="single" w:sz="4" w:space="0" w:color="auto"/>
            </w:tcBorders>
            <w:vAlign w:val="center"/>
          </w:tcPr>
          <w:p w14:paraId="20341010" w14:textId="1FB0C6D1" w:rsidR="00D8006D" w:rsidRPr="00A04F16" w:rsidRDefault="00D8006D" w:rsidP="00B45E7E">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0.3</w:t>
            </w:r>
            <w:r w:rsidR="00D7526F">
              <w:rPr>
                <w:rFonts w:ascii="Aptos" w:eastAsia="Aptos" w:hAnsi="Aptos" w:cs="Times New Roman"/>
                <w:sz w:val="22"/>
                <w:szCs w:val="22"/>
              </w:rPr>
              <w:t>8</w:t>
            </w:r>
          </w:p>
        </w:tc>
      </w:tr>
      <w:tr w:rsidR="00D8006D" w:rsidRPr="0063773D" w14:paraId="6F61420C" w14:textId="77777777" w:rsidTr="00CC6A17">
        <w:trPr>
          <w:trHeight w:val="360"/>
        </w:trPr>
        <w:tc>
          <w:tcPr>
            <w:tcW w:w="2504" w:type="dxa"/>
            <w:vAlign w:val="center"/>
          </w:tcPr>
          <w:p w14:paraId="59AC4301" w14:textId="77777777" w:rsidR="00D8006D" w:rsidRPr="0063773D" w:rsidRDefault="00870E06" w:rsidP="00B45E7E">
            <w:pPr>
              <w:spacing w:before="0" w:after="0" w:line="240" w:lineRule="auto"/>
              <w:rPr>
                <w:rFonts w:ascii="Aptos" w:eastAsia="Aptos" w:hAnsi="Aptos" w:cs="Times New Roman"/>
                <w:sz w:val="20"/>
                <w:szCs w:val="20"/>
              </w:rPr>
            </w:pPr>
            <m:oMathPara>
              <m:oMath>
                <m:sSup>
                  <m:sSupPr>
                    <m:ctrlPr>
                      <w:rPr>
                        <w:rFonts w:ascii="Cambria Math" w:eastAsia="Aptos" w:hAnsi="Cambria Math" w:cs="Times New Roman"/>
                        <w:iCs/>
                        <w:noProof/>
                        <w:sz w:val="20"/>
                        <w:szCs w:val="20"/>
                      </w:rPr>
                    </m:ctrlPr>
                  </m:sSupPr>
                  <m:e>
                    <m:acc>
                      <m:accPr>
                        <m:chr m:val="̅"/>
                        <m:ctrlPr>
                          <w:rPr>
                            <w:rFonts w:ascii="Cambria Math" w:eastAsia="Aptos" w:hAnsi="Cambria Math" w:cs="Times New Roman"/>
                            <w:iCs/>
                            <w:noProof/>
                            <w:sz w:val="20"/>
                            <w:szCs w:val="20"/>
                          </w:rPr>
                        </m:ctrlPr>
                      </m:accPr>
                      <m:e>
                        <m:r>
                          <w:rPr>
                            <w:rFonts w:ascii="Cambria Math" w:eastAsia="Aptos" w:hAnsi="Cambria Math" w:cs="Times New Roman"/>
                            <w:noProof/>
                            <w:sz w:val="20"/>
                            <w:szCs w:val="20"/>
                          </w:rPr>
                          <m:t>R</m:t>
                        </m:r>
                        <m:ctrlPr>
                          <w:rPr>
                            <w:rFonts w:ascii="Cambria Math" w:eastAsia="Aptos" w:hAnsi="Cambria Math" w:cs="Times New Roman"/>
                            <w:i/>
                            <w:noProof/>
                            <w:sz w:val="20"/>
                            <w:szCs w:val="20"/>
                          </w:rPr>
                        </m:ctrlPr>
                      </m:e>
                    </m:acc>
                  </m:e>
                  <m:sup>
                    <m:r>
                      <m:rPr>
                        <m:sty m:val="p"/>
                      </m:rPr>
                      <w:rPr>
                        <w:rFonts w:ascii="Cambria Math" w:eastAsia="Aptos" w:hAnsi="Cambria Math" w:cs="Times New Roman"/>
                        <w:noProof/>
                        <w:sz w:val="20"/>
                        <w:szCs w:val="20"/>
                      </w:rPr>
                      <m:t>2</m:t>
                    </m:r>
                  </m:sup>
                </m:sSup>
              </m:oMath>
            </m:oMathPara>
          </w:p>
        </w:tc>
        <w:tc>
          <w:tcPr>
            <w:tcW w:w="1096" w:type="dxa"/>
            <w:vAlign w:val="center"/>
          </w:tcPr>
          <w:p w14:paraId="40937001" w14:textId="21EBB03F" w:rsidR="00D8006D" w:rsidRPr="00A04F16" w:rsidRDefault="00D8006D" w:rsidP="00B45E7E">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w:t>
            </w:r>
            <w:r w:rsidR="00946267">
              <w:rPr>
                <w:rFonts w:ascii="Aptos" w:eastAsia="Aptos" w:hAnsi="Aptos" w:cs="Times New Roman"/>
                <w:sz w:val="22"/>
                <w:szCs w:val="22"/>
              </w:rPr>
              <w:t>20</w:t>
            </w:r>
          </w:p>
        </w:tc>
        <w:tc>
          <w:tcPr>
            <w:tcW w:w="1350" w:type="dxa"/>
            <w:vAlign w:val="center"/>
          </w:tcPr>
          <w:p w14:paraId="733CACC1" w14:textId="77777777" w:rsidR="00D8006D" w:rsidRPr="00A04F16" w:rsidRDefault="00D8006D" w:rsidP="00B45E7E">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0.18</w:t>
            </w:r>
          </w:p>
        </w:tc>
        <w:tc>
          <w:tcPr>
            <w:tcW w:w="1486" w:type="dxa"/>
            <w:vAlign w:val="center"/>
          </w:tcPr>
          <w:p w14:paraId="79BC5282" w14:textId="408804F2" w:rsidR="00D8006D" w:rsidRPr="00A04F16" w:rsidRDefault="00D8006D" w:rsidP="00B45E7E">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0.0</w:t>
            </w:r>
            <w:r w:rsidR="00C216C2">
              <w:rPr>
                <w:rFonts w:ascii="Aptos" w:eastAsia="Aptos" w:hAnsi="Aptos" w:cs="Times New Roman"/>
                <w:sz w:val="22"/>
                <w:szCs w:val="22"/>
              </w:rPr>
              <w:t>3</w:t>
            </w:r>
          </w:p>
        </w:tc>
        <w:tc>
          <w:tcPr>
            <w:tcW w:w="1558" w:type="dxa"/>
            <w:vAlign w:val="center"/>
          </w:tcPr>
          <w:p w14:paraId="48B642BB" w14:textId="22E7770E" w:rsidR="00D8006D" w:rsidRPr="00A04F16" w:rsidRDefault="00D8006D" w:rsidP="00B45E7E">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w:t>
            </w:r>
            <w:r w:rsidR="00E519F8">
              <w:rPr>
                <w:rFonts w:ascii="Aptos" w:eastAsia="Aptos" w:hAnsi="Aptos" w:cs="Times New Roman"/>
                <w:sz w:val="22"/>
                <w:szCs w:val="22"/>
              </w:rPr>
              <w:t>19</w:t>
            </w:r>
          </w:p>
        </w:tc>
        <w:tc>
          <w:tcPr>
            <w:tcW w:w="1366" w:type="dxa"/>
            <w:vAlign w:val="center"/>
          </w:tcPr>
          <w:p w14:paraId="132AE35E" w14:textId="2E206D98" w:rsidR="00D8006D" w:rsidRPr="00A04F16" w:rsidRDefault="00D8006D" w:rsidP="00B45E7E">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0.3</w:t>
            </w:r>
            <w:r w:rsidR="008C25FE">
              <w:rPr>
                <w:rFonts w:ascii="Aptos" w:eastAsia="Aptos" w:hAnsi="Aptos" w:cs="Times New Roman"/>
                <w:sz w:val="22"/>
                <w:szCs w:val="22"/>
              </w:rPr>
              <w:t>4</w:t>
            </w:r>
          </w:p>
        </w:tc>
      </w:tr>
      <w:tr w:rsidR="00D8006D" w:rsidRPr="0063773D" w14:paraId="06D76136" w14:textId="77777777" w:rsidTr="00CC6A17">
        <w:trPr>
          <w:trHeight w:val="360"/>
        </w:trPr>
        <w:tc>
          <w:tcPr>
            <w:tcW w:w="2504" w:type="dxa"/>
            <w:vAlign w:val="center"/>
          </w:tcPr>
          <w:p w14:paraId="012FA958" w14:textId="77777777" w:rsidR="00D8006D" w:rsidRDefault="00870E06" w:rsidP="00B45E7E">
            <w:pPr>
              <w:spacing w:before="0" w:after="0" w:line="240" w:lineRule="auto"/>
              <w:rPr>
                <w:rFonts w:eastAsia="Calibri" w:cs="Times New Roman"/>
                <w:iCs/>
                <w:noProof/>
                <w:sz w:val="20"/>
                <w:szCs w:val="20"/>
              </w:rPr>
            </w:pPr>
            <m:oMathPara>
              <m:oMath>
                <m:sSubSup>
                  <m:sSubSupPr>
                    <m:ctrlPr>
                      <w:rPr>
                        <w:rFonts w:ascii="Cambria Math" w:eastAsia="Aptos" w:hAnsi="Cambria Math" w:cs="Times New Roman"/>
                        <w:i/>
                        <w:noProof/>
                        <w:sz w:val="20"/>
                        <w:szCs w:val="20"/>
                      </w:rPr>
                    </m:ctrlPr>
                  </m:sSubSupPr>
                  <m:e>
                    <m:r>
                      <w:rPr>
                        <w:rFonts w:ascii="Cambria Math" w:eastAsia="Aptos" w:hAnsi="Cambria Math" w:cs="Times New Roman"/>
                        <w:noProof/>
                        <w:sz w:val="20"/>
                        <w:szCs w:val="20"/>
                      </w:rPr>
                      <m:t>R</m:t>
                    </m:r>
                  </m:e>
                  <m:sub>
                    <m:r>
                      <w:rPr>
                        <w:rFonts w:ascii="Cambria Math" w:eastAsia="Aptos" w:hAnsi="Cambria Math" w:cs="Times New Roman"/>
                        <w:noProof/>
                        <w:sz w:val="20"/>
                        <w:szCs w:val="20"/>
                      </w:rPr>
                      <m:t>w</m:t>
                    </m:r>
                  </m:sub>
                  <m:sup>
                    <m:r>
                      <w:rPr>
                        <w:rFonts w:ascii="Cambria Math" w:eastAsia="Aptos" w:hAnsi="Cambria Math" w:cs="Times New Roman"/>
                        <w:noProof/>
                        <w:sz w:val="20"/>
                        <w:szCs w:val="20"/>
                      </w:rPr>
                      <m:t>2</m:t>
                    </m:r>
                  </m:sup>
                </m:sSubSup>
              </m:oMath>
            </m:oMathPara>
          </w:p>
        </w:tc>
        <w:tc>
          <w:tcPr>
            <w:tcW w:w="1096" w:type="dxa"/>
            <w:vAlign w:val="center"/>
          </w:tcPr>
          <w:p w14:paraId="1C804680" w14:textId="0E0A9B2C" w:rsidR="00D8006D" w:rsidRPr="00A04F16" w:rsidRDefault="00D8006D" w:rsidP="00B45E7E">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w:t>
            </w:r>
            <w:r w:rsidR="00B95352">
              <w:rPr>
                <w:rFonts w:ascii="Aptos" w:eastAsia="Aptos" w:hAnsi="Aptos" w:cs="Times New Roman"/>
                <w:sz w:val="22"/>
                <w:szCs w:val="22"/>
              </w:rPr>
              <w:t>44</w:t>
            </w:r>
          </w:p>
        </w:tc>
        <w:tc>
          <w:tcPr>
            <w:tcW w:w="1350" w:type="dxa"/>
            <w:vAlign w:val="center"/>
          </w:tcPr>
          <w:p w14:paraId="001D5274" w14:textId="77777777" w:rsidR="00D8006D" w:rsidRPr="00A04F16" w:rsidRDefault="00D8006D" w:rsidP="00B45E7E">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0.51</w:t>
            </w:r>
          </w:p>
        </w:tc>
        <w:tc>
          <w:tcPr>
            <w:tcW w:w="1486" w:type="dxa"/>
            <w:vAlign w:val="center"/>
          </w:tcPr>
          <w:p w14:paraId="7FF0E2B9" w14:textId="59533C2C" w:rsidR="00D8006D" w:rsidRPr="00A04F16" w:rsidRDefault="00D8006D" w:rsidP="00B45E7E">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0.2</w:t>
            </w:r>
            <w:r w:rsidR="00C216C2">
              <w:rPr>
                <w:rFonts w:ascii="Aptos" w:eastAsia="Aptos" w:hAnsi="Aptos" w:cs="Times New Roman"/>
                <w:sz w:val="22"/>
                <w:szCs w:val="22"/>
              </w:rPr>
              <w:t>1</w:t>
            </w:r>
          </w:p>
        </w:tc>
        <w:tc>
          <w:tcPr>
            <w:tcW w:w="1558" w:type="dxa"/>
            <w:vAlign w:val="center"/>
          </w:tcPr>
          <w:p w14:paraId="5736CCB4" w14:textId="77777777" w:rsidR="00D8006D" w:rsidRPr="00A04F16" w:rsidRDefault="00D8006D" w:rsidP="00B45E7E">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w:t>
            </w:r>
          </w:p>
        </w:tc>
        <w:tc>
          <w:tcPr>
            <w:tcW w:w="1366" w:type="dxa"/>
            <w:vAlign w:val="center"/>
          </w:tcPr>
          <w:p w14:paraId="6C57FED0" w14:textId="77777777" w:rsidR="00D8006D" w:rsidRPr="00A04F16" w:rsidRDefault="00D8006D" w:rsidP="00B45E7E">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w:t>
            </w:r>
          </w:p>
        </w:tc>
      </w:tr>
      <w:tr w:rsidR="00D8006D" w:rsidRPr="0063773D" w14:paraId="555936C9" w14:textId="77777777" w:rsidTr="00CC6A17">
        <w:trPr>
          <w:trHeight w:val="360"/>
        </w:trPr>
        <w:tc>
          <w:tcPr>
            <w:tcW w:w="2504" w:type="dxa"/>
            <w:tcBorders>
              <w:bottom w:val="single" w:sz="4" w:space="0" w:color="auto"/>
            </w:tcBorders>
            <w:vAlign w:val="center"/>
            <w:hideMark/>
          </w:tcPr>
          <w:p w14:paraId="0FB8FA9C" w14:textId="77777777" w:rsidR="00D8006D" w:rsidRPr="0063773D" w:rsidRDefault="00D8006D" w:rsidP="00B45E7E">
            <w:pPr>
              <w:spacing w:before="0" w:after="0" w:line="240" w:lineRule="auto"/>
              <w:rPr>
                <w:rFonts w:ascii="Aptos" w:eastAsia="Aptos" w:hAnsi="Aptos" w:cs="Times New Roman"/>
                <w:sz w:val="20"/>
                <w:szCs w:val="20"/>
              </w:rPr>
            </w:pPr>
            <m:oMathPara>
              <m:oMath>
                <m:r>
                  <w:rPr>
                    <w:rFonts w:ascii="Cambria Math" w:eastAsia="Aptos" w:hAnsi="Cambria Math" w:cs="Times New Roman"/>
                    <w:noProof/>
                    <w:sz w:val="20"/>
                    <w:szCs w:val="20"/>
                  </w:rPr>
                  <m:t>N</m:t>
                </m:r>
              </m:oMath>
            </m:oMathPara>
          </w:p>
        </w:tc>
        <w:tc>
          <w:tcPr>
            <w:tcW w:w="1096" w:type="dxa"/>
            <w:vAlign w:val="center"/>
          </w:tcPr>
          <w:p w14:paraId="4672E9AB" w14:textId="77777777" w:rsidR="00D8006D" w:rsidRPr="00A04F16" w:rsidRDefault="00D8006D" w:rsidP="00B45E7E">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217</w:t>
            </w:r>
          </w:p>
        </w:tc>
        <w:tc>
          <w:tcPr>
            <w:tcW w:w="1350" w:type="dxa"/>
            <w:vAlign w:val="center"/>
          </w:tcPr>
          <w:p w14:paraId="417B2B66" w14:textId="77777777" w:rsidR="00D8006D" w:rsidRPr="00A04F16" w:rsidRDefault="00D8006D" w:rsidP="00B45E7E">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217</w:t>
            </w:r>
          </w:p>
        </w:tc>
        <w:tc>
          <w:tcPr>
            <w:tcW w:w="1486" w:type="dxa"/>
            <w:vAlign w:val="center"/>
          </w:tcPr>
          <w:p w14:paraId="2D3CBF93" w14:textId="77777777" w:rsidR="00D8006D" w:rsidRPr="00A04F16" w:rsidRDefault="00D8006D" w:rsidP="00B45E7E">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192</w:t>
            </w:r>
          </w:p>
        </w:tc>
        <w:tc>
          <w:tcPr>
            <w:tcW w:w="1558" w:type="dxa"/>
            <w:vAlign w:val="center"/>
          </w:tcPr>
          <w:p w14:paraId="0E8E23E0" w14:textId="77777777" w:rsidR="00D8006D" w:rsidRPr="00A04F16" w:rsidRDefault="00D8006D" w:rsidP="00B45E7E">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217</w:t>
            </w:r>
          </w:p>
        </w:tc>
        <w:tc>
          <w:tcPr>
            <w:tcW w:w="1366" w:type="dxa"/>
            <w:vAlign w:val="center"/>
          </w:tcPr>
          <w:p w14:paraId="7E030810" w14:textId="77777777" w:rsidR="00D8006D" w:rsidRPr="00A04F16" w:rsidRDefault="00D8006D" w:rsidP="00B45E7E">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217</w:t>
            </w:r>
          </w:p>
        </w:tc>
      </w:tr>
      <w:tr w:rsidR="00D8006D" w:rsidRPr="0063773D" w14:paraId="074667C9" w14:textId="77777777" w:rsidTr="00B45E7E">
        <w:trPr>
          <w:trHeight w:val="432"/>
        </w:trPr>
        <w:tc>
          <w:tcPr>
            <w:tcW w:w="9360" w:type="dxa"/>
            <w:gridSpan w:val="6"/>
            <w:tcBorders>
              <w:top w:val="single" w:sz="4" w:space="0" w:color="auto"/>
              <w:bottom w:val="single" w:sz="4" w:space="0" w:color="auto"/>
            </w:tcBorders>
          </w:tcPr>
          <w:p w14:paraId="5A97A94A" w14:textId="0AC64EED" w:rsidR="00D8006D" w:rsidRPr="0063773D" w:rsidRDefault="00D8006D" w:rsidP="00B45E7E">
            <w:pPr>
              <w:spacing w:before="0" w:after="0" w:line="240" w:lineRule="auto"/>
              <w:rPr>
                <w:rFonts w:ascii="Aptos" w:eastAsia="Aptos" w:hAnsi="Aptos" w:cs="Times New Roman"/>
                <w:sz w:val="20"/>
                <w:szCs w:val="20"/>
              </w:rPr>
            </w:pPr>
            <w:r w:rsidRPr="001D7714">
              <w:rPr>
                <w:rFonts w:ascii="Aptos" w:eastAsia="Aptos" w:hAnsi="Aptos" w:cs="Times New Roman"/>
                <w:sz w:val="20"/>
                <w:szCs w:val="20"/>
              </w:rPr>
              <w:t xml:space="preserve">Notes: † Robust </w:t>
            </w:r>
            <w:r>
              <w:rPr>
                <w:rFonts w:ascii="Aptos" w:eastAsia="Aptos" w:hAnsi="Aptos" w:cs="Times New Roman"/>
                <w:sz w:val="20"/>
                <w:szCs w:val="20"/>
              </w:rPr>
              <w:t xml:space="preserve">least squares.  Robust </w:t>
            </w:r>
            <w:r w:rsidRPr="001D7714">
              <w:rPr>
                <w:rFonts w:ascii="Aptos" w:eastAsia="Aptos" w:hAnsi="Aptos" w:cs="Times New Roman"/>
                <w:sz w:val="20"/>
                <w:szCs w:val="20"/>
              </w:rPr>
              <w:t xml:space="preserve">standard errors in parentheses. RLS settings: M-estimation, </w:t>
            </w:r>
            <w:proofErr w:type="spellStart"/>
            <w:r w:rsidRPr="001D7714">
              <w:rPr>
                <w:rFonts w:ascii="Aptos" w:eastAsia="Aptos" w:hAnsi="Aptos" w:cs="Times New Roman"/>
                <w:sz w:val="20"/>
                <w:szCs w:val="20"/>
              </w:rPr>
              <w:t>bisquare</w:t>
            </w:r>
            <w:proofErr w:type="spellEnd"/>
            <w:r w:rsidRPr="001D7714">
              <w:rPr>
                <w:rFonts w:ascii="Aptos" w:eastAsia="Aptos" w:hAnsi="Aptos" w:cs="Times New Roman"/>
                <w:sz w:val="20"/>
                <w:szCs w:val="20"/>
              </w:rPr>
              <w:t xml:space="preserve"> with tuning=4.685, MAD scaling, median centered. †† Negative binomial </w:t>
            </w:r>
            <w:r>
              <w:rPr>
                <w:rFonts w:ascii="Aptos" w:eastAsia="Aptos" w:hAnsi="Aptos" w:cs="Times New Roman"/>
                <w:sz w:val="20"/>
                <w:szCs w:val="20"/>
              </w:rPr>
              <w:t xml:space="preserve">QML </w:t>
            </w:r>
            <w:r w:rsidRPr="001D7714">
              <w:rPr>
                <w:rFonts w:ascii="Aptos" w:eastAsia="Aptos" w:hAnsi="Aptos" w:cs="Times New Roman"/>
                <w:sz w:val="20"/>
                <w:szCs w:val="20"/>
              </w:rPr>
              <w:t>regressions,</w:t>
            </w:r>
            <w:r>
              <w:rPr>
                <w:rFonts w:ascii="Aptos" w:eastAsia="Aptos" w:hAnsi="Aptos" w:cs="Times New Roman"/>
                <w:sz w:val="20"/>
                <w:szCs w:val="20"/>
              </w:rPr>
              <w:t xml:space="preserve"> corrected for overdispersion where appropriate, GLM covariances.  Regressions include d</w:t>
            </w:r>
            <w:r w:rsidRPr="0048148A">
              <w:rPr>
                <w:rFonts w:ascii="Aptos" w:eastAsia="Aptos" w:hAnsi="Aptos" w:cs="Times New Roman"/>
                <w:sz w:val="20"/>
                <w:szCs w:val="20"/>
              </w:rPr>
              <w:t>ummy variables for policy rules and for estimated models</w:t>
            </w:r>
            <w:r>
              <w:rPr>
                <w:rFonts w:ascii="Aptos" w:eastAsia="Aptos" w:hAnsi="Aptos" w:cs="Times New Roman"/>
                <w:sz w:val="20"/>
                <w:szCs w:val="20"/>
              </w:rPr>
              <w:t xml:space="preserve"> as controls.  </w:t>
            </w:r>
            <w:proofErr w:type="gramStart"/>
            <w:r w:rsidRPr="001D7714">
              <w:rPr>
                <w:rFonts w:ascii="Aptos" w:eastAsia="Aptos" w:hAnsi="Aptos" w:cs="Times New Roman"/>
                <w:sz w:val="20"/>
                <w:szCs w:val="20"/>
              </w:rPr>
              <w:t>*,**,*</w:t>
            </w:r>
            <w:proofErr w:type="gramEnd"/>
            <w:r w:rsidRPr="001D7714">
              <w:rPr>
                <w:rFonts w:ascii="Aptos" w:eastAsia="Aptos" w:hAnsi="Aptos" w:cs="Times New Roman"/>
                <w:sz w:val="20"/>
                <w:szCs w:val="20"/>
              </w:rPr>
              <w:t>** indicate statistical significance at 10, 5, and 1 percent, respectively.  See Table 1 for definitions of variables.</w:t>
            </w:r>
          </w:p>
        </w:tc>
      </w:tr>
    </w:tbl>
    <w:p w14:paraId="33082CB6" w14:textId="77777777" w:rsidR="00D8006D" w:rsidRDefault="00D8006D" w:rsidP="00D8006D">
      <w:pPr>
        <w:spacing w:before="100" w:beforeAutospacing="1" w:after="100" w:afterAutospacing="1" w:line="240" w:lineRule="auto"/>
        <w:rPr>
          <w:rFonts w:cs="Times New Roman"/>
          <w:szCs w:val="24"/>
        </w:rPr>
      </w:pPr>
    </w:p>
    <w:p w14:paraId="17190499" w14:textId="77777777" w:rsidR="00D8006D" w:rsidRDefault="00D8006D" w:rsidP="0007124D">
      <w:pPr>
        <w:ind w:firstLine="720"/>
      </w:pPr>
    </w:p>
    <w:p w14:paraId="2765F573" w14:textId="77777777" w:rsidR="00CB343F" w:rsidRDefault="00CB343F" w:rsidP="0007124D">
      <w:pPr>
        <w:ind w:firstLine="720"/>
      </w:pPr>
    </w:p>
    <w:p w14:paraId="5645A7C7" w14:textId="77777777" w:rsidR="00CB343F" w:rsidRDefault="00CB343F" w:rsidP="0007124D">
      <w:pPr>
        <w:ind w:firstLine="720"/>
      </w:pPr>
    </w:p>
    <w:p w14:paraId="07531217" w14:textId="77777777" w:rsidR="00CB343F" w:rsidRDefault="00CB343F" w:rsidP="0007124D">
      <w:pPr>
        <w:ind w:firstLine="720"/>
      </w:pPr>
    </w:p>
    <w:p w14:paraId="0110E682" w14:textId="77777777" w:rsidR="00CB343F" w:rsidRDefault="00CB343F" w:rsidP="00C349A0">
      <w:pPr>
        <w:ind w:firstLine="720"/>
      </w:pPr>
    </w:p>
    <w:p w14:paraId="2BE75509" w14:textId="77777777" w:rsidR="00CB343F" w:rsidRDefault="00CB343F" w:rsidP="00C349A0">
      <w:pPr>
        <w:ind w:firstLine="720"/>
      </w:pPr>
    </w:p>
    <w:p w14:paraId="0B6992D3" w14:textId="77777777" w:rsidR="00235EAE" w:rsidRDefault="00235EAE" w:rsidP="0052347E"/>
    <w:p w14:paraId="70C9B353" w14:textId="6529F9DC" w:rsidR="00DD4065" w:rsidRPr="005D715B" w:rsidRDefault="00DD4065" w:rsidP="00741D61">
      <w:pPr>
        <w:pStyle w:val="Heading1"/>
      </w:pPr>
      <w:r>
        <w:t>Concluding remarks</w:t>
      </w:r>
    </w:p>
    <w:p w14:paraId="472DCE6A" w14:textId="2777CD4F" w:rsidR="00EE41A4" w:rsidRDefault="00EE41A4" w:rsidP="00EE41A4">
      <w:pPr>
        <w:spacing w:before="100" w:beforeAutospacing="1" w:after="100" w:afterAutospacing="1"/>
        <w:ind w:firstLine="720"/>
        <w:rPr>
          <w:rFonts w:cs="Times New Roman"/>
          <w:szCs w:val="24"/>
        </w:rPr>
      </w:pPr>
      <w:r>
        <w:rPr>
          <w:rFonts w:cs="Times New Roman"/>
          <w:szCs w:val="24"/>
        </w:rPr>
        <w:t>The previous sections showed that a range of model and non-model attributes can help explain a portion of the differences in the size and timing of the estimated effects of monetary policy in ways consistent with macroeconomic theory.  However, e</w:t>
      </w:r>
      <w:r w:rsidRPr="00FB02D0">
        <w:rPr>
          <w:rFonts w:cs="Times New Roman"/>
          <w:szCs w:val="24"/>
        </w:rPr>
        <w:t xml:space="preserve">ven taking account of the effects of the attributes, </w:t>
      </w:r>
      <w:r>
        <w:rPr>
          <w:rFonts w:cs="Times New Roman"/>
          <w:szCs w:val="24"/>
        </w:rPr>
        <w:t xml:space="preserve">there is a substantial amount of </w:t>
      </w:r>
      <w:r w:rsidRPr="00FB02D0">
        <w:rPr>
          <w:rFonts w:cs="Times New Roman"/>
          <w:szCs w:val="24"/>
        </w:rPr>
        <w:t>variance in</w:t>
      </w:r>
      <w:r>
        <w:rPr>
          <w:rFonts w:cs="Times New Roman"/>
          <w:szCs w:val="24"/>
        </w:rPr>
        <w:t xml:space="preserve"> the estimated </w:t>
      </w:r>
      <w:r w:rsidRPr="00FB02D0">
        <w:rPr>
          <w:rFonts w:cs="Times New Roman"/>
          <w:szCs w:val="24"/>
        </w:rPr>
        <w:t>effects.  For example, the regression</w:t>
      </w:r>
      <w:r>
        <w:rPr>
          <w:rFonts w:cs="Times New Roman"/>
          <w:szCs w:val="24"/>
        </w:rPr>
        <w:t>s</w:t>
      </w:r>
      <w:r w:rsidRPr="00FB02D0">
        <w:rPr>
          <w:rFonts w:cs="Times New Roman"/>
          <w:szCs w:val="24"/>
        </w:rPr>
        <w:t xml:space="preserve"> of </w:t>
      </w:r>
      <w:r>
        <w:rPr>
          <w:rFonts w:cs="Times New Roman"/>
          <w:i/>
          <w:iCs/>
          <w:szCs w:val="24"/>
        </w:rPr>
        <w:t xml:space="preserve">y-slope </w:t>
      </w:r>
      <w:r w:rsidRPr="00732675">
        <w:rPr>
          <w:rFonts w:cs="Times New Roman"/>
          <w:szCs w:val="24"/>
        </w:rPr>
        <w:t>and</w:t>
      </w:r>
      <w:r>
        <w:rPr>
          <w:rFonts w:cs="Times New Roman"/>
          <w:i/>
          <w:iCs/>
          <w:szCs w:val="24"/>
        </w:rPr>
        <w:t xml:space="preserve"> π-slope</w:t>
      </w:r>
      <w:r w:rsidRPr="001F07BD">
        <w:rPr>
          <w:i/>
        </w:rPr>
        <w:t xml:space="preserve"> </w:t>
      </w:r>
      <w:r w:rsidRPr="00FB02D0">
        <w:rPr>
          <w:rFonts w:cs="Times New Roman"/>
          <w:szCs w:val="24"/>
        </w:rPr>
        <w:t>on the selected attributes</w:t>
      </w:r>
      <w:r>
        <w:rPr>
          <w:rFonts w:cs="Times New Roman"/>
          <w:szCs w:val="24"/>
        </w:rPr>
        <w:t xml:space="preserve">, shown in Table 13, </w:t>
      </w:r>
      <w:r w:rsidRPr="00FB02D0">
        <w:rPr>
          <w:rFonts w:cs="Times New Roman"/>
          <w:szCs w:val="24"/>
        </w:rPr>
        <w:t>ha</w:t>
      </w:r>
      <w:r>
        <w:rPr>
          <w:rFonts w:cs="Times New Roman"/>
          <w:szCs w:val="24"/>
        </w:rPr>
        <w:t xml:space="preserve">d unweighted </w:t>
      </w:r>
      <w:r w:rsidRPr="00FB02D0">
        <w:rPr>
          <w:rFonts w:cs="Times New Roman"/>
          <w:szCs w:val="24"/>
        </w:rPr>
        <w:t>R</w:t>
      </w:r>
      <w:r w:rsidRPr="003546D9">
        <w:rPr>
          <w:rFonts w:cs="Times New Roman"/>
          <w:szCs w:val="24"/>
          <w:vertAlign w:val="superscript"/>
        </w:rPr>
        <w:t>2</w:t>
      </w:r>
      <w:r>
        <w:rPr>
          <w:rFonts w:cs="Times New Roman"/>
          <w:szCs w:val="24"/>
        </w:rPr>
        <w:t xml:space="preserve">s </w:t>
      </w:r>
      <w:r w:rsidRPr="00FB02D0">
        <w:rPr>
          <w:rFonts w:cs="Times New Roman"/>
          <w:szCs w:val="24"/>
        </w:rPr>
        <w:t xml:space="preserve">of </w:t>
      </w:r>
      <w:r>
        <w:rPr>
          <w:rFonts w:cs="Times New Roman"/>
          <w:szCs w:val="24"/>
        </w:rPr>
        <w:t>only about 20 percent</w:t>
      </w:r>
      <w:r w:rsidRPr="00FB02D0">
        <w:rPr>
          <w:rFonts w:cs="Times New Roman"/>
          <w:szCs w:val="24"/>
        </w:rPr>
        <w:t xml:space="preserve">.  That is, even taking account of the attributes, </w:t>
      </w:r>
      <w:r>
        <w:rPr>
          <w:rFonts w:cs="Times New Roman"/>
          <w:szCs w:val="24"/>
        </w:rPr>
        <w:t xml:space="preserve">a substantial majority of </w:t>
      </w:r>
      <w:r w:rsidRPr="00FB02D0">
        <w:rPr>
          <w:rFonts w:cs="Times New Roman"/>
          <w:szCs w:val="24"/>
        </w:rPr>
        <w:t xml:space="preserve">the differences in </w:t>
      </w:r>
      <w:r>
        <w:rPr>
          <w:rFonts w:cs="Times New Roman"/>
          <w:i/>
          <w:iCs/>
          <w:szCs w:val="24"/>
        </w:rPr>
        <w:t xml:space="preserve">y-slope </w:t>
      </w:r>
      <w:r w:rsidRPr="00654A44">
        <w:rPr>
          <w:rFonts w:cs="Times New Roman"/>
          <w:szCs w:val="24"/>
        </w:rPr>
        <w:t>and</w:t>
      </w:r>
      <w:r>
        <w:rPr>
          <w:rFonts w:cs="Times New Roman"/>
          <w:i/>
          <w:iCs/>
          <w:szCs w:val="24"/>
        </w:rPr>
        <w:t xml:space="preserve"> π-slope</w:t>
      </w:r>
      <w:r w:rsidRPr="00FB02D0">
        <w:rPr>
          <w:rFonts w:cs="Times New Roman"/>
          <w:szCs w:val="24"/>
        </w:rPr>
        <w:t xml:space="preserve"> </w:t>
      </w:r>
      <w:r>
        <w:rPr>
          <w:rFonts w:cs="Times New Roman"/>
          <w:szCs w:val="24"/>
        </w:rPr>
        <w:t xml:space="preserve">across models remains </w:t>
      </w:r>
      <w:r w:rsidRPr="00FB02D0">
        <w:rPr>
          <w:rFonts w:cs="Times New Roman"/>
          <w:szCs w:val="24"/>
        </w:rPr>
        <w:t xml:space="preserve">unexplained.  </w:t>
      </w:r>
      <w:r>
        <w:rPr>
          <w:rFonts w:cs="Times New Roman"/>
          <w:szCs w:val="24"/>
        </w:rPr>
        <w:t xml:space="preserve">The unexplained variance in the sacrifice ratio and the timing of the peak effects on output </w:t>
      </w:r>
      <w:proofErr w:type="gramStart"/>
      <w:r>
        <w:rPr>
          <w:rFonts w:cs="Times New Roman"/>
          <w:szCs w:val="24"/>
        </w:rPr>
        <w:t>are</w:t>
      </w:r>
      <w:proofErr w:type="gramEnd"/>
      <w:r>
        <w:rPr>
          <w:rFonts w:cs="Times New Roman"/>
          <w:szCs w:val="24"/>
        </w:rPr>
        <w:t xml:space="preserve"> broadly similar, and even for inflation timing, the R</w:t>
      </w:r>
      <w:r w:rsidRPr="00944295">
        <w:rPr>
          <w:rFonts w:cs="Times New Roman"/>
          <w:szCs w:val="24"/>
          <w:vertAlign w:val="superscript"/>
        </w:rPr>
        <w:t>2</w:t>
      </w:r>
      <w:r>
        <w:rPr>
          <w:rFonts w:cs="Times New Roman"/>
          <w:szCs w:val="24"/>
        </w:rPr>
        <w:t>s are well under 50 percent.  Thus, it seems that t</w:t>
      </w:r>
      <w:r w:rsidRPr="00FB02D0">
        <w:rPr>
          <w:rFonts w:cs="Times New Roman"/>
          <w:szCs w:val="24"/>
        </w:rPr>
        <w:t xml:space="preserve">he models </w:t>
      </w:r>
      <w:r>
        <w:rPr>
          <w:rFonts w:cs="Times New Roman"/>
          <w:szCs w:val="24"/>
        </w:rPr>
        <w:t>in our sample</w:t>
      </w:r>
      <w:r w:rsidRPr="00FB02D0">
        <w:rPr>
          <w:rFonts w:cs="Times New Roman"/>
          <w:szCs w:val="24"/>
        </w:rPr>
        <w:t xml:space="preserve"> </w:t>
      </w:r>
      <w:r>
        <w:rPr>
          <w:rFonts w:cs="Times New Roman"/>
          <w:szCs w:val="24"/>
        </w:rPr>
        <w:t xml:space="preserve">– which are drawn from the macroeconomic literature of the past few decades – can </w:t>
      </w:r>
      <w:r w:rsidRPr="00FB02D0">
        <w:rPr>
          <w:rFonts w:cs="Times New Roman"/>
          <w:szCs w:val="24"/>
        </w:rPr>
        <w:t xml:space="preserve">differ greatly in their </w:t>
      </w:r>
      <w:r>
        <w:rPr>
          <w:rFonts w:cs="Times New Roman"/>
          <w:szCs w:val="24"/>
        </w:rPr>
        <w:t xml:space="preserve">implications for </w:t>
      </w:r>
      <w:r w:rsidRPr="00FB02D0">
        <w:rPr>
          <w:rFonts w:cs="Times New Roman"/>
          <w:szCs w:val="24"/>
        </w:rPr>
        <w:t xml:space="preserve">the effects of monetary policy, even taking account of </w:t>
      </w:r>
      <w:r w:rsidR="0080471D">
        <w:rPr>
          <w:rFonts w:cs="Times New Roman"/>
          <w:szCs w:val="24"/>
        </w:rPr>
        <w:t xml:space="preserve">differences in </w:t>
      </w:r>
      <w:r>
        <w:rPr>
          <w:rFonts w:cs="Times New Roman"/>
          <w:szCs w:val="24"/>
        </w:rPr>
        <w:t xml:space="preserve">the </w:t>
      </w:r>
      <w:r w:rsidRPr="00FB02D0">
        <w:rPr>
          <w:rFonts w:cs="Times New Roman"/>
          <w:szCs w:val="24"/>
        </w:rPr>
        <w:t>structure</w:t>
      </w:r>
      <w:r>
        <w:rPr>
          <w:rFonts w:cs="Times New Roman"/>
          <w:szCs w:val="24"/>
        </w:rPr>
        <w:t xml:space="preserve"> of the models and </w:t>
      </w:r>
      <w:r w:rsidR="00A27D6C">
        <w:rPr>
          <w:rFonts w:cs="Times New Roman"/>
          <w:szCs w:val="24"/>
        </w:rPr>
        <w:t>other</w:t>
      </w:r>
      <w:r>
        <w:rPr>
          <w:rFonts w:cs="Times New Roman"/>
          <w:szCs w:val="24"/>
        </w:rPr>
        <w:t xml:space="preserve"> non-model attributes.  </w:t>
      </w:r>
      <w:r w:rsidRPr="00FB02D0">
        <w:rPr>
          <w:rFonts w:cs="Times New Roman"/>
          <w:szCs w:val="24"/>
        </w:rPr>
        <w:t xml:space="preserve">  </w:t>
      </w:r>
    </w:p>
    <w:p w14:paraId="4354A0A9" w14:textId="06DDE69F" w:rsidR="00EE41A4" w:rsidRDefault="00EE41A4" w:rsidP="00EE41A4">
      <w:pPr>
        <w:ind w:firstLine="720"/>
        <w:rPr>
          <w:rFonts w:cs="Times New Roman"/>
          <w:szCs w:val="24"/>
        </w:rPr>
      </w:pPr>
      <w:r>
        <w:rPr>
          <w:rFonts w:cs="Times New Roman"/>
          <w:szCs w:val="24"/>
        </w:rPr>
        <w:t xml:space="preserve">The large differences across models that we observe have important implications for both policymakers and researchers.  For monetary policymakers interested in evaluating policy alternatives, the selection of the model or models used for policy analysis is critical.  Policymakers should choose models that have reasonable properties rather than models in the </w:t>
      </w:r>
      <w:r>
        <w:rPr>
          <w:rFonts w:cs="Times New Roman"/>
          <w:szCs w:val="24"/>
        </w:rPr>
        <w:lastRenderedPageBreak/>
        <w:t xml:space="preserve">tails of the distribution of monetary policy effects.  In doing so, they should be guided by assessments of past policy experiences and non-structural evidence on the timing and extent of the effects of monetary policy actions.  The </w:t>
      </w:r>
      <w:r w:rsidR="005D0EB7">
        <w:rPr>
          <w:rFonts w:cs="Times New Roman"/>
          <w:szCs w:val="24"/>
        </w:rPr>
        <w:t xml:space="preserve">more plausible lags that we found in the models </w:t>
      </w:r>
      <w:r>
        <w:rPr>
          <w:rFonts w:cs="Times New Roman"/>
          <w:szCs w:val="24"/>
        </w:rPr>
        <w:t xml:space="preserve">with authors from central banks suggest that this may be understood.  Of course, given the considerable uncertainty about the effects of policy found here, policymakers should try to ensure that their decisions are robust, in the sense that they yield good outcomes in a range of models (Levin, Weiland, and Williams, 1999; Levin and Williams, 2003; Taylor and Weiland, 2012).  However, even in such robustness exercises, models with unreasonable properties should presumably be downweighed or excluded.  That said, policymakers need to be humble about their understanding of the effects of policy, and they should employ a risk management approach, taking account of possible costs of outcomes in which monetary policy proves to work </w:t>
      </w:r>
      <w:proofErr w:type="gramStart"/>
      <w:r>
        <w:rPr>
          <w:rFonts w:cs="Times New Roman"/>
          <w:szCs w:val="24"/>
        </w:rPr>
        <w:t>more or less rapidly</w:t>
      </w:r>
      <w:proofErr w:type="gramEnd"/>
      <w:r>
        <w:rPr>
          <w:rFonts w:cs="Times New Roman"/>
          <w:szCs w:val="24"/>
        </w:rPr>
        <w:t xml:space="preserve"> than expected and has more or less power than anticipated. </w:t>
      </w:r>
    </w:p>
    <w:p w14:paraId="20A4504F" w14:textId="3C8D9908" w:rsidR="00EE41A4" w:rsidDel="001F5DE4" w:rsidRDefault="00EE41A4" w:rsidP="00EE41A4">
      <w:pPr>
        <w:spacing w:before="240" w:after="0"/>
        <w:ind w:firstLine="720"/>
        <w:rPr>
          <w:del w:id="284" w:author="Robert Tetlow" w:date="2025-08-13T10:40:00Z" w16du:dateUtc="2025-08-13T14:40:00Z"/>
          <w:rFonts w:cs="Times New Roman"/>
          <w:szCs w:val="24"/>
        </w:rPr>
      </w:pPr>
      <w:commentRangeStart w:id="285"/>
      <w:commentRangeStart w:id="286"/>
      <w:r>
        <w:rPr>
          <w:rFonts w:cs="Times New Roman"/>
          <w:bCs/>
          <w:szCs w:val="24"/>
        </w:rPr>
        <w:t>For</w:t>
      </w:r>
      <w:commentRangeEnd w:id="285"/>
      <w:r w:rsidR="00483F6A">
        <w:rPr>
          <w:rStyle w:val="CommentReference"/>
        </w:rPr>
        <w:commentReference w:id="285"/>
      </w:r>
      <w:commentRangeEnd w:id="286"/>
      <w:r w:rsidR="00693176">
        <w:rPr>
          <w:rStyle w:val="CommentReference"/>
        </w:rPr>
        <w:commentReference w:id="286"/>
      </w:r>
      <w:r>
        <w:rPr>
          <w:rFonts w:cs="Times New Roman"/>
          <w:bCs/>
          <w:szCs w:val="24"/>
        </w:rPr>
        <w:t xml:space="preserve"> macroeconomic modelers, the</w:t>
      </w:r>
      <w:ins w:id="287" w:author="English, William" w:date="2025-09-16T15:48:00Z" w16du:dateUtc="2025-09-16T19:48:00Z">
        <w:r w:rsidR="00281ACB">
          <w:rPr>
            <w:rFonts w:cs="Times New Roman"/>
            <w:bCs/>
            <w:szCs w:val="24"/>
          </w:rPr>
          <w:t xml:space="preserve">se results </w:t>
        </w:r>
      </w:ins>
      <w:ins w:id="288" w:author="English, William" w:date="2025-09-16T23:04:00Z" w16du:dateUtc="2025-09-17T03:04:00Z">
        <w:r w:rsidR="00CF2ABC">
          <w:rPr>
            <w:rFonts w:cs="Times New Roman"/>
            <w:bCs/>
            <w:szCs w:val="24"/>
          </w:rPr>
          <w:t xml:space="preserve">may </w:t>
        </w:r>
      </w:ins>
      <w:ins w:id="289" w:author="English, William" w:date="2025-09-16T15:48:00Z" w16du:dateUtc="2025-09-16T19:48:00Z">
        <w:r w:rsidR="00281ACB">
          <w:rPr>
            <w:rFonts w:cs="Times New Roman"/>
            <w:bCs/>
            <w:szCs w:val="24"/>
          </w:rPr>
          <w:t xml:space="preserve">suggest that </w:t>
        </w:r>
      </w:ins>
      <w:del w:id="290" w:author="English, William" w:date="2025-09-16T15:48:00Z" w16du:dateUtc="2025-09-16T19:48:00Z">
        <w:r w:rsidDel="004B5B9D">
          <w:rPr>
            <w:rFonts w:cs="Times New Roman"/>
            <w:bCs/>
            <w:szCs w:val="24"/>
          </w:rPr>
          <w:delText xml:space="preserve"> risk is that </w:delText>
        </w:r>
      </w:del>
      <w:r>
        <w:rPr>
          <w:rFonts w:cs="Times New Roman"/>
          <w:bCs/>
          <w:szCs w:val="24"/>
        </w:rPr>
        <w:t xml:space="preserve">modeling decisions made when studying a particular problem of interest could lead to a model that has very unlikely monetary policy dynamics.  </w:t>
      </w:r>
      <w:del w:id="291" w:author="English, William" w:date="2025-09-16T15:49:00Z" w16du:dateUtc="2025-09-16T19:49:00Z">
        <w:r w:rsidDel="004B5B9D">
          <w:rPr>
            <w:rFonts w:cs="Times New Roman"/>
            <w:bCs/>
            <w:szCs w:val="24"/>
          </w:rPr>
          <w:delText xml:space="preserve">While the topic under study may not be directly related to monetary policy (e.g., the focus may be on fiscal policy, financial intermediation, etc.), </w:delText>
        </w:r>
      </w:del>
      <w:ins w:id="292" w:author="English, William" w:date="2025-09-16T23:05:00Z" w16du:dateUtc="2025-09-17T03:05:00Z">
        <w:r w:rsidR="000E0196">
          <w:rPr>
            <w:rFonts w:cs="Times New Roman"/>
            <w:bCs/>
            <w:szCs w:val="24"/>
          </w:rPr>
          <w:t xml:space="preserve">However, those dynamics may affect the conclusions </w:t>
        </w:r>
        <w:r w:rsidR="00493D13">
          <w:rPr>
            <w:rFonts w:cs="Times New Roman"/>
            <w:bCs/>
            <w:szCs w:val="24"/>
          </w:rPr>
          <w:t xml:space="preserve">regarding the problem of </w:t>
        </w:r>
        <w:proofErr w:type="spellStart"/>
        <w:r w:rsidR="00493D13">
          <w:rPr>
            <w:rFonts w:cs="Times New Roman"/>
            <w:bCs/>
            <w:szCs w:val="24"/>
          </w:rPr>
          <w:t>interest</w:t>
        </w:r>
      </w:ins>
      <w:del w:id="293" w:author="English, William" w:date="2025-09-16T23:06:00Z" w16du:dateUtc="2025-09-17T03:06:00Z">
        <w:r w:rsidDel="00493D13">
          <w:rPr>
            <w:rFonts w:cs="Times New Roman"/>
            <w:bCs/>
            <w:szCs w:val="24"/>
          </w:rPr>
          <w:delText xml:space="preserve">the result could be that the conclusions reached are dependent on the unusual and perhaps unlikely monetary policy dynamics.  </w:delText>
        </w:r>
      </w:del>
      <w:ins w:id="294" w:author="English, William" w:date="2025-09-16T23:06:00Z" w16du:dateUtc="2025-09-17T03:06:00Z">
        <w:r w:rsidR="00493D13">
          <w:rPr>
            <w:rFonts w:cs="Times New Roman"/>
            <w:bCs/>
            <w:szCs w:val="24"/>
          </w:rPr>
          <w:t>Thus</w:t>
        </w:r>
        <w:proofErr w:type="spellEnd"/>
        <w:r w:rsidR="00493D13">
          <w:rPr>
            <w:rFonts w:cs="Times New Roman"/>
            <w:bCs/>
            <w:szCs w:val="24"/>
          </w:rPr>
          <w:t>, m</w:t>
        </w:r>
      </w:ins>
      <w:del w:id="295" w:author="English, William" w:date="2025-09-16T23:06:00Z" w16du:dateUtc="2025-09-17T03:06:00Z">
        <w:r w:rsidDel="00493D13">
          <w:rPr>
            <w:rFonts w:cs="Times New Roman"/>
            <w:bCs/>
            <w:szCs w:val="24"/>
          </w:rPr>
          <w:delText>M</w:delText>
        </w:r>
      </w:del>
      <w:r>
        <w:rPr>
          <w:rFonts w:cs="Times New Roman"/>
          <w:bCs/>
          <w:szCs w:val="24"/>
        </w:rPr>
        <w:t xml:space="preserve">odelers should check to be sure that </w:t>
      </w:r>
      <w:r>
        <w:rPr>
          <w:rFonts w:cs="Times New Roman"/>
          <w:szCs w:val="24"/>
        </w:rPr>
        <w:t>monetary policy effects that are in the tail of the distribution are not driving their results</w:t>
      </w:r>
      <w:del w:id="296" w:author="Robert Tetlow" w:date="2025-08-13T10:40:00Z" w16du:dateUtc="2025-08-13T14:40:00Z">
        <w:r w:rsidDel="001F5DE4">
          <w:rPr>
            <w:rFonts w:cs="Times New Roman"/>
            <w:szCs w:val="24"/>
          </w:rPr>
          <w:delText xml:space="preserve">. </w:delText>
        </w:r>
      </w:del>
    </w:p>
    <w:p w14:paraId="0A460828" w14:textId="7B2C534C" w:rsidR="00D95AB9" w:rsidRPr="00FB02D0" w:rsidDel="001F5DE4" w:rsidRDefault="00D95AB9" w:rsidP="00B83CFF">
      <w:pPr>
        <w:spacing w:before="240" w:after="0"/>
        <w:rPr>
          <w:del w:id="297" w:author="Robert Tetlow" w:date="2025-08-13T10:40:00Z" w16du:dateUtc="2025-08-13T14:40:00Z"/>
          <w:rFonts w:cs="Times New Roman"/>
          <w:szCs w:val="24"/>
        </w:rPr>
      </w:pPr>
    </w:p>
    <w:p w14:paraId="36754945" w14:textId="445F309B" w:rsidR="008211F3" w:rsidRDefault="00837847" w:rsidP="00F6629A">
      <w:pPr>
        <w:pStyle w:val="Heading1"/>
        <w:numPr>
          <w:ilvl w:val="0"/>
          <w:numId w:val="0"/>
        </w:numPr>
      </w:pPr>
      <w:r>
        <w:br w:type="page"/>
      </w:r>
      <w:commentRangeStart w:id="298"/>
      <w:r w:rsidR="008211F3" w:rsidRPr="009664E6">
        <w:lastRenderedPageBreak/>
        <w:t>Re</w:t>
      </w:r>
      <w:commentRangeEnd w:id="298"/>
      <w:r w:rsidR="00F220D8">
        <w:rPr>
          <w:rStyle w:val="CommentReference"/>
          <w:rFonts w:eastAsiaTheme="minorHAnsi" w:cstheme="minorBidi"/>
          <w:b w:val="0"/>
          <w:color w:val="auto"/>
        </w:rPr>
        <w:commentReference w:id="298"/>
      </w:r>
      <w:r w:rsidR="008211F3" w:rsidRPr="009664E6">
        <w:t>ferences</w:t>
      </w:r>
    </w:p>
    <w:p w14:paraId="6646C69C" w14:textId="068FD986" w:rsidR="00C766E9" w:rsidRDefault="00710600" w:rsidP="00662D81">
      <w:pPr>
        <w:pStyle w:val="Heading3"/>
      </w:pPr>
      <w:r w:rsidRPr="009F770B">
        <w:t xml:space="preserve">Alessandri, Piergiorgio; Oscar Jorda and Fabrizio Venditti (2023).  “Decomposing the Monetary Policy Multiplier,” Federal </w:t>
      </w:r>
      <w:r w:rsidRPr="00D06714">
        <w:t>Reserve</w:t>
      </w:r>
      <w:r w:rsidRPr="009F770B">
        <w:t xml:space="preserve"> </w:t>
      </w:r>
      <w:r w:rsidRPr="00D06714">
        <w:t>Bank</w:t>
      </w:r>
      <w:r w:rsidRPr="009F770B">
        <w:t xml:space="preserve"> of San Francisco </w:t>
      </w:r>
      <w:r w:rsidR="00FE4A44">
        <w:t>w</w:t>
      </w:r>
      <w:r w:rsidRPr="009F770B">
        <w:t>orking paper No. 2023-14</w:t>
      </w:r>
    </w:p>
    <w:p w14:paraId="200F55CA" w14:textId="77777777" w:rsidR="00C766E9" w:rsidRDefault="00C766E9" w:rsidP="00662D81">
      <w:pPr>
        <w:pStyle w:val="Heading3"/>
      </w:pPr>
      <w:r>
        <w:t xml:space="preserve">Ascari, Guido and T. Haber (2021) “Nonlinearities, state dependent prices and the transmission mechanism of monetary policy” </w:t>
      </w:r>
      <w:r w:rsidRPr="009476F1">
        <w:rPr>
          <w:i/>
          <w:iCs/>
        </w:rPr>
        <w:t>Economic Journal</w:t>
      </w:r>
      <w:r>
        <w:t xml:space="preserve">,132: 37-57. </w:t>
      </w:r>
    </w:p>
    <w:p w14:paraId="3EBD797F" w14:textId="77777777" w:rsidR="00071159" w:rsidRDefault="006167CA" w:rsidP="00071159">
      <w:pPr>
        <w:pStyle w:val="Heading3"/>
      </w:pPr>
      <w:r>
        <w:t xml:space="preserve">Ball, Laurence (1994) “What determines the sacrifice ratio?” In: N. Gregory Mankiw (ed.) </w:t>
      </w:r>
      <w:r w:rsidRPr="009476F1">
        <w:rPr>
          <w:i/>
          <w:iCs/>
        </w:rPr>
        <w:t>Monetary Policy</w:t>
      </w:r>
      <w:r>
        <w:t xml:space="preserve"> (Chicago and Cambridge: University of Chicago Press and NBER), pp. 155-193.</w:t>
      </w:r>
    </w:p>
    <w:p w14:paraId="000DCBE9" w14:textId="6DC87856" w:rsidR="00071159" w:rsidRPr="00071159" w:rsidRDefault="00071159" w:rsidP="00071159">
      <w:pPr>
        <w:pStyle w:val="Heading3"/>
      </w:pPr>
      <w:r>
        <w:t xml:space="preserve">Ball, Laurence; N. Gregory Mankiw and David Romer (1988) “The New Keynesian Economics and the Output-Inflation Trade-off” </w:t>
      </w:r>
      <w:r w:rsidRPr="005361FA">
        <w:rPr>
          <w:i/>
          <w:iCs/>
        </w:rPr>
        <w:t>Brookings Papers on Economic Activity,</w:t>
      </w:r>
      <w:r>
        <w:t>1: 1-65.</w:t>
      </w:r>
    </w:p>
    <w:p w14:paraId="13205BE6" w14:textId="363CE4C7" w:rsidR="00070E9A" w:rsidRPr="005361FA" w:rsidRDefault="00C766E9" w:rsidP="00D933C5">
      <w:pPr>
        <w:pStyle w:val="Heading3"/>
        <w:rPr>
          <w:rFonts w:eastAsiaTheme="minorHAnsi"/>
        </w:rPr>
      </w:pPr>
      <w:r>
        <w:t xml:space="preserve">Benigno, </w:t>
      </w:r>
      <w:r w:rsidRPr="00D06714">
        <w:rPr>
          <w:rFonts w:eastAsiaTheme="minorHAnsi"/>
        </w:rPr>
        <w:t xml:space="preserve">Pierpaolo and </w:t>
      </w:r>
      <w:r w:rsidRPr="004B7112">
        <w:t>Gauti</w:t>
      </w:r>
      <w:r w:rsidRPr="00D06714">
        <w:rPr>
          <w:rFonts w:eastAsiaTheme="minorHAnsi"/>
        </w:rPr>
        <w:t xml:space="preserve"> Eggertsson (2023) “It’s </w:t>
      </w:r>
      <w:proofErr w:type="spellStart"/>
      <w:r w:rsidRPr="00D06714">
        <w:rPr>
          <w:rFonts w:eastAsiaTheme="minorHAnsi"/>
        </w:rPr>
        <w:t>Baaack</w:t>
      </w:r>
      <w:proofErr w:type="spellEnd"/>
      <w:r w:rsidRPr="00D06714">
        <w:rPr>
          <w:rFonts w:eastAsiaTheme="minorHAnsi"/>
        </w:rPr>
        <w:t xml:space="preserve">: The Surge in Inflation in the </w:t>
      </w:r>
      <w:r w:rsidRPr="006542CE">
        <w:rPr>
          <w:rFonts w:eastAsiaTheme="minorHAnsi"/>
        </w:rPr>
        <w:t>2020s and the Return of the Non-Linear Phillips Curve,” NBER Working Paper 31</w:t>
      </w:r>
      <w:r w:rsidR="006542CE" w:rsidRPr="006542CE">
        <w:rPr>
          <w:rFonts w:eastAsiaTheme="minorHAnsi"/>
        </w:rPr>
        <w:t>.</w:t>
      </w:r>
    </w:p>
    <w:p w14:paraId="20A1CD42" w14:textId="77777777" w:rsidR="009B2BB2" w:rsidRDefault="006542CE" w:rsidP="009B2BB2">
      <w:pPr>
        <w:pStyle w:val="Heading3"/>
        <w:rPr>
          <w:shd w:val="clear" w:color="auto" w:fill="FFFFFF"/>
        </w:rPr>
      </w:pPr>
      <w:r w:rsidRPr="006542CE">
        <w:t>Bernanke, Ben S. and Mark Gertler (1995) “</w:t>
      </w:r>
      <w:r w:rsidRPr="009476F1">
        <w:rPr>
          <w:shd w:val="clear" w:color="auto" w:fill="FFFFFF"/>
        </w:rPr>
        <w:t>Inside the Black Box: The Credit Channel of Monetary Policy Transmission," </w:t>
      </w:r>
      <w:r w:rsidRPr="009476F1">
        <w:rPr>
          <w:rStyle w:val="Emphasis"/>
          <w:color w:val="333333"/>
          <w:shd w:val="clear" w:color="auto" w:fill="FFFFFF"/>
        </w:rPr>
        <w:t>Journal of Economic Perspectives</w:t>
      </w:r>
      <w:r w:rsidRPr="009476F1">
        <w:rPr>
          <w:shd w:val="clear" w:color="auto" w:fill="FFFFFF"/>
        </w:rPr>
        <w:t>,9</w:t>
      </w:r>
      <w:r>
        <w:rPr>
          <w:shd w:val="clear" w:color="auto" w:fill="FFFFFF"/>
        </w:rPr>
        <w:t>(3)</w:t>
      </w:r>
      <w:r w:rsidRPr="00662D81">
        <w:rPr>
          <w:rStyle w:val="Emphasis"/>
          <w:i w:val="0"/>
          <w:iCs w:val="0"/>
          <w:color w:val="333333"/>
          <w:shd w:val="clear" w:color="auto" w:fill="FFFFFF"/>
        </w:rPr>
        <w:t>:</w:t>
      </w:r>
      <w:r w:rsidRPr="009476F1">
        <w:rPr>
          <w:i/>
          <w:shd w:val="clear" w:color="auto" w:fill="FFFFFF"/>
        </w:rPr>
        <w:t xml:space="preserve"> </w:t>
      </w:r>
      <w:r w:rsidRPr="009476F1">
        <w:rPr>
          <w:shd w:val="clear" w:color="auto" w:fill="FFFFFF"/>
        </w:rPr>
        <w:t>27–48.</w:t>
      </w:r>
    </w:p>
    <w:p w14:paraId="30A6D5EB" w14:textId="71B72C04" w:rsidR="002F3E8D" w:rsidRPr="009B2BB2" w:rsidRDefault="002F3E8D" w:rsidP="009B2BB2">
      <w:pPr>
        <w:pStyle w:val="Heading3"/>
        <w:rPr>
          <w:shd w:val="clear" w:color="auto" w:fill="FFFFFF"/>
        </w:rPr>
      </w:pPr>
      <w:r>
        <w:t xml:space="preserve">Bernanke, Ben S.; Mark Gertler and Simon Gilchrist (1999) “The financial accelerator in a quantitative business cycle framework” </w:t>
      </w:r>
      <w:r w:rsidR="009B2BB2">
        <w:t>Chapter 21 in:</w:t>
      </w:r>
      <w:r>
        <w:t xml:space="preserve"> John B.  Taylor and Michael Woodford (eds.)</w:t>
      </w:r>
      <w:r w:rsidR="009B2BB2">
        <w:t xml:space="preserve"> </w:t>
      </w:r>
      <w:r w:rsidRPr="009B2BB2">
        <w:rPr>
          <w:i/>
          <w:iCs/>
        </w:rPr>
        <w:t>Handbook of Macroeconomics</w:t>
      </w:r>
      <w:r w:rsidR="009B2BB2">
        <w:t xml:space="preserve"> (Amsterdam: North Holland</w:t>
      </w:r>
      <w:proofErr w:type="gramStart"/>
      <w:r w:rsidR="009B2BB2">
        <w:t>)</w:t>
      </w:r>
      <w:r>
        <w:t>,</w:t>
      </w:r>
      <w:r w:rsidR="009B2BB2">
        <w:t>Volume</w:t>
      </w:r>
      <w:proofErr w:type="gramEnd"/>
      <w:r w:rsidR="009B2BB2">
        <w:t xml:space="preserve"> 1C,</w:t>
      </w:r>
      <w:r>
        <w:t xml:space="preserve"> </w:t>
      </w:r>
      <w:r w:rsidR="009B2BB2">
        <w:t>pp. 1341-1393.</w:t>
      </w:r>
    </w:p>
    <w:p w14:paraId="27B61DB9" w14:textId="6B144CC6" w:rsidR="003E7584" w:rsidRDefault="002B3413" w:rsidP="003E7584">
      <w:pPr>
        <w:pStyle w:val="Heading3"/>
        <w:rPr>
          <w:ins w:id="299" w:author="Connor Brennan" w:date="2025-09-18T15:56:00Z" w16du:dateUtc="2025-09-18T20:56:00Z"/>
        </w:rPr>
      </w:pPr>
      <w:r w:rsidRPr="00953CAE">
        <w:rPr>
          <w:rFonts w:eastAsiaTheme="minorHAnsi"/>
          <w:shd w:val="clear" w:color="auto" w:fill="FFFFFF"/>
        </w:rPr>
        <w:t>Michael D. Bauer and Eric T. Swanson (2023), "A Reassessment of Monetary Policy Surprises and High-Frequency Identification," in Martin Eichenbaum, Erik Hurst, and Jonathan A. Parker</w:t>
      </w:r>
      <w:r>
        <w:rPr>
          <w:rFonts w:eastAsiaTheme="minorHAnsi"/>
          <w:shd w:val="clear" w:color="auto" w:fill="FFFFFF"/>
        </w:rPr>
        <w:t xml:space="preserve"> (</w:t>
      </w:r>
      <w:r w:rsidRPr="00953CAE">
        <w:rPr>
          <w:rFonts w:eastAsiaTheme="minorHAnsi"/>
          <w:shd w:val="clear" w:color="auto" w:fill="FFFFFF"/>
        </w:rPr>
        <w:t>eds.</w:t>
      </w:r>
      <w:r>
        <w:rPr>
          <w:rFonts w:eastAsiaTheme="minorHAnsi"/>
          <w:shd w:val="clear" w:color="auto" w:fill="FFFFFF"/>
        </w:rPr>
        <w:t>)</w:t>
      </w:r>
      <w:r w:rsidRPr="00953CAE">
        <w:rPr>
          <w:rFonts w:eastAsiaTheme="minorHAnsi"/>
          <w:shd w:val="clear" w:color="auto" w:fill="FFFFFF"/>
        </w:rPr>
        <w:t> </w:t>
      </w:r>
      <w:r w:rsidRPr="00953CAE">
        <w:rPr>
          <w:rFonts w:eastAsiaTheme="minorHAnsi"/>
          <w:i/>
          <w:iCs/>
          <w:shd w:val="clear" w:color="auto" w:fill="FFFFFF"/>
        </w:rPr>
        <w:t>NBER Macroeconomics Annual 2022</w:t>
      </w:r>
      <w:r w:rsidRPr="00953CAE">
        <w:rPr>
          <w:rFonts w:eastAsiaTheme="minorHAnsi"/>
          <w:shd w:val="clear" w:color="auto" w:fill="FFFFFF"/>
        </w:rPr>
        <w:t>, vol. 37, pp. 87–155</w:t>
      </w:r>
      <w:r w:rsidR="00710600" w:rsidRPr="009F770B">
        <w:t xml:space="preserve">.  </w:t>
      </w:r>
    </w:p>
    <w:p w14:paraId="119BB4E5" w14:textId="3DA6621E" w:rsidR="003E7584" w:rsidRPr="003E7584" w:rsidRDefault="003E7584" w:rsidP="003E7584">
      <w:pPr>
        <w:pStyle w:val="Heading3"/>
      </w:pPr>
      <w:ins w:id="300" w:author="Connor Brennan" w:date="2025-09-18T15:56:00Z" w16du:dateUtc="2025-09-18T20:56:00Z">
        <w:r>
          <w:rPr>
            <w:rFonts w:eastAsiaTheme="minorHAnsi"/>
            <w:shd w:val="clear" w:color="auto" w:fill="FFFFFF"/>
          </w:rPr>
          <w:t>Barsky</w:t>
        </w:r>
      </w:ins>
      <w:ins w:id="301" w:author="Connor Brennan" w:date="2025-09-18T16:00:00Z" w16du:dateUtc="2025-09-18T21:00:00Z">
        <w:r w:rsidR="001B79E9">
          <w:rPr>
            <w:rFonts w:eastAsiaTheme="minorHAnsi"/>
            <w:shd w:val="clear" w:color="auto" w:fill="FFFFFF"/>
          </w:rPr>
          <w:t>, Robert B.</w:t>
        </w:r>
      </w:ins>
      <w:ins w:id="302" w:author="Connor Brennan" w:date="2025-09-18T15:56:00Z" w16du:dateUtc="2025-09-18T20:56:00Z">
        <w:r w:rsidRPr="00953CAE">
          <w:rPr>
            <w:rFonts w:eastAsiaTheme="minorHAnsi"/>
            <w:shd w:val="clear" w:color="auto" w:fill="FFFFFF"/>
          </w:rPr>
          <w:t xml:space="preserve"> and Eric </w:t>
        </w:r>
        <w:r>
          <w:rPr>
            <w:rFonts w:eastAsiaTheme="minorHAnsi"/>
            <w:shd w:val="clear" w:color="auto" w:fill="FFFFFF"/>
          </w:rPr>
          <w:t>R</w:t>
        </w:r>
        <w:r w:rsidRPr="00953CAE">
          <w:rPr>
            <w:rFonts w:eastAsiaTheme="minorHAnsi"/>
            <w:shd w:val="clear" w:color="auto" w:fill="FFFFFF"/>
          </w:rPr>
          <w:t>. S</w:t>
        </w:r>
        <w:r>
          <w:rPr>
            <w:rFonts w:eastAsiaTheme="minorHAnsi"/>
            <w:shd w:val="clear" w:color="auto" w:fill="FFFFFF"/>
          </w:rPr>
          <w:t>ims</w:t>
        </w:r>
        <w:r w:rsidRPr="00953CAE">
          <w:rPr>
            <w:rFonts w:eastAsiaTheme="minorHAnsi"/>
            <w:shd w:val="clear" w:color="auto" w:fill="FFFFFF"/>
          </w:rPr>
          <w:t xml:space="preserve"> (20</w:t>
        </w:r>
        <w:r>
          <w:rPr>
            <w:rFonts w:eastAsiaTheme="minorHAnsi"/>
            <w:shd w:val="clear" w:color="auto" w:fill="FFFFFF"/>
          </w:rPr>
          <w:t>11</w:t>
        </w:r>
        <w:r w:rsidRPr="00953CAE">
          <w:rPr>
            <w:rFonts w:eastAsiaTheme="minorHAnsi"/>
            <w:shd w:val="clear" w:color="auto" w:fill="FFFFFF"/>
          </w:rPr>
          <w:t>), "</w:t>
        </w:r>
      </w:ins>
      <w:ins w:id="303" w:author="Connor Brennan" w:date="2025-09-18T15:57:00Z" w16du:dateUtc="2025-09-18T20:57:00Z">
        <w:r>
          <w:rPr>
            <w:rFonts w:eastAsiaTheme="minorHAnsi"/>
            <w:shd w:val="clear" w:color="auto" w:fill="FFFFFF"/>
          </w:rPr>
          <w:t>News shocks and business cycles</w:t>
        </w:r>
      </w:ins>
      <w:ins w:id="304" w:author="Connor Brennan" w:date="2025-09-18T15:56:00Z" w16du:dateUtc="2025-09-18T20:56:00Z">
        <w:r w:rsidRPr="00953CAE">
          <w:rPr>
            <w:rFonts w:eastAsiaTheme="minorHAnsi"/>
            <w:shd w:val="clear" w:color="auto" w:fill="FFFFFF"/>
          </w:rPr>
          <w:t>,"</w:t>
        </w:r>
      </w:ins>
      <w:ins w:id="305" w:author="Connor Brennan" w:date="2025-09-18T15:57:00Z" w16du:dateUtc="2025-09-18T20:57:00Z">
        <w:r w:rsidR="003265BD">
          <w:rPr>
            <w:rFonts w:eastAsiaTheme="minorHAnsi"/>
            <w:shd w:val="clear" w:color="auto" w:fill="FFFFFF"/>
          </w:rPr>
          <w:t xml:space="preserve"> </w:t>
        </w:r>
        <w:r w:rsidR="003265BD">
          <w:rPr>
            <w:rFonts w:eastAsiaTheme="minorHAnsi"/>
            <w:i/>
            <w:iCs/>
            <w:shd w:val="clear" w:color="auto" w:fill="FFFFFF"/>
          </w:rPr>
          <w:t>Journal of Monetary Economics</w:t>
        </w:r>
        <w:r w:rsidR="0098143F">
          <w:rPr>
            <w:rFonts w:eastAsiaTheme="minorHAnsi"/>
            <w:shd w:val="clear" w:color="auto" w:fill="FFFFFF"/>
          </w:rPr>
          <w:t>,58(1)</w:t>
        </w:r>
      </w:ins>
      <w:ins w:id="306" w:author="Connor Brennan" w:date="2025-09-18T15:58:00Z" w16du:dateUtc="2025-09-18T20:58:00Z">
        <w:r w:rsidR="0098143F">
          <w:rPr>
            <w:rFonts w:eastAsiaTheme="minorHAnsi"/>
            <w:shd w:val="clear" w:color="auto" w:fill="FFFFFF"/>
          </w:rPr>
          <w:t>: 273-289</w:t>
        </w:r>
      </w:ins>
      <w:ins w:id="307" w:author="Connor Brennan" w:date="2025-09-18T15:56:00Z" w16du:dateUtc="2025-09-18T20:56:00Z">
        <w:r w:rsidRPr="009F770B">
          <w:t xml:space="preserve">.  </w:t>
        </w:r>
      </w:ins>
    </w:p>
    <w:p w14:paraId="51B774E1" w14:textId="4A343075" w:rsidR="000C7205" w:rsidRDefault="00662D81" w:rsidP="00662D81">
      <w:pPr>
        <w:pStyle w:val="Heading3"/>
      </w:pPr>
      <w:r w:rsidRPr="00953CAE">
        <w:rPr>
          <w:rFonts w:eastAsiaTheme="minorHAnsi"/>
          <w:shd w:val="clear" w:color="auto" w:fill="FFFFFF"/>
        </w:rPr>
        <w:t>Baumeister</w:t>
      </w:r>
      <w:r>
        <w:rPr>
          <w:rFonts w:eastAsiaTheme="minorHAnsi"/>
          <w:shd w:val="clear" w:color="auto" w:fill="FFFFFF"/>
        </w:rPr>
        <w:t>, Christiane</w:t>
      </w:r>
      <w:r w:rsidRPr="00953CAE">
        <w:rPr>
          <w:rFonts w:eastAsiaTheme="minorHAnsi"/>
          <w:shd w:val="clear" w:color="auto" w:fill="FFFFFF"/>
        </w:rPr>
        <w:t xml:space="preserve"> and James D. Hamilton (2018), "Inference in Structural Vector Autoregressions When the Identifying Assumptions Are Not Fully Believed: Re-evaluating the Role of Monetary Policy in Economic Fluctuations," </w:t>
      </w:r>
      <w:r w:rsidRPr="00953CAE">
        <w:rPr>
          <w:rFonts w:eastAsiaTheme="minorHAnsi"/>
          <w:i/>
          <w:iCs/>
          <w:shd w:val="clear" w:color="auto" w:fill="FFFFFF"/>
        </w:rPr>
        <w:t>Journal of Monetary Economics</w:t>
      </w:r>
      <w:r w:rsidRPr="00953CAE">
        <w:rPr>
          <w:rFonts w:eastAsiaTheme="minorHAnsi"/>
          <w:shd w:val="clear" w:color="auto" w:fill="FFFFFF"/>
        </w:rPr>
        <w:t>,100</w:t>
      </w:r>
      <w:r>
        <w:rPr>
          <w:rFonts w:eastAsiaTheme="minorHAnsi"/>
          <w:shd w:val="clear" w:color="auto" w:fill="FFFFFF"/>
        </w:rPr>
        <w:t xml:space="preserve">(5): </w:t>
      </w:r>
      <w:r w:rsidRPr="00953CAE">
        <w:rPr>
          <w:rFonts w:eastAsiaTheme="minorHAnsi"/>
          <w:shd w:val="clear" w:color="auto" w:fill="FFFFFF"/>
        </w:rPr>
        <w:t>48–65</w:t>
      </w:r>
    </w:p>
    <w:p w14:paraId="3173E5EB" w14:textId="7B79156A" w:rsidR="000C7205" w:rsidRPr="000C7205" w:rsidRDefault="000C7205" w:rsidP="00662D81">
      <w:pPr>
        <w:pStyle w:val="Heading3"/>
      </w:pPr>
      <w:r>
        <w:rPr>
          <w:rFonts w:cstheme="majorBidi"/>
        </w:rPr>
        <w:t xml:space="preserve">Blanchard, Olivier (2025) “Convergence?  Thoughts about the Evolution of Mainstream Macroeconomics over the last 40 Years” </w:t>
      </w:r>
      <w:r>
        <w:t xml:space="preserve">Peterson Institute for International Economics </w:t>
      </w:r>
      <w:hyperlink r:id="rId41" w:history="1">
        <w:r w:rsidRPr="000C7205">
          <w:rPr>
            <w:rStyle w:val="Hyperlink"/>
          </w:rPr>
          <w:t>working paper no. 25-8</w:t>
        </w:r>
      </w:hyperlink>
      <w:r>
        <w:t xml:space="preserve"> (May).</w:t>
      </w:r>
    </w:p>
    <w:p w14:paraId="17A87A98" w14:textId="31BD3EFF" w:rsidR="002D60B0" w:rsidRPr="002D60B0" w:rsidRDefault="002D60B0" w:rsidP="00662D81">
      <w:pPr>
        <w:pStyle w:val="Heading3"/>
      </w:pPr>
      <w:r>
        <w:t>Blanchard, Olivier and Jordi Gal</w:t>
      </w:r>
      <w:r w:rsidR="002F3E8D">
        <w:t>í</w:t>
      </w:r>
      <w:r>
        <w:t xml:space="preserve"> (2007) “Real wage rigidities and the New Keynesian Model” </w:t>
      </w:r>
      <w:r w:rsidRPr="002D60B0">
        <w:rPr>
          <w:i/>
          <w:iCs/>
        </w:rPr>
        <w:t xml:space="preserve">Journal of Money, </w:t>
      </w:r>
      <w:r>
        <w:rPr>
          <w:i/>
          <w:iCs/>
        </w:rPr>
        <w:t>C</w:t>
      </w:r>
      <w:r w:rsidRPr="002D60B0">
        <w:rPr>
          <w:i/>
          <w:iCs/>
        </w:rPr>
        <w:t>redit and Banking</w:t>
      </w:r>
      <w:r>
        <w:t>,39(s1): 35-65.</w:t>
      </w:r>
    </w:p>
    <w:p w14:paraId="47A1D62B" w14:textId="57F86240" w:rsidR="00E4316D" w:rsidRDefault="00704F80" w:rsidP="00662D81">
      <w:pPr>
        <w:pStyle w:val="Heading3"/>
      </w:pPr>
      <w:r w:rsidRPr="009F770B">
        <w:t>Boivin, Jean; Michael T. Kiley, and Fredric S. Mishkin (201</w:t>
      </w:r>
      <w:r>
        <w:t>0</w:t>
      </w:r>
      <w:proofErr w:type="gramStart"/>
      <w:r w:rsidRPr="009F770B">
        <w:t>)  “</w:t>
      </w:r>
      <w:proofErr w:type="gramEnd"/>
      <w:r w:rsidRPr="009F770B">
        <w:t xml:space="preserve">How Has the Monetary Transmission Mechanism Evolved Over Time?” </w:t>
      </w:r>
      <w:r>
        <w:t>Chapter 8 in Benjamin M. Friedman and Michael Woodford (eds</w:t>
      </w:r>
      <w:r w:rsidRPr="00E4316D">
        <w:rPr>
          <w:i/>
          <w:iCs/>
        </w:rPr>
        <w:t>.) Handbook of Monetary Economics</w:t>
      </w:r>
      <w:r>
        <w:t>, volume 3A, pp. 369-422.</w:t>
      </w:r>
    </w:p>
    <w:p w14:paraId="10B1401B" w14:textId="7960C901" w:rsidR="00704F80" w:rsidRDefault="00E4316D" w:rsidP="00662D81">
      <w:pPr>
        <w:pStyle w:val="Heading3"/>
      </w:pPr>
      <w:r>
        <w:lastRenderedPageBreak/>
        <w:t xml:space="preserve">Born, Benjamin and Johannes </w:t>
      </w:r>
      <w:r w:rsidRPr="00245A88">
        <w:t>Pfeifer</w:t>
      </w:r>
      <w:r>
        <w:t xml:space="preserve"> (2018) “The New Keynesian wage Phillips curve” Calvo vs. </w:t>
      </w:r>
      <w:proofErr w:type="spellStart"/>
      <w:r>
        <w:t>Rotemberg</w:t>
      </w:r>
      <w:proofErr w:type="spellEnd"/>
      <w:r>
        <w:t xml:space="preserve">” </w:t>
      </w:r>
      <w:r w:rsidRPr="006D216C">
        <w:rPr>
          <w:i/>
          <w:iCs/>
        </w:rPr>
        <w:t>Macroeconomic Dynamics</w:t>
      </w:r>
      <w:r>
        <w:t xml:space="preserve">,24(5): 1-25.  </w:t>
      </w:r>
      <w:hyperlink r:id="rId42" w:history="1">
        <w:r w:rsidRPr="00D80D94">
          <w:rPr>
            <w:rStyle w:val="Hyperlink"/>
          </w:rPr>
          <w:t>http://dx.doi.org/10.1017/S1365100518000615</w:t>
        </w:r>
      </w:hyperlink>
      <w:r>
        <w:t xml:space="preserve"> </w:t>
      </w:r>
    </w:p>
    <w:p w14:paraId="56508EFB" w14:textId="297A856E" w:rsidR="00704F80" w:rsidRDefault="00710600" w:rsidP="00662D81">
      <w:pPr>
        <w:pStyle w:val="Heading3"/>
      </w:pPr>
      <w:r w:rsidRPr="009F770B">
        <w:t xml:space="preserve">Buda, Gergely; Vasco M. Carvalho, Giancarlo Corsetti, Joao B. Duarte, Stephen Hansen, Afonso S. Moura, Alvaro Ortiz, Tomasa Rodrigo, Jose V. </w:t>
      </w:r>
      <w:proofErr w:type="spellStart"/>
      <w:r w:rsidRPr="009F770B">
        <w:t>Ropdriguez</w:t>
      </w:r>
      <w:proofErr w:type="spellEnd"/>
      <w:r w:rsidRPr="009F770B">
        <w:t xml:space="preserve"> Mora, and </w:t>
      </w:r>
      <w:proofErr w:type="spellStart"/>
      <w:r w:rsidRPr="009F770B">
        <w:t>Guiilherme</w:t>
      </w:r>
      <w:proofErr w:type="spellEnd"/>
      <w:r w:rsidRPr="009F770B">
        <w:t xml:space="preserve"> Alves da Silva (2023). </w:t>
      </w:r>
      <w:r w:rsidR="00704F80" w:rsidRPr="009F770B">
        <w:t xml:space="preserve">“Short and Variable Lags,” </w:t>
      </w:r>
      <w:r w:rsidR="00704F80">
        <w:t>Unpublished manuscript</w:t>
      </w:r>
      <w:r w:rsidR="00704F80" w:rsidRPr="009F770B">
        <w:t>, Barcelona School of Economics</w:t>
      </w:r>
      <w:r w:rsidR="00704F80">
        <w:t xml:space="preserve">. </w:t>
      </w:r>
    </w:p>
    <w:p w14:paraId="120E866C" w14:textId="686228B7" w:rsidR="00710600" w:rsidRPr="009F770B" w:rsidRDefault="00704F80" w:rsidP="00662D81">
      <w:pPr>
        <w:pStyle w:val="Heading3"/>
      </w:pPr>
      <w:r>
        <w:t xml:space="preserve">Caldara, </w:t>
      </w:r>
      <w:r w:rsidR="00710600" w:rsidRPr="009F770B">
        <w:t xml:space="preserve">Dario and Edward Herbst (2016). “Monetary Policy, Real Activity, and Credit Spreads: Evidence from Bayesian Proxy SVARs,” FEDS Working Paper No. 2016-049.  </w:t>
      </w:r>
    </w:p>
    <w:p w14:paraId="6450A43E" w14:textId="5E886EC2" w:rsidR="00704F80" w:rsidRDefault="00710600" w:rsidP="00662D81">
      <w:pPr>
        <w:pStyle w:val="Heading3"/>
      </w:pPr>
      <w:r w:rsidRPr="009F770B">
        <w:t xml:space="preserve">Carlino, Gerald and Robert Defina (1998).  “The Differential Regional Effects of Monetary Policy,” </w:t>
      </w:r>
      <w:r w:rsidRPr="009F770B">
        <w:rPr>
          <w:i/>
          <w:iCs/>
        </w:rPr>
        <w:t>Review of Economics and Statistics</w:t>
      </w:r>
      <w:r w:rsidRPr="009F770B">
        <w:t xml:space="preserve"> 80, pp. 572-587.</w:t>
      </w:r>
    </w:p>
    <w:p w14:paraId="70451E95" w14:textId="6942A577" w:rsidR="00704F80" w:rsidRPr="00704F80" w:rsidRDefault="005F7A20" w:rsidP="00662D81">
      <w:pPr>
        <w:pStyle w:val="Heading3"/>
      </w:pPr>
      <w:r>
        <w:t xml:space="preserve">Carpenter, Seth </w:t>
      </w:r>
      <w:proofErr w:type="gramStart"/>
      <w:r>
        <w:t>B</w:t>
      </w:r>
      <w:r w:rsidR="00704F80">
        <w:t>.;</w:t>
      </w:r>
      <w:r>
        <w:t>.,</w:t>
      </w:r>
      <w:proofErr w:type="gramEnd"/>
      <w:r>
        <w:t xml:space="preserve"> Michael Feroli, David Mericle, Linda L. Tesar, and Kenneth D. West</w:t>
      </w:r>
      <w:r w:rsidR="00E44CDC">
        <w:t xml:space="preserve"> (2025</w:t>
      </w:r>
      <w:r w:rsidR="00704F80">
        <w:t>)</w:t>
      </w:r>
      <w:r w:rsidR="00E44CDC">
        <w:t xml:space="preserve">).  “Monetary Policy Transmission to </w:t>
      </w:r>
      <w:r w:rsidR="00112FB9">
        <w:t>R</w:t>
      </w:r>
      <w:r w:rsidR="00704F80">
        <w:t xml:space="preserve">eal </w:t>
      </w:r>
      <w:r w:rsidR="00112FB9">
        <w:t>A</w:t>
      </w:r>
      <w:r w:rsidR="00704F80">
        <w:t xml:space="preserve">ctivity” paper presented </w:t>
      </w:r>
      <w:r w:rsidR="00112FB9">
        <w:t xml:space="preserve">the </w:t>
      </w:r>
      <w:r w:rsidR="002D2B9F">
        <w:t>US</w:t>
      </w:r>
      <w:r w:rsidR="002D2B9F" w:rsidRPr="009476F1">
        <w:t xml:space="preserve"> Monetary Policy Foru</w:t>
      </w:r>
      <w:r w:rsidR="00112FB9">
        <w:t>m, Chicago Booth School of Business (</w:t>
      </w:r>
      <w:r w:rsidR="001C491F">
        <w:t>March 7</w:t>
      </w:r>
      <w:r w:rsidR="00112FB9">
        <w:t>)</w:t>
      </w:r>
      <w:r w:rsidR="001C491F">
        <w:t>.</w:t>
      </w:r>
    </w:p>
    <w:p w14:paraId="66C4053D" w14:textId="77777777" w:rsidR="003B40AC" w:rsidRDefault="00710600" w:rsidP="00662D81">
      <w:pPr>
        <w:pStyle w:val="Heading3"/>
      </w:pPr>
      <w:r w:rsidRPr="009F770B">
        <w:t xml:space="preserve">Cecchetti, Stephen G. (1999).  “Legal Structure, Financial Structure, and the Monetary Policy Transmission Mechanism,” Federal Reserve Bank of New York </w:t>
      </w:r>
      <w:r w:rsidRPr="009F770B">
        <w:rPr>
          <w:i/>
          <w:iCs/>
        </w:rPr>
        <w:t>Economic Policy Review</w:t>
      </w:r>
      <w:r w:rsidR="00FE4A44" w:rsidRPr="009476F1">
        <w:t>,5</w:t>
      </w:r>
      <w:r w:rsidR="001C491F">
        <w:t xml:space="preserve">  </w:t>
      </w:r>
    </w:p>
    <w:p w14:paraId="593637A9" w14:textId="3286914B" w:rsidR="00662D81" w:rsidRDefault="003B40AC" w:rsidP="00662D81">
      <w:pPr>
        <w:pStyle w:val="Heading3"/>
      </w:pPr>
      <w:r>
        <w:t xml:space="preserve">Chari, V.V.; Patrick J. Kehoe and Ellen R. McGrattan (2009) “New Keynesian Models: Not Yet Useful for Policy Analysis” </w:t>
      </w:r>
      <w:r w:rsidRPr="005361FA">
        <w:rPr>
          <w:i/>
          <w:iCs/>
        </w:rPr>
        <w:t>American Economic Journal: Macroeconomics</w:t>
      </w:r>
      <w:r>
        <w:t>,1(1): 242-26.</w:t>
      </w:r>
    </w:p>
    <w:p w14:paraId="19C80A96" w14:textId="7AB84CB3" w:rsidR="00662D81" w:rsidRDefault="00662D81" w:rsidP="00662D81">
      <w:pPr>
        <w:pStyle w:val="Heading3"/>
        <w:rPr>
          <w:rFonts w:eastAsiaTheme="minorHAnsi"/>
          <w:shd w:val="clear" w:color="auto" w:fill="FFFFFF"/>
        </w:rPr>
      </w:pPr>
      <w:r w:rsidRPr="00662D81">
        <w:t>Christiano</w:t>
      </w:r>
      <w:r w:rsidRPr="009476F1">
        <w:rPr>
          <w:rFonts w:eastAsiaTheme="minorHAnsi"/>
          <w:shd w:val="clear" w:color="auto" w:fill="FFFFFF"/>
        </w:rPr>
        <w:t xml:space="preserve"> Lawrence Christiano, Martin Eichenbaum, and Charles L. Evans (1999), "Monetary Policy Shocks: What Have We Learned and to What End?" </w:t>
      </w:r>
      <w:r w:rsidR="009B2BB2">
        <w:rPr>
          <w:rFonts w:eastAsiaTheme="minorHAnsi"/>
          <w:shd w:val="clear" w:color="auto" w:fill="FFFFFF"/>
        </w:rPr>
        <w:t xml:space="preserve">Chapter 2 </w:t>
      </w:r>
      <w:r w:rsidRPr="009476F1">
        <w:rPr>
          <w:rFonts w:eastAsiaTheme="minorHAnsi"/>
          <w:shd w:val="clear" w:color="auto" w:fill="FFFFFF"/>
        </w:rPr>
        <w:t>in John B. Taylor and Michael Woodford, eds., </w:t>
      </w:r>
      <w:r w:rsidRPr="009476F1">
        <w:rPr>
          <w:rFonts w:eastAsiaTheme="minorHAnsi"/>
          <w:i/>
          <w:iCs/>
          <w:shd w:val="clear" w:color="auto" w:fill="FFFFFF"/>
        </w:rPr>
        <w:t>Handbook of Macroeconomics</w:t>
      </w:r>
      <w:r w:rsidRPr="009476F1">
        <w:rPr>
          <w:rFonts w:eastAsiaTheme="minorHAnsi"/>
          <w:shd w:val="clear" w:color="auto" w:fill="FFFFFF"/>
        </w:rPr>
        <w:t xml:space="preserve">, vol. 1 (Amsterdam: North-Holland), </w:t>
      </w:r>
      <w:r w:rsidR="009B2BB2">
        <w:rPr>
          <w:rFonts w:eastAsiaTheme="minorHAnsi"/>
          <w:shd w:val="clear" w:color="auto" w:fill="FFFFFF"/>
        </w:rPr>
        <w:t xml:space="preserve">Volume 1A, </w:t>
      </w:r>
      <w:r w:rsidRPr="009476F1">
        <w:rPr>
          <w:rFonts w:eastAsiaTheme="minorHAnsi"/>
          <w:shd w:val="clear" w:color="auto" w:fill="FFFFFF"/>
        </w:rPr>
        <w:t>pp. 65–</w:t>
      </w:r>
      <w:proofErr w:type="gramStart"/>
      <w:r w:rsidRPr="009476F1">
        <w:rPr>
          <w:rFonts w:eastAsiaTheme="minorHAnsi"/>
          <w:shd w:val="clear" w:color="auto" w:fill="FFFFFF"/>
        </w:rPr>
        <w:t>148;</w:t>
      </w:r>
      <w:proofErr w:type="gramEnd"/>
      <w:r w:rsidRPr="009476F1">
        <w:rPr>
          <w:rFonts w:eastAsiaTheme="minorHAnsi"/>
          <w:shd w:val="clear" w:color="auto" w:fill="FFFFFF"/>
        </w:rPr>
        <w:t xml:space="preserve"> </w:t>
      </w:r>
    </w:p>
    <w:p w14:paraId="05C5C89F" w14:textId="19A4E6F0" w:rsidR="0083721E" w:rsidRPr="009476F1" w:rsidRDefault="00662D81" w:rsidP="002B3413">
      <w:pPr>
        <w:pStyle w:val="Heading3"/>
        <w:rPr>
          <w:rFonts w:eastAsiaTheme="minorHAnsi"/>
          <w:shd w:val="clear" w:color="auto" w:fill="FFFFFF"/>
        </w:rPr>
      </w:pPr>
      <w:proofErr w:type="spellStart"/>
      <w:r w:rsidRPr="009476F1">
        <w:rPr>
          <w:rFonts w:eastAsiaTheme="minorHAnsi"/>
          <w:shd w:val="clear" w:color="auto" w:fill="FFFFFF"/>
        </w:rPr>
        <w:t>Coibion</w:t>
      </w:r>
      <w:proofErr w:type="spellEnd"/>
      <w:r>
        <w:rPr>
          <w:rFonts w:eastAsiaTheme="minorHAnsi"/>
          <w:shd w:val="clear" w:color="auto" w:fill="FFFFFF"/>
        </w:rPr>
        <w:t>, Olivier</w:t>
      </w:r>
      <w:r w:rsidRPr="009476F1">
        <w:rPr>
          <w:rFonts w:eastAsiaTheme="minorHAnsi"/>
          <w:shd w:val="clear" w:color="auto" w:fill="FFFFFF"/>
        </w:rPr>
        <w:t xml:space="preserve"> (2012), "Are the Effects of Monetary Policy Shocks Big or Small?" </w:t>
      </w:r>
      <w:r w:rsidRPr="009476F1">
        <w:rPr>
          <w:rFonts w:eastAsiaTheme="minorHAnsi"/>
          <w:i/>
          <w:iCs/>
          <w:shd w:val="clear" w:color="auto" w:fill="FFFFFF"/>
        </w:rPr>
        <w:t>American Economic Journal: Macroeconomics</w:t>
      </w:r>
      <w:r w:rsidRPr="009476F1">
        <w:rPr>
          <w:rFonts w:eastAsiaTheme="minorHAnsi"/>
          <w:shd w:val="clear" w:color="auto" w:fill="FFFFFF"/>
        </w:rPr>
        <w:t>, vol. 4</w:t>
      </w:r>
      <w:r w:rsidRPr="009476F1">
        <w:rPr>
          <w:rFonts w:eastAsiaTheme="minorHAnsi"/>
          <w:i/>
          <w:iCs/>
          <w:shd w:val="clear" w:color="auto" w:fill="FFFFFF"/>
        </w:rPr>
        <w:t> </w:t>
      </w:r>
      <w:r w:rsidRPr="009476F1">
        <w:rPr>
          <w:rFonts w:eastAsiaTheme="minorHAnsi"/>
          <w:shd w:val="clear" w:color="auto" w:fill="FFFFFF"/>
        </w:rPr>
        <w:t>(April), pp. 1–32.</w:t>
      </w:r>
    </w:p>
    <w:p w14:paraId="2E2791F3" w14:textId="77777777" w:rsidR="00692F3D" w:rsidRDefault="0083721E" w:rsidP="00662D81">
      <w:pPr>
        <w:pStyle w:val="Heading3"/>
      </w:pPr>
      <w:r>
        <w:t>Chodorow-Reich, Gabriel; Plamen T. Nenow and Alp Simsek (2021) “Stock market wealth and the real economy: a local labor market approach” American Economic Review,111(5): 1613-157.</w:t>
      </w:r>
    </w:p>
    <w:p w14:paraId="0343870E" w14:textId="28D2ED54" w:rsidR="0083721E" w:rsidRPr="0083721E" w:rsidRDefault="00692F3D" w:rsidP="00662D81">
      <w:pPr>
        <w:pStyle w:val="Heading3"/>
      </w:pPr>
      <w:r>
        <w:t xml:space="preserve">Cooper, Daniel (2013) “House price fluctuations: the role of housing wealth as borrowing </w:t>
      </w:r>
      <w:proofErr w:type="gramStart"/>
      <w:r>
        <w:t xml:space="preserve">collateral”  </w:t>
      </w:r>
      <w:r w:rsidRPr="009476F1">
        <w:rPr>
          <w:i/>
          <w:iCs/>
        </w:rPr>
        <w:t>Review</w:t>
      </w:r>
      <w:proofErr w:type="gramEnd"/>
      <w:r w:rsidRPr="009476F1">
        <w:rPr>
          <w:i/>
          <w:iCs/>
        </w:rPr>
        <w:t xml:space="preserve"> of Economics and Statistics</w:t>
      </w:r>
      <w:r>
        <w:t>,95(4): 1183-1197.</w:t>
      </w:r>
    </w:p>
    <w:p w14:paraId="04DE4E72" w14:textId="77777777" w:rsidR="00710600" w:rsidRPr="009F770B" w:rsidRDefault="00710600" w:rsidP="00662D81">
      <w:pPr>
        <w:pStyle w:val="Heading3"/>
      </w:pPr>
      <w:r w:rsidRPr="009F770B">
        <w:t xml:space="preserve">De Groot, Oliver; Falk Mazelis, Roberto Motto, and Annukka </w:t>
      </w:r>
      <w:proofErr w:type="spellStart"/>
      <w:r w:rsidRPr="009F770B">
        <w:t>Ristiniemi</w:t>
      </w:r>
      <w:proofErr w:type="spellEnd"/>
      <w:r w:rsidRPr="009F770B">
        <w:t xml:space="preserve"> (2022). “A toolkit for computing Constrained Optimal Policy Projections (COPPs),” CEPR Discussion Paper No. 16865.  </w:t>
      </w:r>
    </w:p>
    <w:p w14:paraId="5F7422C9" w14:textId="77777777" w:rsidR="00710600" w:rsidRPr="009F770B" w:rsidRDefault="00710600" w:rsidP="00662D81">
      <w:pPr>
        <w:pStyle w:val="Heading3"/>
      </w:pPr>
      <w:r w:rsidRPr="009F770B">
        <w:t xml:space="preserve">Doh, </w:t>
      </w:r>
      <w:proofErr w:type="spellStart"/>
      <w:r w:rsidRPr="009F770B">
        <w:t>Taeyoung</w:t>
      </w:r>
      <w:proofErr w:type="spellEnd"/>
      <w:r w:rsidRPr="009F770B">
        <w:t xml:space="preserve"> and Andrew T. Foerster (2022).  “Have Lags in Monetary Policy Transmission Shortened?” Kansas City Fed </w:t>
      </w:r>
      <w:r w:rsidRPr="009F770B">
        <w:rPr>
          <w:i/>
          <w:iCs/>
        </w:rPr>
        <w:t>Economic Bulletin</w:t>
      </w:r>
      <w:r w:rsidRPr="009F770B">
        <w:t xml:space="preserve">, December.  </w:t>
      </w:r>
    </w:p>
    <w:p w14:paraId="6203A2B9" w14:textId="77777777" w:rsidR="00F125E1" w:rsidRDefault="00710600" w:rsidP="00F125E1">
      <w:pPr>
        <w:pStyle w:val="Heading3"/>
      </w:pPr>
      <w:r w:rsidRPr="009F770B">
        <w:t xml:space="preserve">Duck, Alexander and Fabio Verona (date?).  “Robust frequency-based monetary policy rules,” </w:t>
      </w:r>
      <w:r w:rsidR="00FE4A44">
        <w:t>unpublished manuscript.</w:t>
      </w:r>
      <w:r w:rsidRPr="009F770B">
        <w:t xml:space="preserve">  </w:t>
      </w:r>
    </w:p>
    <w:p w14:paraId="1F9A173D" w14:textId="6A2329B3" w:rsidR="00F125E1" w:rsidRPr="00F125E1" w:rsidRDefault="00F125E1" w:rsidP="00F125E1">
      <w:pPr>
        <w:pStyle w:val="Heading3"/>
      </w:pPr>
      <w:r>
        <w:lastRenderedPageBreak/>
        <w:t xml:space="preserve">Evans, George W. and Seppo </w:t>
      </w:r>
      <w:proofErr w:type="spellStart"/>
      <w:r>
        <w:t>Honkapohja</w:t>
      </w:r>
      <w:proofErr w:type="spellEnd"/>
      <w:r>
        <w:t xml:space="preserve"> (2005) “An interview with Thomas J. Sargent” </w:t>
      </w:r>
      <w:r w:rsidRPr="00F125E1">
        <w:rPr>
          <w:i/>
          <w:iCs/>
        </w:rPr>
        <w:t>Macroeconomic Dynamics</w:t>
      </w:r>
      <w:r>
        <w:t>,9: 561-583.</w:t>
      </w:r>
    </w:p>
    <w:p w14:paraId="6938A434" w14:textId="77777777" w:rsidR="00710600" w:rsidRPr="009F770B" w:rsidRDefault="00710600" w:rsidP="00662D81">
      <w:pPr>
        <w:pStyle w:val="Heading3"/>
      </w:pPr>
      <w:r w:rsidRPr="009F770B">
        <w:t xml:space="preserve">Fabo, Brian; Martina Jancokova, Elisabeth Kempf, and </w:t>
      </w:r>
      <w:proofErr w:type="spellStart"/>
      <w:r w:rsidRPr="009F770B">
        <w:t>Lubos</w:t>
      </w:r>
      <w:proofErr w:type="spellEnd"/>
      <w:r w:rsidRPr="009F770B">
        <w:t xml:space="preserve"> Pastor (2021). “Fifty shades of QE: Comparing findings of central bankers and academics,” </w:t>
      </w:r>
      <w:r w:rsidRPr="009F770B">
        <w:rPr>
          <w:i/>
          <w:iCs/>
        </w:rPr>
        <w:t>Journal of Monetary Economics</w:t>
      </w:r>
      <w:r w:rsidRPr="009F770B">
        <w:t xml:space="preserve"> 120, pp. 1-20. </w:t>
      </w:r>
    </w:p>
    <w:p w14:paraId="3D004099" w14:textId="77777777" w:rsidR="00710600" w:rsidRPr="009F770B" w:rsidRDefault="00710600" w:rsidP="00662D81">
      <w:pPr>
        <w:pStyle w:val="Heading3"/>
      </w:pPr>
      <w:r w:rsidRPr="009F770B">
        <w:t xml:space="preserve">FRB San Francisco Weekly Letter (1995).  “What Are the Lags in Monetary Policy?” February 3.  </w:t>
      </w:r>
    </w:p>
    <w:p w14:paraId="4DBB0207" w14:textId="77777777" w:rsidR="00710600" w:rsidRPr="009F770B" w:rsidRDefault="00710600" w:rsidP="00662D81">
      <w:pPr>
        <w:pStyle w:val="Heading3"/>
      </w:pPr>
      <w:r w:rsidRPr="009F770B">
        <w:t xml:space="preserve">Federal Reserve Board (2024) </w:t>
      </w:r>
      <w:hyperlink r:id="rId43" w:history="1">
        <w:r w:rsidRPr="009F770B">
          <w:rPr>
            <w:rStyle w:val="Hyperlink"/>
            <w:i/>
            <w:iCs/>
          </w:rPr>
          <w:t>Monetary Policy Report</w:t>
        </w:r>
      </w:hyperlink>
      <w:r w:rsidRPr="009F770B">
        <w:t xml:space="preserve"> (July 5) Washington, D.C.: Board of Governors of the Federal Reserve System. </w:t>
      </w:r>
    </w:p>
    <w:p w14:paraId="018F629D" w14:textId="77777777" w:rsidR="00A9647A" w:rsidRDefault="00710600" w:rsidP="00662D81">
      <w:pPr>
        <w:pStyle w:val="Heading3"/>
      </w:pPr>
      <w:r w:rsidRPr="009F770B">
        <w:t xml:space="preserve">Friedman, Milton (1961) “The Lag in the Effect of Monetary Policy.” </w:t>
      </w:r>
      <w:r w:rsidRPr="009F770B">
        <w:rPr>
          <w:i/>
          <w:iCs/>
        </w:rPr>
        <w:t>Journal of Political Economy</w:t>
      </w:r>
      <w:r w:rsidRPr="009F770B">
        <w:t>,69(5): 447-466.</w:t>
      </w:r>
    </w:p>
    <w:p w14:paraId="0ACEA2C6" w14:textId="22C1D830" w:rsidR="00A9647A" w:rsidRPr="00A9647A" w:rsidRDefault="00A9647A" w:rsidP="00662D81">
      <w:pPr>
        <w:pStyle w:val="Heading3"/>
      </w:pPr>
      <w:r>
        <w:t xml:space="preserve">Fuhrer, Jeffrey and George Moore (1995) “Inflation Persistence” </w:t>
      </w:r>
      <w:r w:rsidRPr="009476F1">
        <w:rPr>
          <w:i/>
          <w:iCs/>
        </w:rPr>
        <w:t>Quarterly Journal of Economics</w:t>
      </w:r>
      <w:r>
        <w:t>,110(1):127-159</w:t>
      </w:r>
    </w:p>
    <w:p w14:paraId="13EE548C" w14:textId="77777777" w:rsidR="00710600" w:rsidRPr="009F770B" w:rsidRDefault="00710600" w:rsidP="00662D81">
      <w:pPr>
        <w:pStyle w:val="Heading3"/>
      </w:pPr>
      <w:r w:rsidRPr="009F770B">
        <w:t xml:space="preserve">Gertler, Mark and Peter Karadi (2015).  “Monetary Policy Surprises, Credit Costs, and Economic Activity,” </w:t>
      </w:r>
      <w:r w:rsidRPr="009F770B">
        <w:rPr>
          <w:i/>
          <w:iCs/>
        </w:rPr>
        <w:t>American Economic Journal: Macroeconomics</w:t>
      </w:r>
      <w:r w:rsidRPr="009F770B">
        <w:t xml:space="preserve"> 7, pp. 44-76. </w:t>
      </w:r>
    </w:p>
    <w:p w14:paraId="392E321C" w14:textId="37C6FC57" w:rsidR="00710600" w:rsidRPr="009F770B" w:rsidRDefault="00710600" w:rsidP="00662D81">
      <w:pPr>
        <w:pStyle w:val="Heading3"/>
      </w:pPr>
      <w:r w:rsidRPr="009F770B">
        <w:t>Glandon, Philip J.; Kenneth Kuttner, Sandeep Mazum</w:t>
      </w:r>
      <w:r w:rsidR="00B92363">
        <w:t>d</w:t>
      </w:r>
      <w:r w:rsidRPr="009F770B">
        <w:t>er, and Caleb Stroup (202</w:t>
      </w:r>
      <w:r w:rsidR="00112FB9">
        <w:t>3</w:t>
      </w:r>
      <w:r w:rsidRPr="009F770B">
        <w:t xml:space="preserve">).  </w:t>
      </w:r>
      <w:r w:rsidR="00B92363" w:rsidRPr="009476F1">
        <w:rPr>
          <w:i/>
          <w:iCs/>
        </w:rPr>
        <w:t>Journal of Economic Literature</w:t>
      </w:r>
      <w:r w:rsidR="00B92363">
        <w:t>,61(3):1088-1126</w:t>
      </w:r>
      <w:r w:rsidRPr="009F770B">
        <w:t xml:space="preserve">.  </w:t>
      </w:r>
    </w:p>
    <w:p w14:paraId="60B2AD66" w14:textId="77777777" w:rsidR="0017356B" w:rsidRDefault="00710600" w:rsidP="0017356B">
      <w:pPr>
        <w:pStyle w:val="Heading3"/>
      </w:pPr>
      <w:r w:rsidRPr="009F770B">
        <w:t xml:space="preserve">Havranek, Tomas, and Marek Rusnak (2013). “Transmission Lags of Monetary Policy: A Meta-Analysis.” </w:t>
      </w:r>
      <w:r w:rsidRPr="009F770B">
        <w:rPr>
          <w:i/>
          <w:iCs/>
        </w:rPr>
        <w:t>International Journal of Central Banking</w:t>
      </w:r>
      <w:r w:rsidRPr="009F770B">
        <w:t>,9(4): 39-75.</w:t>
      </w:r>
    </w:p>
    <w:p w14:paraId="739EBD0D" w14:textId="77777777" w:rsidR="00071159" w:rsidRDefault="0017356B" w:rsidP="00E027BA">
      <w:pPr>
        <w:pStyle w:val="Heading3"/>
      </w:pPr>
      <w:r>
        <w:t xml:space="preserve">Hayashi, Fumio (1982) “Tobin’s Marginal q and Average q: a Neoclassical Interpretation” </w:t>
      </w:r>
      <w:r w:rsidRPr="009476F1">
        <w:rPr>
          <w:i/>
          <w:iCs/>
        </w:rPr>
        <w:t>Econometrica</w:t>
      </w:r>
      <w:r>
        <w:t>,50(10: 213-224.</w:t>
      </w:r>
    </w:p>
    <w:p w14:paraId="34481F52" w14:textId="5B499924" w:rsidR="00E027BA" w:rsidRDefault="00071159" w:rsidP="00E027BA">
      <w:pPr>
        <w:pStyle w:val="Heading3"/>
      </w:pPr>
      <w:r>
        <w:t>Hong, Gee Hee; Matthew Klepacz, Ernesto Pasten and Raphale Schoenle (2023) “The Real Effects of Monetary Shocks: Evidence from Micro Pricing Moments</w:t>
      </w:r>
      <w:r w:rsidR="00B26CA2">
        <w:t>.</w:t>
      </w:r>
      <w:r>
        <w:t xml:space="preserve">”  </w:t>
      </w:r>
      <w:r w:rsidRPr="005361FA">
        <w:rPr>
          <w:i/>
          <w:iCs/>
        </w:rPr>
        <w:t>Journal of Monetary Economics</w:t>
      </w:r>
      <w:r>
        <w:t>,139: 1-20.</w:t>
      </w:r>
    </w:p>
    <w:p w14:paraId="50D629E8" w14:textId="2C8C072A" w:rsidR="00E027BA" w:rsidRPr="00E027BA" w:rsidRDefault="00E027BA" w:rsidP="00E027BA">
      <w:pPr>
        <w:pStyle w:val="Heading3"/>
      </w:pPr>
      <w:r>
        <w:t xml:space="preserve">Keen, Benjamin D. and Evan F. Koenig (2018) “How Robust are Popular Models of Nominal Frictions?” </w:t>
      </w:r>
      <w:r w:rsidRPr="005361FA">
        <w:rPr>
          <w:i/>
          <w:iCs/>
        </w:rPr>
        <w:t>Journal of Money, Credit and Banking</w:t>
      </w:r>
      <w:r>
        <w:t>,50(6): 1299-1342.</w:t>
      </w:r>
    </w:p>
    <w:p w14:paraId="479A52BA" w14:textId="77777777" w:rsidR="00710600" w:rsidRPr="009F770B" w:rsidRDefault="00710600" w:rsidP="00662D81">
      <w:pPr>
        <w:pStyle w:val="Heading3"/>
      </w:pPr>
      <w:r w:rsidRPr="009F770B">
        <w:t xml:space="preserve">Laforte, Jean-Philippe (2018). “Overview of the changes to the FRB/US model (2018),” FEDS Notes, December 7.  </w:t>
      </w:r>
    </w:p>
    <w:p w14:paraId="066476AD" w14:textId="7FD8D89A" w:rsidR="00710600" w:rsidRPr="009F770B" w:rsidRDefault="00710600" w:rsidP="00662D81">
      <w:pPr>
        <w:pStyle w:val="Heading3"/>
      </w:pPr>
      <w:r w:rsidRPr="009F770B">
        <w:t xml:space="preserve">Levin, Andrew T. and John C. Williams (2003). “Robust monetary policy with competing reference models,” </w:t>
      </w:r>
      <w:r w:rsidRPr="009F770B">
        <w:rPr>
          <w:i/>
          <w:iCs/>
        </w:rPr>
        <w:t>Journal of Monetary Economics</w:t>
      </w:r>
      <w:r w:rsidR="00112FB9">
        <w:t>,</w:t>
      </w:r>
      <w:r w:rsidRPr="009F770B">
        <w:t>50</w:t>
      </w:r>
      <w:r w:rsidR="00112FB9">
        <w:t>(</w:t>
      </w:r>
      <w:r w:rsidR="002E4C05">
        <w:t>5</w:t>
      </w:r>
      <w:r w:rsidR="00112FB9">
        <w:t>):</w:t>
      </w:r>
      <w:r w:rsidRPr="009F770B">
        <w:t xml:space="preserve"> 945-975.  </w:t>
      </w:r>
    </w:p>
    <w:p w14:paraId="57297ACD" w14:textId="77777777" w:rsidR="00710600" w:rsidRPr="009F770B" w:rsidRDefault="00710600" w:rsidP="00662D81">
      <w:pPr>
        <w:pStyle w:val="Heading3"/>
      </w:pPr>
      <w:r w:rsidRPr="009F770B">
        <w:t xml:space="preserve">Levin, Andrew T.; Volker Wieland, and John C. Williams (1999).  “Robustness of Simple Monetary Policy Rules under Model Uncertainty,” in </w:t>
      </w:r>
      <w:r w:rsidRPr="009F770B">
        <w:rPr>
          <w:i/>
          <w:iCs/>
        </w:rPr>
        <w:t>Monetary Policy Rules</w:t>
      </w:r>
      <w:r w:rsidRPr="009F770B">
        <w:t xml:space="preserve">, John B. Taylor, editor.  Chicago: University of Chicago Press for the NBER.  </w:t>
      </w:r>
    </w:p>
    <w:p w14:paraId="4E2129AD" w14:textId="2011CF50" w:rsidR="00001E8E" w:rsidRDefault="00001E8E" w:rsidP="00001E8E">
      <w:pPr>
        <w:pStyle w:val="Heading3"/>
      </w:pPr>
      <w:r>
        <w:t>McCallum, Bennett T. and Edward Nelson (1999) “An Optimizing IS-LM Specification for Monetary Policy and Business Cycle Analysis</w:t>
      </w:r>
      <w:r w:rsidR="00FC7043">
        <w:t>.</w:t>
      </w:r>
      <w:r>
        <w:t xml:space="preserve">”  </w:t>
      </w:r>
      <w:r w:rsidRPr="005361FA">
        <w:rPr>
          <w:i/>
          <w:iCs/>
        </w:rPr>
        <w:t>Journal of Money, Credit and Banking</w:t>
      </w:r>
      <w:r>
        <w:t>,31(3): 296-316.</w:t>
      </w:r>
      <w:r w:rsidRPr="00001E8E">
        <w:t xml:space="preserve"> </w:t>
      </w:r>
    </w:p>
    <w:p w14:paraId="56FD632D" w14:textId="2A01FA66" w:rsidR="00001E8E" w:rsidRPr="00001E8E" w:rsidRDefault="00001E8E" w:rsidP="00CB343F">
      <w:pPr>
        <w:pStyle w:val="Heading3"/>
      </w:pPr>
      <w:proofErr w:type="spellStart"/>
      <w:r w:rsidRPr="009F770B">
        <w:lastRenderedPageBreak/>
        <w:t>Mateju</w:t>
      </w:r>
      <w:proofErr w:type="spellEnd"/>
      <w:r w:rsidRPr="009F770B">
        <w:t xml:space="preserve">, Jakub (2019). “What Drives the Strength of Monetary Policy Transmission?” </w:t>
      </w:r>
      <w:r w:rsidRPr="009F770B">
        <w:rPr>
          <w:i/>
          <w:iCs/>
        </w:rPr>
        <w:t>International Journal of Central Banking</w:t>
      </w:r>
      <w:r w:rsidRPr="009F770B">
        <w:t>,</w:t>
      </w:r>
      <w:r>
        <w:t>15(3):</w:t>
      </w:r>
      <w:r w:rsidRPr="009F770B">
        <w:t xml:space="preserve"> 59-87.</w:t>
      </w:r>
      <w:r>
        <w:t xml:space="preserve"> </w:t>
      </w:r>
    </w:p>
    <w:p w14:paraId="178D15D9" w14:textId="0E71EEBE" w:rsidR="002B3413" w:rsidRDefault="00394F0C" w:rsidP="00662D81">
      <w:pPr>
        <w:pStyle w:val="Heading3"/>
      </w:pPr>
      <w:r>
        <w:t>Nakamura, Emi and J</w:t>
      </w:r>
      <w:r w:rsidR="00D83713">
        <w:t>ó</w:t>
      </w:r>
      <w:r>
        <w:t>n Steinsson (20</w:t>
      </w:r>
      <w:r w:rsidR="00D83713">
        <w:t>13)</w:t>
      </w:r>
      <w:r>
        <w:t xml:space="preserve"> “</w:t>
      </w:r>
      <w:r w:rsidR="00D83713">
        <w:t>Price rigidity</w:t>
      </w:r>
      <w:r>
        <w:t xml:space="preserve">: </w:t>
      </w:r>
      <w:r w:rsidR="00D83713">
        <w:t xml:space="preserve">microeconomic evidence and macroeconomic implications” </w:t>
      </w:r>
      <w:r w:rsidR="00D83713" w:rsidRPr="00D83713">
        <w:rPr>
          <w:i/>
          <w:iCs/>
        </w:rPr>
        <w:t>Annual Review of</w:t>
      </w:r>
      <w:r w:rsidRPr="00D83713">
        <w:rPr>
          <w:i/>
          <w:iCs/>
        </w:rPr>
        <w:t xml:space="preserve"> Economics</w:t>
      </w:r>
      <w:r>
        <w:t>,</w:t>
      </w:r>
      <w:r w:rsidR="00D83713">
        <w:t>5: 133-163.</w:t>
      </w:r>
    </w:p>
    <w:p w14:paraId="47D52DDD" w14:textId="77777777" w:rsidR="004A66D0" w:rsidRDefault="00806443" w:rsidP="004A66D0">
      <w:pPr>
        <w:pStyle w:val="Heading3"/>
      </w:pPr>
      <w:r>
        <w:t xml:space="preserve">Nelson, Edward (2020) </w:t>
      </w:r>
      <w:r w:rsidRPr="00662D81">
        <w:t>Milton Friedman and the Economic Debate in the United States, 1932-1972</w:t>
      </w:r>
      <w:r>
        <w:t>, vol. 1 (Chicago: University of Chicago Press).</w:t>
      </w:r>
    </w:p>
    <w:p w14:paraId="14D2917A" w14:textId="038CB3AA" w:rsidR="004A66D0" w:rsidRPr="004A66D0" w:rsidRDefault="004A66D0" w:rsidP="004A66D0">
      <w:pPr>
        <w:pStyle w:val="Heading3"/>
      </w:pPr>
      <w:r>
        <w:t xml:space="preserve">Obstfeld, Maurice and Kenneth Rogoff (1998) </w:t>
      </w:r>
      <w:r w:rsidRPr="004A66D0">
        <w:rPr>
          <w:i/>
          <w:iCs/>
        </w:rPr>
        <w:t>Foundations of International Macroeconomics</w:t>
      </w:r>
      <w:r>
        <w:t xml:space="preserve"> (Cambridge, MA: MIT Press).</w:t>
      </w:r>
    </w:p>
    <w:p w14:paraId="07AB922F" w14:textId="3CFA9930" w:rsidR="00710600" w:rsidRPr="009F770B" w:rsidRDefault="00710600" w:rsidP="00662D81">
      <w:pPr>
        <w:pStyle w:val="Heading3"/>
      </w:pPr>
      <w:r w:rsidRPr="009F770B">
        <w:t xml:space="preserve">Orphanides, Athanasios and John C. Williams (2002).  “Robust Monetary Policy Rules with Unknown Natural Rates,” </w:t>
      </w:r>
      <w:r w:rsidRPr="009F770B">
        <w:rPr>
          <w:i/>
          <w:iCs/>
        </w:rPr>
        <w:t>Brookings Papers on Economic Activity</w:t>
      </w:r>
      <w:r w:rsidR="00FE4A44">
        <w:rPr>
          <w:i/>
          <w:iCs/>
        </w:rPr>
        <w:t>,</w:t>
      </w:r>
      <w:r w:rsidRPr="009F770B">
        <w:t xml:space="preserve">2.  </w:t>
      </w:r>
    </w:p>
    <w:p w14:paraId="23638F16" w14:textId="77777777" w:rsidR="002B3413" w:rsidRDefault="00710600" w:rsidP="00662D81">
      <w:pPr>
        <w:pStyle w:val="Heading3"/>
      </w:pPr>
      <w:r w:rsidRPr="009F770B">
        <w:t xml:space="preserve">Orphanides, Athanasios (2003) “Historical Monetary Policy Analysis and the Taylor Rule” </w:t>
      </w:r>
      <w:r w:rsidRPr="009F770B">
        <w:rPr>
          <w:i/>
          <w:iCs/>
        </w:rPr>
        <w:t>Journal of Monetary Economics</w:t>
      </w:r>
      <w:r w:rsidRPr="009F770B">
        <w:t xml:space="preserve">,50: 983-1022. </w:t>
      </w:r>
    </w:p>
    <w:p w14:paraId="5C13D1D7" w14:textId="7E01BAAE" w:rsidR="00710600" w:rsidRPr="009F770B" w:rsidRDefault="002B3413" w:rsidP="00662D81">
      <w:pPr>
        <w:pStyle w:val="Heading3"/>
      </w:pPr>
      <w:r w:rsidRPr="009F770B">
        <w:t xml:space="preserve">Powell, Jerome (2023).  Press Conference Transcript, December 13.  </w:t>
      </w:r>
    </w:p>
    <w:p w14:paraId="045984BF" w14:textId="78FDC2E9" w:rsidR="002B3413" w:rsidRPr="009476F1" w:rsidRDefault="00710600" w:rsidP="002B3413">
      <w:pPr>
        <w:pStyle w:val="Heading3"/>
        <w:rPr>
          <w:color w:val="auto"/>
        </w:rPr>
      </w:pPr>
      <w:r w:rsidRPr="002B3413">
        <w:t>Ramey, Valerie (2016). “Macroeconomic Shocks and Their Propagatio</w:t>
      </w:r>
      <w:r w:rsidR="002B3413">
        <w:t xml:space="preserve">n” in John B. Taylor and Harald Uhlig (eds.) </w:t>
      </w:r>
      <w:r w:rsidR="002B3413" w:rsidRPr="009476F1">
        <w:rPr>
          <w:i/>
          <w:iCs/>
        </w:rPr>
        <w:t>Handbook of Macroeconomics</w:t>
      </w:r>
      <w:r w:rsidR="002B3413">
        <w:t xml:space="preserve">, vol 2 (Amsterdam: North-Holland), pp. 71-162. </w:t>
      </w:r>
      <w:r w:rsidR="002B3413" w:rsidRPr="009476F1" w:rsidDel="002B3413">
        <w:rPr>
          <w:color w:val="auto"/>
        </w:rPr>
        <w:t xml:space="preserve"> </w:t>
      </w:r>
    </w:p>
    <w:p w14:paraId="186C2793" w14:textId="77777777" w:rsidR="00710600" w:rsidRPr="009F770B" w:rsidRDefault="00710600" w:rsidP="00662D81">
      <w:pPr>
        <w:pStyle w:val="Heading3"/>
      </w:pPr>
      <w:r w:rsidRPr="009F770B">
        <w:t xml:space="preserve">Romer, Christina D. and David H. Romer (2023).  “Presidential Address: Does Monetary Policy Matter? The Narrative Approach after 35 Years.” </w:t>
      </w:r>
      <w:r w:rsidRPr="009F770B">
        <w:rPr>
          <w:i/>
          <w:iCs/>
        </w:rPr>
        <w:t>American Economic Review</w:t>
      </w:r>
      <w:r w:rsidRPr="009F770B">
        <w:t xml:space="preserve"> 113(6). </w:t>
      </w:r>
    </w:p>
    <w:p w14:paraId="0836F671" w14:textId="77777777" w:rsidR="00710600" w:rsidRPr="009F770B" w:rsidRDefault="00710600" w:rsidP="00662D81">
      <w:pPr>
        <w:pStyle w:val="Heading3"/>
      </w:pPr>
      <w:r w:rsidRPr="009F770B">
        <w:t xml:space="preserve">Svensson, Lars E.O. (2003) “What is Wrong with Taylor Rules? Using Judgment in Monetary Policy with Targeting Rules.” </w:t>
      </w:r>
      <w:r w:rsidRPr="009F770B">
        <w:rPr>
          <w:i/>
          <w:iCs/>
        </w:rPr>
        <w:t>Journal of Economic Literature</w:t>
      </w:r>
      <w:r w:rsidRPr="009F770B">
        <w:t>,41(2): 426-477.</w:t>
      </w:r>
    </w:p>
    <w:p w14:paraId="3F98FDD4" w14:textId="77777777" w:rsidR="00710600" w:rsidRPr="009F770B" w:rsidRDefault="00710600" w:rsidP="00662D81">
      <w:pPr>
        <w:pStyle w:val="Heading3"/>
      </w:pPr>
      <w:r w:rsidRPr="009F770B">
        <w:t xml:space="preserve">Taylor, John and Volker Wieland (2012). “Surprising Comparative Properties of Monetary Models: Results from a New Model Database,” </w:t>
      </w:r>
      <w:r w:rsidRPr="009F770B">
        <w:rPr>
          <w:i/>
          <w:iCs/>
        </w:rPr>
        <w:t>Review of Economics and Statistics</w:t>
      </w:r>
      <w:r w:rsidRPr="009F770B">
        <w:t xml:space="preserve"> 94, pp. 800-816.  </w:t>
      </w:r>
    </w:p>
    <w:p w14:paraId="6B4E915E" w14:textId="2CF3F427" w:rsidR="00710600" w:rsidRDefault="00710600" w:rsidP="00662D81">
      <w:pPr>
        <w:pStyle w:val="Heading3"/>
      </w:pPr>
      <w:r w:rsidRPr="009F770B">
        <w:t xml:space="preserve">Taylor, John B. and John C. Williams (2011) </w:t>
      </w:r>
      <w:proofErr w:type="gramStart"/>
      <w:r w:rsidRPr="009F770B">
        <w:t>“ Simp</w:t>
      </w:r>
      <w:r w:rsidR="00FE4A44">
        <w:t>le</w:t>
      </w:r>
      <w:proofErr w:type="gramEnd"/>
      <w:r w:rsidR="00FE4A44">
        <w:t xml:space="preserve"> </w:t>
      </w:r>
      <w:r w:rsidRPr="009F770B">
        <w:t xml:space="preserve">and Robust Rules for Monetary Policy” in Benjamin M. Friedman and Michael Woodford (eds.) </w:t>
      </w:r>
      <w:r w:rsidRPr="009F770B">
        <w:rPr>
          <w:i/>
          <w:iCs/>
        </w:rPr>
        <w:t>Handbook of Monetary Economics</w:t>
      </w:r>
      <w:r w:rsidRPr="009F770B">
        <w:t>, volume 3B (Amsterdam: North-Holland), pp. 829-859.</w:t>
      </w:r>
      <w:r w:rsidR="004E7866">
        <w:t xml:space="preserve"> </w:t>
      </w:r>
    </w:p>
    <w:p w14:paraId="539D2743" w14:textId="77777777" w:rsidR="007D65DD" w:rsidRDefault="004E7866" w:rsidP="007D65DD">
      <w:pPr>
        <w:pStyle w:val="Heading3"/>
      </w:pPr>
      <w:proofErr w:type="spellStart"/>
      <w:r>
        <w:t>Tenreyro</w:t>
      </w:r>
      <w:proofErr w:type="spellEnd"/>
      <w:r>
        <w:t xml:space="preserve">, Sylvana and Gregory Thwaites (2016) “Pushing on a string: U.S. monetary policy is less powerful in recessions” </w:t>
      </w:r>
      <w:r w:rsidRPr="009476F1">
        <w:rPr>
          <w:i/>
          <w:iCs/>
        </w:rPr>
        <w:t>American Economic Journal: Macroeconomics</w:t>
      </w:r>
      <w:r>
        <w:t>,8(4): 43-74.</w:t>
      </w:r>
      <w:r w:rsidR="007D65DD" w:rsidRPr="007D65DD">
        <w:t xml:space="preserve"> </w:t>
      </w:r>
    </w:p>
    <w:p w14:paraId="65E1A5A8" w14:textId="5F0DD959" w:rsidR="004E7866" w:rsidRDefault="007D65DD" w:rsidP="007D65DD">
      <w:pPr>
        <w:pStyle w:val="Heading3"/>
        <w:rPr>
          <w:ins w:id="308" w:author="Connor Brennan" w:date="2025-09-18T15:58:00Z" w16du:dateUtc="2025-09-18T20:58:00Z"/>
        </w:rPr>
      </w:pPr>
      <w:r>
        <w:t xml:space="preserve">Tetlow, Robert J. (2022) “How large is the output cost of disinflation?” Finance and Economics Discussion Series working paper no. 2022-079 (November). </w:t>
      </w:r>
    </w:p>
    <w:p w14:paraId="535A59BA" w14:textId="2073126D" w:rsidR="0098143F" w:rsidRPr="0098143F" w:rsidRDefault="00692791" w:rsidP="0098143F">
      <w:pPr>
        <w:pStyle w:val="Heading3"/>
      </w:pPr>
      <w:ins w:id="309" w:author="Connor Brennan" w:date="2025-09-18T15:59:00Z" w16du:dateUtc="2025-09-18T20:59:00Z">
        <w:r>
          <w:rPr>
            <w:rFonts w:eastAsiaTheme="minorHAnsi"/>
            <w:shd w:val="clear" w:color="auto" w:fill="FFFFFF"/>
          </w:rPr>
          <w:t>Fernández-Villaverde</w:t>
        </w:r>
        <w:r>
          <w:rPr>
            <w:rFonts w:eastAsiaTheme="minorHAnsi"/>
            <w:shd w:val="clear" w:color="auto" w:fill="FFFFFF"/>
          </w:rPr>
          <w:t xml:space="preserve">, </w:t>
        </w:r>
      </w:ins>
      <w:ins w:id="310" w:author="Connor Brennan" w:date="2025-09-18T15:58:00Z" w16du:dateUtc="2025-09-18T20:58:00Z">
        <w:r w:rsidR="0098143F">
          <w:rPr>
            <w:rFonts w:eastAsiaTheme="minorHAnsi"/>
            <w:shd w:val="clear" w:color="auto" w:fill="FFFFFF"/>
          </w:rPr>
          <w:t xml:space="preserve">Jesús </w:t>
        </w:r>
        <w:r w:rsidR="0098143F" w:rsidRPr="00953CAE">
          <w:rPr>
            <w:rFonts w:eastAsiaTheme="minorHAnsi"/>
            <w:shd w:val="clear" w:color="auto" w:fill="FFFFFF"/>
          </w:rPr>
          <w:t>and</w:t>
        </w:r>
      </w:ins>
      <w:ins w:id="311" w:author="Connor Brennan" w:date="2025-09-18T15:59:00Z" w16du:dateUtc="2025-09-18T20:59:00Z">
        <w:r>
          <w:rPr>
            <w:rFonts w:eastAsiaTheme="minorHAnsi"/>
            <w:shd w:val="clear" w:color="auto" w:fill="FFFFFF"/>
          </w:rPr>
          <w:t xml:space="preserve"> Pablo A. </w:t>
        </w:r>
        <w:proofErr w:type="spellStart"/>
        <w:r>
          <w:rPr>
            <w:rFonts w:eastAsiaTheme="minorHAnsi"/>
            <w:shd w:val="clear" w:color="auto" w:fill="FFFFFF"/>
          </w:rPr>
          <w:t>Guerrón-Quintana</w:t>
        </w:r>
        <w:proofErr w:type="spellEnd"/>
        <w:r>
          <w:rPr>
            <w:rFonts w:eastAsiaTheme="minorHAnsi"/>
            <w:shd w:val="clear" w:color="auto" w:fill="FFFFFF"/>
          </w:rPr>
          <w:t xml:space="preserve"> </w:t>
        </w:r>
      </w:ins>
      <w:ins w:id="312" w:author="Connor Brennan" w:date="2025-09-18T15:58:00Z" w16du:dateUtc="2025-09-18T20:58:00Z">
        <w:r w:rsidR="0098143F" w:rsidRPr="00953CAE">
          <w:rPr>
            <w:rFonts w:eastAsiaTheme="minorHAnsi"/>
            <w:shd w:val="clear" w:color="auto" w:fill="FFFFFF"/>
          </w:rPr>
          <w:t>(20</w:t>
        </w:r>
      </w:ins>
      <w:ins w:id="313" w:author="Connor Brennan" w:date="2025-09-18T15:59:00Z" w16du:dateUtc="2025-09-18T20:59:00Z">
        <w:r>
          <w:rPr>
            <w:rFonts w:eastAsiaTheme="minorHAnsi"/>
            <w:shd w:val="clear" w:color="auto" w:fill="FFFFFF"/>
          </w:rPr>
          <w:t>20</w:t>
        </w:r>
      </w:ins>
      <w:ins w:id="314" w:author="Connor Brennan" w:date="2025-09-18T15:58:00Z" w16du:dateUtc="2025-09-18T20:58:00Z">
        <w:r w:rsidR="0098143F" w:rsidRPr="00953CAE">
          <w:rPr>
            <w:rFonts w:eastAsiaTheme="minorHAnsi"/>
            <w:shd w:val="clear" w:color="auto" w:fill="FFFFFF"/>
          </w:rPr>
          <w:t>), "</w:t>
        </w:r>
      </w:ins>
      <w:ins w:id="315" w:author="Connor Brennan" w:date="2025-09-18T15:59:00Z" w16du:dateUtc="2025-09-18T20:59:00Z">
        <w:r w:rsidR="00014528">
          <w:rPr>
            <w:rFonts w:eastAsiaTheme="minorHAnsi"/>
            <w:shd w:val="clear" w:color="auto" w:fill="FFFFFF"/>
          </w:rPr>
          <w:t>Uncertainty shocks and business cycle research</w:t>
        </w:r>
      </w:ins>
      <w:ins w:id="316" w:author="Connor Brennan" w:date="2025-09-18T15:58:00Z" w16du:dateUtc="2025-09-18T20:58:00Z">
        <w:r w:rsidR="0098143F" w:rsidRPr="00953CAE">
          <w:rPr>
            <w:rFonts w:eastAsiaTheme="minorHAnsi"/>
            <w:shd w:val="clear" w:color="auto" w:fill="FFFFFF"/>
          </w:rPr>
          <w:t>,"</w:t>
        </w:r>
        <w:r w:rsidR="0098143F">
          <w:rPr>
            <w:rFonts w:eastAsiaTheme="minorHAnsi"/>
            <w:shd w:val="clear" w:color="auto" w:fill="FFFFFF"/>
          </w:rPr>
          <w:t xml:space="preserve"> </w:t>
        </w:r>
      </w:ins>
      <w:ins w:id="317" w:author="Connor Brennan" w:date="2025-09-18T15:59:00Z" w16du:dateUtc="2025-09-18T20:59:00Z">
        <w:r w:rsidR="00014528">
          <w:rPr>
            <w:rFonts w:eastAsiaTheme="minorHAnsi"/>
            <w:i/>
            <w:iCs/>
            <w:shd w:val="clear" w:color="auto" w:fill="FFFFFF"/>
          </w:rPr>
          <w:t xml:space="preserve">Review </w:t>
        </w:r>
      </w:ins>
      <w:ins w:id="318" w:author="Connor Brennan" w:date="2025-09-18T16:00:00Z" w16du:dateUtc="2025-09-18T21:00:00Z">
        <w:r w:rsidR="00014528">
          <w:rPr>
            <w:rFonts w:eastAsiaTheme="minorHAnsi"/>
            <w:i/>
            <w:iCs/>
            <w:shd w:val="clear" w:color="auto" w:fill="FFFFFF"/>
          </w:rPr>
          <w:t>of Economic Dynamics</w:t>
        </w:r>
      </w:ins>
      <w:ins w:id="319" w:author="Connor Brennan" w:date="2025-09-18T15:58:00Z" w16du:dateUtc="2025-09-18T20:58:00Z">
        <w:r w:rsidR="0098143F">
          <w:rPr>
            <w:rFonts w:eastAsiaTheme="minorHAnsi"/>
            <w:shd w:val="clear" w:color="auto" w:fill="FFFFFF"/>
          </w:rPr>
          <w:t>,</w:t>
        </w:r>
      </w:ins>
      <w:ins w:id="320" w:author="Connor Brennan" w:date="2025-09-18T16:00:00Z" w16du:dateUtc="2025-09-18T21:00:00Z">
        <w:r w:rsidR="001B79E9">
          <w:rPr>
            <w:rFonts w:eastAsiaTheme="minorHAnsi"/>
            <w:shd w:val="clear" w:color="auto" w:fill="FFFFFF"/>
          </w:rPr>
          <w:t>37</w:t>
        </w:r>
      </w:ins>
      <w:ins w:id="321" w:author="Connor Brennan" w:date="2025-09-18T15:58:00Z" w16du:dateUtc="2025-09-18T20:58:00Z">
        <w:r w:rsidR="0098143F">
          <w:rPr>
            <w:rFonts w:eastAsiaTheme="minorHAnsi"/>
            <w:shd w:val="clear" w:color="auto" w:fill="FFFFFF"/>
          </w:rPr>
          <w:t>(</w:t>
        </w:r>
      </w:ins>
      <w:ins w:id="322" w:author="Connor Brennan" w:date="2025-09-18T16:00:00Z" w16du:dateUtc="2025-09-18T21:00:00Z">
        <w:r w:rsidR="001B79E9">
          <w:rPr>
            <w:rFonts w:eastAsiaTheme="minorHAnsi"/>
            <w:shd w:val="clear" w:color="auto" w:fill="FFFFFF"/>
          </w:rPr>
          <w:t>s</w:t>
        </w:r>
      </w:ins>
      <w:ins w:id="323" w:author="Connor Brennan" w:date="2025-09-18T15:58:00Z" w16du:dateUtc="2025-09-18T20:58:00Z">
        <w:r w:rsidR="0098143F">
          <w:rPr>
            <w:rFonts w:eastAsiaTheme="minorHAnsi"/>
            <w:shd w:val="clear" w:color="auto" w:fill="FFFFFF"/>
          </w:rPr>
          <w:t xml:space="preserve">1): </w:t>
        </w:r>
      </w:ins>
      <w:ins w:id="324" w:author="Connor Brennan" w:date="2025-09-18T16:00:00Z" w16du:dateUtc="2025-09-18T21:00:00Z">
        <w:r w:rsidR="001B79E9">
          <w:rPr>
            <w:rFonts w:eastAsiaTheme="minorHAnsi"/>
            <w:shd w:val="clear" w:color="auto" w:fill="FFFFFF"/>
          </w:rPr>
          <w:t>S118</w:t>
        </w:r>
      </w:ins>
      <w:ins w:id="325" w:author="Connor Brennan" w:date="2025-09-18T15:58:00Z" w16du:dateUtc="2025-09-18T20:58:00Z">
        <w:r w:rsidR="0098143F">
          <w:rPr>
            <w:rFonts w:eastAsiaTheme="minorHAnsi"/>
            <w:shd w:val="clear" w:color="auto" w:fill="FFFFFF"/>
          </w:rPr>
          <w:t>-</w:t>
        </w:r>
      </w:ins>
      <w:ins w:id="326" w:author="Connor Brennan" w:date="2025-09-18T16:00:00Z" w16du:dateUtc="2025-09-18T21:00:00Z">
        <w:r w:rsidR="001B79E9">
          <w:rPr>
            <w:rFonts w:eastAsiaTheme="minorHAnsi"/>
            <w:shd w:val="clear" w:color="auto" w:fill="FFFFFF"/>
          </w:rPr>
          <w:t>S146</w:t>
        </w:r>
      </w:ins>
      <w:ins w:id="327" w:author="Connor Brennan" w:date="2025-09-18T15:58:00Z" w16du:dateUtc="2025-09-18T20:58:00Z">
        <w:r w:rsidR="0098143F" w:rsidRPr="009F770B">
          <w:t xml:space="preserve">.  </w:t>
        </w:r>
      </w:ins>
    </w:p>
    <w:p w14:paraId="402BBDCE" w14:textId="25EA3437" w:rsidR="00710600" w:rsidRPr="009F770B" w:rsidRDefault="00710600" w:rsidP="00662D81">
      <w:pPr>
        <w:pStyle w:val="Heading3"/>
      </w:pPr>
      <w:r w:rsidRPr="009F770B">
        <w:t xml:space="preserve">Waller, Christopher J. (2023).  “Big Shocks Travel Fast: Why Policy Lags May Be Shorter Than You Think,” Remarks at The Money Marketeers of New York University, July 13.  </w:t>
      </w:r>
    </w:p>
    <w:p w14:paraId="691D6F03" w14:textId="2123E8EA" w:rsidR="00710600" w:rsidRPr="009F770B" w:rsidRDefault="00710600" w:rsidP="00662D81">
      <w:pPr>
        <w:pStyle w:val="Heading3"/>
      </w:pPr>
      <w:r w:rsidRPr="009F770B">
        <w:lastRenderedPageBreak/>
        <w:t>Weiland, Volker; Tobias Cwik, Gernot J. Müller, Sebastian Schmidt and Maik Wolters</w:t>
      </w:r>
      <w:r w:rsidR="00FE4A44">
        <w:t xml:space="preserve"> (2012)</w:t>
      </w:r>
      <w:r w:rsidRPr="009F770B">
        <w:t>, "A New comparative approach to macroeconomic modeling and policy analysis", </w:t>
      </w:r>
      <w:r w:rsidRPr="00741D61">
        <w:rPr>
          <w:i/>
          <w:iCs/>
          <w:color w:val="auto"/>
        </w:rPr>
        <w:t>Journal of Economic Behavior and Organization</w:t>
      </w:r>
      <w:r w:rsidRPr="009F770B">
        <w:t>,83</w:t>
      </w:r>
      <w:r w:rsidR="007D65DD">
        <w:t>(3)</w:t>
      </w:r>
      <w:r w:rsidR="00FE4A44">
        <w:t xml:space="preserve">: </w:t>
      </w:r>
      <w:r w:rsidRPr="009F770B">
        <w:t>523-541</w:t>
      </w:r>
      <w:r w:rsidR="00FE4A44">
        <w:t>.</w:t>
      </w:r>
    </w:p>
    <w:p w14:paraId="3678EF41" w14:textId="77777777" w:rsidR="001B4723" w:rsidRDefault="00710600" w:rsidP="00662D81">
      <w:pPr>
        <w:pStyle w:val="Heading3"/>
      </w:pPr>
      <w:r w:rsidRPr="009F770B">
        <w:t xml:space="preserve">Wieland, Volker; Elena Afanasyeva, Meguy Kuete, and </w:t>
      </w:r>
      <w:r w:rsidR="00242178" w:rsidRPr="009F770B">
        <w:t>Jinh Yuk</w:t>
      </w:r>
      <w:r w:rsidRPr="009F770B">
        <w:t xml:space="preserve"> Yoo</w:t>
      </w:r>
      <w:r w:rsidR="00FE4A44">
        <w:t xml:space="preserve"> (2016)</w:t>
      </w:r>
      <w:r w:rsidRPr="009F770B">
        <w:t>. "New methods for macro-financial model comparison and policy analysis." </w:t>
      </w:r>
      <w:r w:rsidR="007D65DD">
        <w:t xml:space="preserve">In John B. Taylor and Harald Uhlig (eds.) </w:t>
      </w:r>
      <w:r w:rsidRPr="00B9648C">
        <w:rPr>
          <w:i/>
          <w:iCs/>
          <w:color w:val="auto"/>
        </w:rPr>
        <w:t>Handbook of Macroeconomics</w:t>
      </w:r>
      <w:r w:rsidR="007D65DD">
        <w:t xml:space="preserve"> vol. </w:t>
      </w:r>
      <w:r w:rsidRPr="009F770B">
        <w:t>2</w:t>
      </w:r>
      <w:r w:rsidR="007D65DD">
        <w:t xml:space="preserve"> (Amsterdam: North-Holland), pp.</w:t>
      </w:r>
      <w:r w:rsidRPr="009F770B">
        <w:t xml:space="preserve"> 1241-1319</w:t>
      </w:r>
    </w:p>
    <w:p w14:paraId="2938A480" w14:textId="18485258" w:rsidR="00710600" w:rsidRPr="009F770B" w:rsidRDefault="001B4723" w:rsidP="00662D81">
      <w:pPr>
        <w:pStyle w:val="Heading3"/>
      </w:pPr>
      <w:r>
        <w:t xml:space="preserve">Wooldridge, Jeffrey M. (1997) “Quasi-Likelihood Methods for Count Data” Chapter 8 in M. Hashem </w:t>
      </w:r>
      <w:proofErr w:type="spellStart"/>
      <w:r>
        <w:t>Pesaran</w:t>
      </w:r>
      <w:proofErr w:type="spellEnd"/>
      <w:r>
        <w:t xml:space="preserve"> and P. Schmidt (eds.) </w:t>
      </w:r>
      <w:r w:rsidRPr="005361FA">
        <w:rPr>
          <w:i/>
          <w:iCs/>
        </w:rPr>
        <w:t>Handbook of Applied Econometrics, Volume 2</w:t>
      </w:r>
      <w:r>
        <w:t xml:space="preserve"> (Malden, MA: Blackwell), pp. 352-406.</w:t>
      </w:r>
    </w:p>
    <w:p w14:paraId="76699625" w14:textId="77777777" w:rsidR="00741D61" w:rsidRDefault="00741D61">
      <w:pPr>
        <w:rPr>
          <w:rFonts w:cs="Times New Roman"/>
          <w:b/>
          <w:bCs/>
          <w:szCs w:val="24"/>
        </w:rPr>
      </w:pPr>
      <w:r>
        <w:rPr>
          <w:rFonts w:cs="Times New Roman"/>
          <w:b/>
          <w:bCs/>
          <w:szCs w:val="24"/>
        </w:rPr>
        <w:br w:type="page"/>
      </w:r>
    </w:p>
    <w:p w14:paraId="2DC4D4B5" w14:textId="1FDB2889" w:rsidR="00B0787A" w:rsidRPr="00F02CA8" w:rsidRDefault="00B0787A" w:rsidP="00837847">
      <w:pPr>
        <w:spacing w:before="100" w:beforeAutospacing="1" w:after="100" w:afterAutospacing="1" w:line="240" w:lineRule="auto"/>
        <w:rPr>
          <w:rFonts w:cs="Times New Roman"/>
          <w:b/>
          <w:bCs/>
          <w:szCs w:val="24"/>
        </w:rPr>
      </w:pPr>
      <w:r>
        <w:rPr>
          <w:rFonts w:cs="Times New Roman"/>
          <w:b/>
          <w:bCs/>
          <w:szCs w:val="24"/>
        </w:rPr>
        <w:lastRenderedPageBreak/>
        <w:t>Appendix</w:t>
      </w:r>
      <w:r w:rsidR="00BF0F3E">
        <w:rPr>
          <w:rFonts w:cs="Times New Roman"/>
          <w:b/>
          <w:bCs/>
          <w:szCs w:val="24"/>
        </w:rPr>
        <w:t xml:space="preserve"> A</w:t>
      </w:r>
    </w:p>
    <w:p w14:paraId="552AC1FC" w14:textId="0F19D741" w:rsidR="00837847" w:rsidRDefault="00837847" w:rsidP="00837847">
      <w:pPr>
        <w:spacing w:before="100" w:beforeAutospacing="1" w:after="100" w:afterAutospacing="1" w:line="240" w:lineRule="auto"/>
        <w:rPr>
          <w:rFonts w:cs="Times New Roman"/>
          <w:szCs w:val="24"/>
        </w:rPr>
      </w:pPr>
      <w:r>
        <w:rPr>
          <w:rFonts w:cs="Times New Roman"/>
          <w:szCs w:val="24"/>
        </w:rPr>
        <w:t>List of models used</w:t>
      </w:r>
      <w:r w:rsidR="00FA6A82">
        <w:rPr>
          <w:rFonts w:cs="Times New Roman"/>
          <w:szCs w:val="24"/>
        </w:rPr>
        <w:t xml:space="preserve"> in this study</w:t>
      </w:r>
    </w:p>
    <w:tbl>
      <w:tblPr>
        <w:tblStyle w:val="TableGrid"/>
        <w:tblW w:w="8640" w:type="dxa"/>
        <w:tblLook w:val="04A0" w:firstRow="1" w:lastRow="0" w:firstColumn="1" w:lastColumn="0" w:noHBand="0" w:noVBand="1"/>
      </w:tblPr>
      <w:tblGrid>
        <w:gridCol w:w="2665"/>
        <w:gridCol w:w="5975"/>
      </w:tblGrid>
      <w:tr w:rsidR="00E35084" w14:paraId="609575EA" w14:textId="77777777" w:rsidTr="001B7AC3">
        <w:trPr>
          <w:trHeight w:val="885"/>
        </w:trPr>
        <w:tc>
          <w:tcPr>
            <w:tcW w:w="8640" w:type="dxa"/>
            <w:gridSpan w:val="2"/>
          </w:tcPr>
          <w:p w14:paraId="5CD42E3C" w14:textId="35665FEA" w:rsidR="00E35084" w:rsidRPr="00E35084" w:rsidRDefault="00E35084" w:rsidP="00E23FBD">
            <w:pPr>
              <w:spacing w:line="276" w:lineRule="auto"/>
              <w:jc w:val="center"/>
              <w:rPr>
                <w:rFonts w:cs="Times New Roman"/>
                <w:sz w:val="22"/>
              </w:rPr>
            </w:pPr>
            <w:r w:rsidRPr="00E35084">
              <w:rPr>
                <w:rFonts w:cs="Times New Roman"/>
                <w:sz w:val="22"/>
              </w:rPr>
              <w:t>Table A1</w:t>
            </w:r>
          </w:p>
          <w:p w14:paraId="41E3F0B0" w14:textId="070DFF1C" w:rsidR="00E35084" w:rsidRPr="00E35084" w:rsidRDefault="00E35084" w:rsidP="00E23FBD">
            <w:pPr>
              <w:spacing w:before="0" w:line="276" w:lineRule="auto"/>
              <w:jc w:val="center"/>
              <w:rPr>
                <w:rFonts w:cs="Times New Roman"/>
                <w:b/>
                <w:bCs/>
                <w:szCs w:val="24"/>
                <w:u w:val="single"/>
              </w:rPr>
            </w:pPr>
            <w:r w:rsidRPr="00E35084">
              <w:rPr>
                <w:rFonts w:cs="Times New Roman"/>
                <w:b/>
                <w:bCs/>
                <w:sz w:val="22"/>
                <w:u w:val="single"/>
              </w:rPr>
              <w:t>List of model</w:t>
            </w:r>
            <w:r w:rsidR="009F1917">
              <w:rPr>
                <w:rFonts w:cs="Times New Roman"/>
                <w:b/>
                <w:bCs/>
                <w:sz w:val="22"/>
                <w:u w:val="single"/>
              </w:rPr>
              <w:t>s</w:t>
            </w:r>
          </w:p>
        </w:tc>
      </w:tr>
      <w:tr w:rsidR="00E35084" w14:paraId="08D2FA82" w14:textId="77777777" w:rsidTr="00E35084">
        <w:tc>
          <w:tcPr>
            <w:tcW w:w="2665" w:type="dxa"/>
          </w:tcPr>
          <w:p w14:paraId="16014970" w14:textId="2BAB3E20" w:rsidR="00E35084" w:rsidRPr="00E35084" w:rsidRDefault="00E35084" w:rsidP="00050C0F">
            <w:pPr>
              <w:spacing w:before="0" w:line="276" w:lineRule="auto"/>
              <w:rPr>
                <w:rFonts w:cs="Times New Roman"/>
                <w:i/>
                <w:iCs/>
                <w:szCs w:val="24"/>
              </w:rPr>
            </w:pPr>
            <w:r w:rsidRPr="00E35084">
              <w:rPr>
                <w:rFonts w:cs="Times New Roman"/>
                <w:i/>
                <w:iCs/>
                <w:szCs w:val="24"/>
              </w:rPr>
              <w:t xml:space="preserve">MMB mnemonic </w:t>
            </w:r>
          </w:p>
        </w:tc>
        <w:tc>
          <w:tcPr>
            <w:tcW w:w="5975" w:type="dxa"/>
          </w:tcPr>
          <w:p w14:paraId="4A6B135F" w14:textId="48FA3DBD" w:rsidR="00E35084" w:rsidRPr="00E35084" w:rsidRDefault="00E35084" w:rsidP="00050C0F">
            <w:pPr>
              <w:spacing w:before="0" w:line="276" w:lineRule="auto"/>
              <w:rPr>
                <w:i/>
                <w:iCs/>
              </w:rPr>
            </w:pPr>
            <w:r w:rsidRPr="00E35084">
              <w:rPr>
                <w:i/>
                <w:iCs/>
              </w:rPr>
              <w:t>Reference</w:t>
            </w:r>
          </w:p>
        </w:tc>
      </w:tr>
      <w:tr w:rsidR="00E35084" w14:paraId="567B311D" w14:textId="77777777" w:rsidTr="00E35084">
        <w:tc>
          <w:tcPr>
            <w:tcW w:w="2665" w:type="dxa"/>
          </w:tcPr>
          <w:p w14:paraId="5B7C7F75" w14:textId="77777777" w:rsidR="00E35084" w:rsidRPr="00E35084" w:rsidRDefault="00E35084" w:rsidP="00050C0F">
            <w:pPr>
              <w:spacing w:before="0" w:line="276" w:lineRule="auto"/>
              <w:rPr>
                <w:rFonts w:cs="Times New Roman"/>
                <w:sz w:val="22"/>
              </w:rPr>
            </w:pPr>
            <w:r w:rsidRPr="00E35084">
              <w:rPr>
                <w:rFonts w:cs="Times New Roman"/>
                <w:sz w:val="22"/>
              </w:rPr>
              <w:t>G2_SIGMA08</w:t>
            </w:r>
          </w:p>
        </w:tc>
        <w:tc>
          <w:tcPr>
            <w:tcW w:w="5975" w:type="dxa"/>
          </w:tcPr>
          <w:p w14:paraId="52329035" w14:textId="77777777" w:rsidR="00E35084" w:rsidRPr="00E35084" w:rsidRDefault="00E35084" w:rsidP="00050C0F">
            <w:pPr>
              <w:spacing w:before="0" w:line="276" w:lineRule="auto"/>
              <w:rPr>
                <w:rFonts w:cs="Times New Roman"/>
                <w:sz w:val="22"/>
              </w:rPr>
            </w:pPr>
            <w:r w:rsidRPr="00E35084">
              <w:rPr>
                <w:rFonts w:cs="Times New Roman"/>
                <w:sz w:val="22"/>
              </w:rPr>
              <w:t xml:space="preserve">Erceg et al. (2008): Trade adjustment and the composition of trade, </w:t>
            </w:r>
            <w:r w:rsidRPr="00E35084">
              <w:rPr>
                <w:rFonts w:cs="Times New Roman"/>
                <w:i/>
                <w:iCs/>
                <w:sz w:val="22"/>
              </w:rPr>
              <w:t>Journal of Economic Dynamics &amp; Control</w:t>
            </w:r>
            <w:r w:rsidRPr="00E35084">
              <w:rPr>
                <w:rFonts w:cs="Times New Roman"/>
                <w:sz w:val="22"/>
              </w:rPr>
              <w:t xml:space="preserve"> 32, pp. 2622–2650</w:t>
            </w:r>
          </w:p>
        </w:tc>
      </w:tr>
      <w:tr w:rsidR="00E35084" w14:paraId="17990C5A" w14:textId="77777777" w:rsidTr="00E35084">
        <w:tc>
          <w:tcPr>
            <w:tcW w:w="2665" w:type="dxa"/>
          </w:tcPr>
          <w:p w14:paraId="05EC0595" w14:textId="77777777" w:rsidR="00E35084" w:rsidRPr="00E35084" w:rsidRDefault="00E35084" w:rsidP="00050C0F">
            <w:pPr>
              <w:spacing w:before="0" w:line="276" w:lineRule="auto"/>
              <w:rPr>
                <w:rFonts w:cs="Times New Roman"/>
                <w:sz w:val="22"/>
              </w:rPr>
            </w:pPr>
            <w:r w:rsidRPr="00E35084">
              <w:rPr>
                <w:rFonts w:cs="Times New Roman"/>
                <w:sz w:val="22"/>
              </w:rPr>
              <w:t>G3_CW03</w:t>
            </w:r>
          </w:p>
        </w:tc>
        <w:tc>
          <w:tcPr>
            <w:tcW w:w="5975" w:type="dxa"/>
          </w:tcPr>
          <w:p w14:paraId="4A9EEB43" w14:textId="77777777" w:rsidR="00E35084" w:rsidRPr="00E35084" w:rsidRDefault="00E35084" w:rsidP="00050C0F">
            <w:pPr>
              <w:spacing w:before="0" w:line="276" w:lineRule="auto"/>
              <w:rPr>
                <w:rFonts w:cs="Times New Roman"/>
                <w:i/>
                <w:iCs/>
                <w:sz w:val="22"/>
              </w:rPr>
            </w:pPr>
            <w:r w:rsidRPr="00E35084">
              <w:rPr>
                <w:rFonts w:cs="Times New Roman"/>
                <w:sz w:val="22"/>
              </w:rPr>
              <w:t xml:space="preserve">Coenen and Wieland (2002): Inflation dynamics and international linkages: A model of the United States, the Euro Area and Japan, </w:t>
            </w:r>
            <w:r w:rsidRPr="00E35084">
              <w:rPr>
                <w:rFonts w:cs="Times New Roman"/>
                <w:i/>
                <w:iCs/>
                <w:sz w:val="22"/>
              </w:rPr>
              <w:t xml:space="preserve">ECB Working Paper Series </w:t>
            </w:r>
            <w:r w:rsidRPr="00E35084">
              <w:rPr>
                <w:rFonts w:cs="Times New Roman"/>
                <w:sz w:val="22"/>
              </w:rPr>
              <w:t>181</w:t>
            </w:r>
          </w:p>
        </w:tc>
      </w:tr>
      <w:tr w:rsidR="00E35084" w14:paraId="3FB0235B" w14:textId="77777777" w:rsidTr="00E35084">
        <w:tc>
          <w:tcPr>
            <w:tcW w:w="2665" w:type="dxa"/>
          </w:tcPr>
          <w:p w14:paraId="108609A2" w14:textId="2098CD17" w:rsidR="00E35084" w:rsidRPr="00E35084" w:rsidRDefault="00E35084" w:rsidP="00050C0F">
            <w:pPr>
              <w:spacing w:before="0" w:line="276" w:lineRule="auto"/>
              <w:rPr>
                <w:rFonts w:cs="Times New Roman"/>
                <w:sz w:val="22"/>
              </w:rPr>
            </w:pPr>
            <w:r w:rsidRPr="00E35084">
              <w:rPr>
                <w:rFonts w:cs="Times New Roman"/>
                <w:sz w:val="22"/>
              </w:rPr>
              <w:t>G7_TAY93*</w:t>
            </w:r>
          </w:p>
        </w:tc>
        <w:tc>
          <w:tcPr>
            <w:tcW w:w="5975" w:type="dxa"/>
          </w:tcPr>
          <w:p w14:paraId="012C5596" w14:textId="77777777" w:rsidR="00E35084" w:rsidRPr="00E35084" w:rsidRDefault="00E35084" w:rsidP="00050C0F">
            <w:pPr>
              <w:spacing w:before="0" w:line="276" w:lineRule="auto"/>
              <w:rPr>
                <w:rFonts w:cs="Times New Roman"/>
                <w:i/>
                <w:iCs/>
                <w:sz w:val="22"/>
              </w:rPr>
            </w:pPr>
            <w:r w:rsidRPr="00E35084">
              <w:rPr>
                <w:rFonts w:cs="Times New Roman"/>
                <w:sz w:val="22"/>
              </w:rPr>
              <w:t xml:space="preserve">Taylor (1993): </w:t>
            </w:r>
            <w:r w:rsidRPr="00E35084">
              <w:rPr>
                <w:rFonts w:cs="Times New Roman"/>
                <w:i/>
                <w:iCs/>
                <w:sz w:val="22"/>
              </w:rPr>
              <w:t>Macroeconomic Policy in a World Economy</w:t>
            </w:r>
          </w:p>
        </w:tc>
      </w:tr>
      <w:tr w:rsidR="00E35084" w14:paraId="13524F3C" w14:textId="77777777" w:rsidTr="00E35084">
        <w:tc>
          <w:tcPr>
            <w:tcW w:w="2665" w:type="dxa"/>
          </w:tcPr>
          <w:p w14:paraId="2A50F76B" w14:textId="77777777" w:rsidR="00E35084" w:rsidRPr="00E35084" w:rsidRDefault="00E35084" w:rsidP="00050C0F">
            <w:pPr>
              <w:spacing w:before="0" w:line="276" w:lineRule="auto"/>
              <w:rPr>
                <w:rFonts w:cs="Times New Roman"/>
                <w:sz w:val="22"/>
              </w:rPr>
            </w:pPr>
            <w:r w:rsidRPr="00E35084">
              <w:rPr>
                <w:rFonts w:cs="Times New Roman"/>
                <w:sz w:val="22"/>
              </w:rPr>
              <w:t>NK_AFL15</w:t>
            </w:r>
          </w:p>
        </w:tc>
        <w:tc>
          <w:tcPr>
            <w:tcW w:w="5975" w:type="dxa"/>
          </w:tcPr>
          <w:p w14:paraId="7F309803" w14:textId="77777777" w:rsidR="00E35084" w:rsidRPr="00E35084" w:rsidRDefault="00E35084" w:rsidP="00050C0F">
            <w:pPr>
              <w:spacing w:before="0" w:line="276" w:lineRule="auto"/>
              <w:rPr>
                <w:rFonts w:cs="Times New Roman"/>
                <w:sz w:val="22"/>
              </w:rPr>
            </w:pPr>
            <w:r w:rsidRPr="00E35084">
              <w:rPr>
                <w:rFonts w:cs="Times New Roman"/>
                <w:sz w:val="22"/>
              </w:rPr>
              <w:t xml:space="preserve">Angeloni et al. (2015): Monetary policy and risk taking, </w:t>
            </w:r>
            <w:r w:rsidRPr="00E35084">
              <w:rPr>
                <w:rFonts w:cs="Times New Roman"/>
                <w:i/>
                <w:iCs/>
                <w:sz w:val="22"/>
              </w:rPr>
              <w:t>Journal of Economic Dynamics &amp; Control</w:t>
            </w:r>
            <w:r w:rsidRPr="00E35084">
              <w:rPr>
                <w:rFonts w:cs="Times New Roman"/>
                <w:sz w:val="22"/>
              </w:rPr>
              <w:t xml:space="preserve"> 52, pp. 285–307</w:t>
            </w:r>
          </w:p>
        </w:tc>
      </w:tr>
      <w:tr w:rsidR="00E35084" w14:paraId="65B552BB" w14:textId="77777777" w:rsidTr="00E35084">
        <w:tc>
          <w:tcPr>
            <w:tcW w:w="2665" w:type="dxa"/>
          </w:tcPr>
          <w:p w14:paraId="6A507DF6" w14:textId="77777777" w:rsidR="00E35084" w:rsidRPr="00E35084" w:rsidRDefault="00E35084" w:rsidP="00050C0F">
            <w:pPr>
              <w:spacing w:before="0" w:line="276" w:lineRule="auto"/>
              <w:rPr>
                <w:rFonts w:cs="Times New Roman"/>
                <w:sz w:val="22"/>
              </w:rPr>
            </w:pPr>
            <w:r w:rsidRPr="00E35084">
              <w:rPr>
                <w:rFonts w:cs="Times New Roman"/>
                <w:sz w:val="22"/>
              </w:rPr>
              <w:t>NK_BGG99</w:t>
            </w:r>
          </w:p>
        </w:tc>
        <w:tc>
          <w:tcPr>
            <w:tcW w:w="5975" w:type="dxa"/>
          </w:tcPr>
          <w:p w14:paraId="2CFD3DA8" w14:textId="2BC5181B" w:rsidR="00E35084" w:rsidRPr="00E35084" w:rsidRDefault="00E35084" w:rsidP="00050C0F">
            <w:pPr>
              <w:spacing w:before="0" w:line="276" w:lineRule="auto"/>
              <w:rPr>
                <w:rFonts w:cs="Times New Roman"/>
                <w:sz w:val="22"/>
              </w:rPr>
            </w:pPr>
            <w:r w:rsidRPr="00E35084">
              <w:rPr>
                <w:rFonts w:cs="Times New Roman"/>
                <w:sz w:val="22"/>
              </w:rPr>
              <w:t>Bernanke et al. (1999): The financial accelerator in a quantitative business cycles framework, in: Taylor, J.B., Woodford, M. (</w:t>
            </w:r>
            <w:r>
              <w:rPr>
                <w:rFonts w:cs="Times New Roman"/>
                <w:sz w:val="22"/>
              </w:rPr>
              <w:t>e</w:t>
            </w:r>
            <w:r w:rsidRPr="00E35084">
              <w:rPr>
                <w:rFonts w:cs="Times New Roman"/>
                <w:sz w:val="22"/>
              </w:rPr>
              <w:t xml:space="preserve">ds.), </w:t>
            </w:r>
            <w:r w:rsidRPr="00E35084">
              <w:rPr>
                <w:rFonts w:cs="Times New Roman"/>
                <w:i/>
                <w:iCs/>
                <w:sz w:val="22"/>
              </w:rPr>
              <w:t>Handbook of Macroeconomics Volume 1C</w:t>
            </w:r>
            <w:r w:rsidRPr="00E35084">
              <w:rPr>
                <w:rFonts w:cs="Times New Roman"/>
                <w:sz w:val="22"/>
              </w:rPr>
              <w:t>, pp. 1341–1393</w:t>
            </w:r>
          </w:p>
        </w:tc>
      </w:tr>
      <w:tr w:rsidR="00E35084" w14:paraId="71AC77CE" w14:textId="77777777" w:rsidTr="00E35084">
        <w:tc>
          <w:tcPr>
            <w:tcW w:w="2665" w:type="dxa"/>
          </w:tcPr>
          <w:p w14:paraId="215FD83C" w14:textId="77777777" w:rsidR="00E35084" w:rsidRPr="00E35084" w:rsidRDefault="00E35084" w:rsidP="00050C0F">
            <w:pPr>
              <w:spacing w:before="0" w:line="276" w:lineRule="auto"/>
              <w:rPr>
                <w:rFonts w:cs="Times New Roman"/>
                <w:sz w:val="22"/>
              </w:rPr>
            </w:pPr>
            <w:r w:rsidRPr="00E35084">
              <w:rPr>
                <w:rFonts w:cs="Times New Roman"/>
                <w:sz w:val="22"/>
              </w:rPr>
              <w:t>NK_BGUS10</w:t>
            </w:r>
          </w:p>
        </w:tc>
        <w:tc>
          <w:tcPr>
            <w:tcW w:w="5975" w:type="dxa"/>
          </w:tcPr>
          <w:p w14:paraId="74F737BB" w14:textId="77777777" w:rsidR="00E35084" w:rsidRPr="00E35084" w:rsidRDefault="00E35084" w:rsidP="00050C0F">
            <w:pPr>
              <w:spacing w:before="0" w:line="276" w:lineRule="auto"/>
              <w:rPr>
                <w:rFonts w:cs="Times New Roman"/>
                <w:sz w:val="22"/>
              </w:rPr>
            </w:pPr>
            <w:r w:rsidRPr="00E35084">
              <w:rPr>
                <w:rFonts w:cs="Times New Roman"/>
                <w:sz w:val="22"/>
              </w:rPr>
              <w:t xml:space="preserve">Blanchard and </w:t>
            </w:r>
            <w:proofErr w:type="spellStart"/>
            <w:r w:rsidRPr="00E35084">
              <w:rPr>
                <w:rFonts w:cs="Times New Roman"/>
                <w:sz w:val="22"/>
              </w:rPr>
              <w:t>Galí</w:t>
            </w:r>
            <w:proofErr w:type="spellEnd"/>
            <w:r w:rsidRPr="00E35084">
              <w:rPr>
                <w:rFonts w:cs="Times New Roman"/>
                <w:sz w:val="22"/>
              </w:rPr>
              <w:t xml:space="preserve"> (2010): Labor markets and monetary policy: A new </w:t>
            </w:r>
            <w:proofErr w:type="spellStart"/>
            <w:r w:rsidRPr="00E35084">
              <w:rPr>
                <w:rFonts w:cs="Times New Roman"/>
                <w:sz w:val="22"/>
              </w:rPr>
              <w:t>keynesian</w:t>
            </w:r>
            <w:proofErr w:type="spellEnd"/>
            <w:r w:rsidRPr="00E35084">
              <w:rPr>
                <w:rFonts w:cs="Times New Roman"/>
                <w:sz w:val="22"/>
              </w:rPr>
              <w:t xml:space="preserve"> model with unemployment, </w:t>
            </w:r>
            <w:r w:rsidRPr="00E35084">
              <w:rPr>
                <w:rFonts w:cs="Times New Roman"/>
                <w:i/>
                <w:iCs/>
                <w:sz w:val="22"/>
              </w:rPr>
              <w:t>American Economics Journal: Macroeconomics</w:t>
            </w:r>
            <w:r w:rsidRPr="00E35084">
              <w:rPr>
                <w:rFonts w:cs="Times New Roman"/>
                <w:sz w:val="22"/>
              </w:rPr>
              <w:t xml:space="preserve"> 2, pp. 1–30</w:t>
            </w:r>
          </w:p>
        </w:tc>
      </w:tr>
      <w:tr w:rsidR="00E35084" w14:paraId="37B464A2" w14:textId="77777777" w:rsidTr="00E35084">
        <w:tc>
          <w:tcPr>
            <w:tcW w:w="2665" w:type="dxa"/>
          </w:tcPr>
          <w:p w14:paraId="086B5762" w14:textId="77777777" w:rsidR="00E35084" w:rsidRPr="00E35084" w:rsidRDefault="00E35084" w:rsidP="00050C0F">
            <w:pPr>
              <w:spacing w:before="0" w:line="276" w:lineRule="auto"/>
              <w:rPr>
                <w:rFonts w:cs="Times New Roman"/>
                <w:sz w:val="22"/>
              </w:rPr>
            </w:pPr>
            <w:r w:rsidRPr="00E35084">
              <w:rPr>
                <w:rFonts w:cs="Times New Roman"/>
                <w:color w:val="000000"/>
                <w:sz w:val="22"/>
              </w:rPr>
              <w:t>NK_CFP10</w:t>
            </w:r>
          </w:p>
        </w:tc>
        <w:tc>
          <w:tcPr>
            <w:tcW w:w="5975" w:type="dxa"/>
          </w:tcPr>
          <w:p w14:paraId="19040E7D" w14:textId="77777777" w:rsidR="00E35084" w:rsidRPr="00E35084" w:rsidRDefault="00E35084" w:rsidP="00050C0F">
            <w:pPr>
              <w:spacing w:before="0" w:line="276" w:lineRule="auto"/>
              <w:rPr>
                <w:rFonts w:cs="Times New Roman"/>
                <w:sz w:val="22"/>
              </w:rPr>
            </w:pPr>
            <w:r w:rsidRPr="00E35084">
              <w:rPr>
                <w:rFonts w:cs="Times New Roman"/>
                <w:sz w:val="22"/>
              </w:rPr>
              <w:t xml:space="preserve">Carlstrom et al. (2010): Optimal monetary policy in a model with agency costs, </w:t>
            </w:r>
            <w:r w:rsidRPr="00E35084">
              <w:rPr>
                <w:rFonts w:cs="Times New Roman"/>
                <w:i/>
                <w:iCs/>
                <w:sz w:val="22"/>
              </w:rPr>
              <w:t>Journal of Money, Credit, and Banking</w:t>
            </w:r>
            <w:r w:rsidRPr="00E35084">
              <w:rPr>
                <w:rFonts w:cs="Times New Roman"/>
                <w:sz w:val="22"/>
              </w:rPr>
              <w:t xml:space="preserve"> 42, pp. 37–40</w:t>
            </w:r>
          </w:p>
        </w:tc>
      </w:tr>
      <w:tr w:rsidR="00E35084" w14:paraId="07EED995" w14:textId="77777777" w:rsidTr="00E35084">
        <w:tc>
          <w:tcPr>
            <w:tcW w:w="2665" w:type="dxa"/>
          </w:tcPr>
          <w:p w14:paraId="4D72A2D7" w14:textId="77777777" w:rsidR="00E35084" w:rsidRPr="00E35084" w:rsidRDefault="00E35084" w:rsidP="00050C0F">
            <w:pPr>
              <w:spacing w:before="0" w:line="276" w:lineRule="auto"/>
              <w:rPr>
                <w:rFonts w:cs="Times New Roman"/>
                <w:sz w:val="22"/>
              </w:rPr>
            </w:pPr>
            <w:r w:rsidRPr="00E35084">
              <w:rPr>
                <w:rFonts w:cs="Times New Roman"/>
                <w:color w:val="000000"/>
                <w:sz w:val="22"/>
              </w:rPr>
              <w:t>NK_CGG02</w:t>
            </w:r>
          </w:p>
        </w:tc>
        <w:tc>
          <w:tcPr>
            <w:tcW w:w="5975" w:type="dxa"/>
          </w:tcPr>
          <w:p w14:paraId="41DDFB3B" w14:textId="77777777" w:rsidR="00E35084" w:rsidRPr="00E35084" w:rsidRDefault="00E35084" w:rsidP="00050C0F">
            <w:pPr>
              <w:spacing w:before="0" w:line="276" w:lineRule="auto"/>
              <w:rPr>
                <w:rFonts w:cs="Times New Roman"/>
                <w:sz w:val="22"/>
              </w:rPr>
            </w:pPr>
            <w:r w:rsidRPr="00E35084">
              <w:rPr>
                <w:rFonts w:cs="Times New Roman"/>
                <w:sz w:val="22"/>
              </w:rPr>
              <w:t xml:space="preserve">Clarida et al. (2002): A simple framework for international monetary policy analysis, </w:t>
            </w:r>
            <w:r w:rsidRPr="00E35084">
              <w:rPr>
                <w:rFonts w:cs="Times New Roman"/>
                <w:i/>
                <w:iCs/>
                <w:sz w:val="22"/>
              </w:rPr>
              <w:t>Journal of Monetary Economics</w:t>
            </w:r>
            <w:r w:rsidRPr="00E35084">
              <w:rPr>
                <w:rFonts w:cs="Times New Roman"/>
                <w:sz w:val="22"/>
              </w:rPr>
              <w:t xml:space="preserve"> 49, pp. 879–904</w:t>
            </w:r>
          </w:p>
        </w:tc>
      </w:tr>
      <w:tr w:rsidR="00E35084" w14:paraId="2A398E8B" w14:textId="77777777" w:rsidTr="00E35084">
        <w:tc>
          <w:tcPr>
            <w:tcW w:w="2665" w:type="dxa"/>
          </w:tcPr>
          <w:p w14:paraId="7A073B58" w14:textId="77777777" w:rsidR="00E35084" w:rsidRPr="00E35084" w:rsidRDefault="00E35084" w:rsidP="00050C0F">
            <w:pPr>
              <w:spacing w:before="0" w:line="276" w:lineRule="auto"/>
              <w:rPr>
                <w:rFonts w:cs="Times New Roman"/>
                <w:color w:val="000000"/>
                <w:sz w:val="22"/>
              </w:rPr>
            </w:pPr>
            <w:r w:rsidRPr="00E35084">
              <w:rPr>
                <w:rFonts w:cs="Times New Roman"/>
                <w:color w:val="000000"/>
                <w:sz w:val="22"/>
              </w:rPr>
              <w:t>NK_CK08</w:t>
            </w:r>
          </w:p>
        </w:tc>
        <w:tc>
          <w:tcPr>
            <w:tcW w:w="5975" w:type="dxa"/>
          </w:tcPr>
          <w:p w14:paraId="027C96C8" w14:textId="77777777" w:rsidR="00E35084" w:rsidRPr="00E35084" w:rsidRDefault="00E35084" w:rsidP="00050C0F">
            <w:pPr>
              <w:spacing w:before="0" w:line="276" w:lineRule="auto"/>
              <w:rPr>
                <w:rFonts w:cs="Times New Roman"/>
                <w:sz w:val="22"/>
              </w:rPr>
            </w:pPr>
            <w:r w:rsidRPr="00E35084">
              <w:rPr>
                <w:rFonts w:cs="Times New Roman"/>
                <w:sz w:val="22"/>
              </w:rPr>
              <w:t xml:space="preserve">Christoffel and Kuester (2008): Resuscitating the wage channel in models with unemployment fluctuations, </w:t>
            </w:r>
            <w:r w:rsidRPr="00E35084">
              <w:rPr>
                <w:rFonts w:cs="Times New Roman"/>
                <w:i/>
                <w:iCs/>
                <w:sz w:val="22"/>
              </w:rPr>
              <w:t>Journal of Monetary Economics</w:t>
            </w:r>
            <w:r w:rsidRPr="00E35084">
              <w:rPr>
                <w:rFonts w:cs="Times New Roman"/>
                <w:sz w:val="22"/>
              </w:rPr>
              <w:t xml:space="preserve"> 55, pp. 865–887</w:t>
            </w:r>
          </w:p>
        </w:tc>
      </w:tr>
      <w:tr w:rsidR="00E35084" w14:paraId="3A2AE5D3" w14:textId="77777777" w:rsidTr="00E35084">
        <w:tc>
          <w:tcPr>
            <w:tcW w:w="2665" w:type="dxa"/>
          </w:tcPr>
          <w:p w14:paraId="5AD3E649" w14:textId="77777777" w:rsidR="00E35084" w:rsidRPr="00E35084" w:rsidRDefault="00E35084" w:rsidP="00050C0F">
            <w:pPr>
              <w:spacing w:before="0" w:line="276" w:lineRule="auto"/>
              <w:rPr>
                <w:rFonts w:cs="Times New Roman"/>
                <w:sz w:val="22"/>
              </w:rPr>
            </w:pPr>
            <w:r w:rsidRPr="00E35084">
              <w:rPr>
                <w:rFonts w:cs="Times New Roman"/>
                <w:color w:val="000000"/>
                <w:sz w:val="22"/>
              </w:rPr>
              <w:t>NK_CW09</w:t>
            </w:r>
          </w:p>
        </w:tc>
        <w:tc>
          <w:tcPr>
            <w:tcW w:w="5975" w:type="dxa"/>
          </w:tcPr>
          <w:p w14:paraId="0E3671EA" w14:textId="77777777" w:rsidR="00E35084" w:rsidRPr="00E35084" w:rsidRDefault="00E35084" w:rsidP="00050C0F">
            <w:pPr>
              <w:spacing w:before="0" w:line="276" w:lineRule="auto"/>
              <w:rPr>
                <w:rFonts w:cs="Times New Roman"/>
                <w:sz w:val="22"/>
              </w:rPr>
            </w:pPr>
            <w:proofErr w:type="spellStart"/>
            <w:r w:rsidRPr="00E35084">
              <w:rPr>
                <w:rFonts w:cs="Times New Roman"/>
                <w:sz w:val="22"/>
              </w:rPr>
              <w:t>Curdia</w:t>
            </w:r>
            <w:proofErr w:type="spellEnd"/>
            <w:r w:rsidRPr="00E35084">
              <w:rPr>
                <w:rFonts w:cs="Times New Roman"/>
                <w:sz w:val="22"/>
              </w:rPr>
              <w:t xml:space="preserve"> and Woodford (2009): Credit frictions and optimal monetary policy, </w:t>
            </w:r>
            <w:r w:rsidRPr="00E35084">
              <w:rPr>
                <w:rFonts w:cs="Times New Roman"/>
                <w:i/>
                <w:iCs/>
                <w:sz w:val="22"/>
              </w:rPr>
              <w:t xml:space="preserve">BIS Working Paper </w:t>
            </w:r>
            <w:r w:rsidRPr="00E35084">
              <w:rPr>
                <w:rFonts w:cs="Times New Roman"/>
                <w:sz w:val="22"/>
              </w:rPr>
              <w:t>278</w:t>
            </w:r>
          </w:p>
        </w:tc>
      </w:tr>
      <w:tr w:rsidR="00E35084" w14:paraId="29D72B94" w14:textId="77777777" w:rsidTr="00E35084">
        <w:tc>
          <w:tcPr>
            <w:tcW w:w="2665" w:type="dxa"/>
          </w:tcPr>
          <w:p w14:paraId="2E87E4D0" w14:textId="61B0AB9B" w:rsidR="00E35084" w:rsidRPr="00E35084" w:rsidRDefault="00E35084" w:rsidP="00050C0F">
            <w:pPr>
              <w:spacing w:before="0" w:line="276" w:lineRule="auto"/>
              <w:rPr>
                <w:rFonts w:cs="Times New Roman"/>
                <w:sz w:val="22"/>
              </w:rPr>
            </w:pPr>
            <w:r w:rsidRPr="00E35084">
              <w:rPr>
                <w:rFonts w:cs="Times New Roman"/>
                <w:color w:val="000000"/>
                <w:sz w:val="22"/>
              </w:rPr>
              <w:t>NK_DEFK17*</w:t>
            </w:r>
          </w:p>
        </w:tc>
        <w:tc>
          <w:tcPr>
            <w:tcW w:w="5975" w:type="dxa"/>
          </w:tcPr>
          <w:p w14:paraId="2E61BF7A" w14:textId="77777777" w:rsidR="00E35084" w:rsidRPr="00E35084" w:rsidRDefault="00E35084" w:rsidP="00050C0F">
            <w:pPr>
              <w:spacing w:before="0" w:line="276" w:lineRule="auto"/>
              <w:rPr>
                <w:rFonts w:cs="Times New Roman"/>
                <w:sz w:val="22"/>
              </w:rPr>
            </w:pPr>
            <w:r w:rsidRPr="00E35084">
              <w:rPr>
                <w:rFonts w:cs="Times New Roman"/>
                <w:sz w:val="22"/>
              </w:rPr>
              <w:t xml:space="preserve">Del Negro et al. (2017): The Great Escape? A Quantitative Evaluation of the Fed’s Liquidity Facilities, </w:t>
            </w:r>
            <w:r w:rsidRPr="00E35084">
              <w:rPr>
                <w:rFonts w:cs="Times New Roman"/>
                <w:i/>
                <w:iCs/>
                <w:sz w:val="22"/>
              </w:rPr>
              <w:t>American Economic Review</w:t>
            </w:r>
            <w:r w:rsidRPr="00E35084">
              <w:rPr>
                <w:rFonts w:cs="Times New Roman"/>
                <w:sz w:val="22"/>
              </w:rPr>
              <w:t xml:space="preserve"> 107, pp. 824–57</w:t>
            </w:r>
          </w:p>
        </w:tc>
      </w:tr>
      <w:tr w:rsidR="00E35084" w14:paraId="64EB33C2" w14:textId="77777777" w:rsidTr="00E35084">
        <w:tc>
          <w:tcPr>
            <w:tcW w:w="2665" w:type="dxa"/>
          </w:tcPr>
          <w:p w14:paraId="71B510E5" w14:textId="2243269F" w:rsidR="00E35084" w:rsidRPr="00E35084" w:rsidRDefault="00E35084" w:rsidP="00050C0F">
            <w:pPr>
              <w:spacing w:before="0" w:line="276" w:lineRule="auto"/>
              <w:rPr>
                <w:rFonts w:cs="Times New Roman"/>
                <w:sz w:val="22"/>
              </w:rPr>
            </w:pPr>
            <w:r w:rsidRPr="00E35084">
              <w:rPr>
                <w:rFonts w:cs="Times New Roman"/>
                <w:color w:val="000000"/>
                <w:sz w:val="22"/>
              </w:rPr>
              <w:lastRenderedPageBreak/>
              <w:t>NK_DT12*</w:t>
            </w:r>
          </w:p>
        </w:tc>
        <w:tc>
          <w:tcPr>
            <w:tcW w:w="5975" w:type="dxa"/>
          </w:tcPr>
          <w:p w14:paraId="4A561541" w14:textId="77777777" w:rsidR="00E35084" w:rsidRPr="00E35084" w:rsidRDefault="00E35084" w:rsidP="00050C0F">
            <w:pPr>
              <w:spacing w:before="0" w:line="276" w:lineRule="auto"/>
              <w:rPr>
                <w:rFonts w:cs="Times New Roman"/>
                <w:sz w:val="22"/>
              </w:rPr>
            </w:pPr>
            <w:r w:rsidRPr="00E35084">
              <w:rPr>
                <w:rFonts w:cs="Times New Roman"/>
                <w:sz w:val="22"/>
              </w:rPr>
              <w:t xml:space="preserve">De Fiore and Tristani (2008): Optimal monetary policy in a model of the credit channel, </w:t>
            </w:r>
            <w:r w:rsidRPr="00E35084">
              <w:rPr>
                <w:rFonts w:cs="Times New Roman"/>
                <w:i/>
                <w:iCs/>
                <w:sz w:val="22"/>
              </w:rPr>
              <w:t>The Economic Journal</w:t>
            </w:r>
            <w:r w:rsidRPr="00E35084">
              <w:rPr>
                <w:rFonts w:cs="Times New Roman"/>
                <w:sz w:val="22"/>
              </w:rPr>
              <w:t xml:space="preserve"> 123, pp. 906–931</w:t>
            </w:r>
          </w:p>
        </w:tc>
      </w:tr>
      <w:tr w:rsidR="00E35084" w14:paraId="3EE006C7" w14:textId="77777777" w:rsidTr="00E35084">
        <w:tc>
          <w:tcPr>
            <w:tcW w:w="2665" w:type="dxa"/>
          </w:tcPr>
          <w:p w14:paraId="449D8C93" w14:textId="77777777" w:rsidR="00E35084" w:rsidRPr="00E35084" w:rsidRDefault="00E35084" w:rsidP="00050C0F">
            <w:pPr>
              <w:spacing w:before="0" w:line="276" w:lineRule="auto"/>
              <w:rPr>
                <w:rFonts w:cs="Times New Roman"/>
                <w:sz w:val="22"/>
              </w:rPr>
            </w:pPr>
            <w:r w:rsidRPr="00E35084">
              <w:rPr>
                <w:rFonts w:cs="Times New Roman"/>
                <w:color w:val="000000"/>
                <w:sz w:val="22"/>
              </w:rPr>
              <w:t>NK_ET14</w:t>
            </w:r>
          </w:p>
        </w:tc>
        <w:tc>
          <w:tcPr>
            <w:tcW w:w="5975" w:type="dxa"/>
          </w:tcPr>
          <w:p w14:paraId="6B26C6AE" w14:textId="77777777" w:rsidR="00E35084" w:rsidRPr="00E35084" w:rsidRDefault="00E35084" w:rsidP="00050C0F">
            <w:pPr>
              <w:spacing w:before="0" w:line="276" w:lineRule="auto"/>
              <w:rPr>
                <w:rFonts w:cs="Times New Roman"/>
                <w:sz w:val="22"/>
              </w:rPr>
            </w:pPr>
            <w:r w:rsidRPr="00E35084">
              <w:rPr>
                <w:rFonts w:cs="Times New Roman"/>
                <w:sz w:val="22"/>
              </w:rPr>
              <w:t xml:space="preserve">Ellison and </w:t>
            </w:r>
            <w:proofErr w:type="spellStart"/>
            <w:r w:rsidRPr="00E35084">
              <w:rPr>
                <w:rFonts w:cs="Times New Roman"/>
                <w:sz w:val="22"/>
              </w:rPr>
              <w:t>Tischbirek</w:t>
            </w:r>
            <w:proofErr w:type="spellEnd"/>
            <w:r w:rsidRPr="00E35084">
              <w:rPr>
                <w:rFonts w:cs="Times New Roman"/>
                <w:sz w:val="22"/>
              </w:rPr>
              <w:t xml:space="preserve"> (2014): Unconventional government debt purchases as a supplement to conventional monetary policy, </w:t>
            </w:r>
            <w:r w:rsidRPr="00E35084">
              <w:rPr>
                <w:rFonts w:cs="Times New Roman"/>
                <w:i/>
                <w:iCs/>
                <w:sz w:val="22"/>
              </w:rPr>
              <w:t>Journal of Economic Dynamics and Control</w:t>
            </w:r>
            <w:r w:rsidRPr="00E35084">
              <w:rPr>
                <w:rFonts w:cs="Times New Roman"/>
                <w:sz w:val="22"/>
              </w:rPr>
              <w:t xml:space="preserve"> 43, pp. 199–217</w:t>
            </w:r>
          </w:p>
        </w:tc>
      </w:tr>
      <w:tr w:rsidR="00E35084" w14:paraId="0ADCF3A1" w14:textId="77777777" w:rsidTr="00E35084">
        <w:tc>
          <w:tcPr>
            <w:tcW w:w="2665" w:type="dxa"/>
          </w:tcPr>
          <w:p w14:paraId="1716DEAE" w14:textId="07F2F252" w:rsidR="00E35084" w:rsidRPr="00E35084" w:rsidRDefault="00E35084" w:rsidP="00050C0F">
            <w:pPr>
              <w:spacing w:before="0" w:line="276" w:lineRule="auto"/>
              <w:rPr>
                <w:rFonts w:cs="Times New Roman"/>
                <w:sz w:val="22"/>
              </w:rPr>
            </w:pPr>
            <w:r w:rsidRPr="00E35084">
              <w:rPr>
                <w:rFonts w:cs="Times New Roman"/>
                <w:color w:val="000000"/>
                <w:sz w:val="22"/>
              </w:rPr>
              <w:t>NK_FLMF18*</w:t>
            </w:r>
          </w:p>
        </w:tc>
        <w:tc>
          <w:tcPr>
            <w:tcW w:w="5975" w:type="dxa"/>
          </w:tcPr>
          <w:p w14:paraId="636971C8" w14:textId="77777777" w:rsidR="00E35084" w:rsidRPr="00E35084" w:rsidRDefault="00E35084" w:rsidP="00050C0F">
            <w:pPr>
              <w:spacing w:before="0" w:line="276" w:lineRule="auto"/>
              <w:rPr>
                <w:rFonts w:cs="Times New Roman"/>
                <w:sz w:val="22"/>
              </w:rPr>
            </w:pPr>
            <w:r w:rsidRPr="00E35084">
              <w:rPr>
                <w:rFonts w:cs="Times New Roman"/>
                <w:sz w:val="22"/>
              </w:rPr>
              <w:t xml:space="preserve">Filardo et al. (2018): Monetary policy spillovers, global commodity prices and cooperation, </w:t>
            </w:r>
            <w:r w:rsidRPr="00E35084">
              <w:rPr>
                <w:rFonts w:cs="Times New Roman"/>
                <w:i/>
                <w:iCs/>
                <w:sz w:val="22"/>
              </w:rPr>
              <w:t>BIS Working Paper</w:t>
            </w:r>
            <w:r w:rsidRPr="00E35084">
              <w:rPr>
                <w:rFonts w:cs="Times New Roman"/>
                <w:sz w:val="22"/>
              </w:rPr>
              <w:t xml:space="preserve"> 696</w:t>
            </w:r>
          </w:p>
        </w:tc>
      </w:tr>
      <w:tr w:rsidR="00E35084" w14:paraId="24EC47FE" w14:textId="77777777" w:rsidTr="00E35084">
        <w:tc>
          <w:tcPr>
            <w:tcW w:w="2665" w:type="dxa"/>
          </w:tcPr>
          <w:p w14:paraId="7CD83D51" w14:textId="77777777" w:rsidR="00E35084" w:rsidRPr="00E35084" w:rsidRDefault="00E35084" w:rsidP="00050C0F">
            <w:pPr>
              <w:spacing w:before="0" w:line="276" w:lineRule="auto"/>
              <w:rPr>
                <w:rFonts w:cs="Times New Roman"/>
                <w:sz w:val="22"/>
              </w:rPr>
            </w:pPr>
            <w:r w:rsidRPr="00E35084">
              <w:rPr>
                <w:rFonts w:cs="Times New Roman"/>
                <w:color w:val="000000"/>
                <w:sz w:val="22"/>
              </w:rPr>
              <w:t>NK_GHP16</w:t>
            </w:r>
          </w:p>
        </w:tc>
        <w:tc>
          <w:tcPr>
            <w:tcW w:w="5975" w:type="dxa"/>
          </w:tcPr>
          <w:p w14:paraId="0EB53C4C" w14:textId="77777777" w:rsidR="00E35084" w:rsidRPr="00E35084" w:rsidRDefault="00E35084" w:rsidP="00050C0F">
            <w:pPr>
              <w:spacing w:before="0" w:line="276" w:lineRule="auto"/>
              <w:rPr>
                <w:rFonts w:cs="Times New Roman"/>
                <w:sz w:val="22"/>
              </w:rPr>
            </w:pPr>
            <w:proofErr w:type="spellStart"/>
            <w:r w:rsidRPr="00E35084">
              <w:rPr>
                <w:rFonts w:cs="Times New Roman"/>
                <w:sz w:val="22"/>
              </w:rPr>
              <w:t>Gnocci</w:t>
            </w:r>
            <w:proofErr w:type="spellEnd"/>
            <w:r w:rsidRPr="00E35084">
              <w:rPr>
                <w:rFonts w:cs="Times New Roman"/>
                <w:sz w:val="22"/>
              </w:rPr>
              <w:t xml:space="preserve"> et al. (2016): Housework and fiscal expansions, </w:t>
            </w:r>
            <w:r w:rsidRPr="00E35084">
              <w:rPr>
                <w:rFonts w:cs="Times New Roman"/>
                <w:i/>
                <w:iCs/>
                <w:sz w:val="22"/>
              </w:rPr>
              <w:t>Journal of Monetary Economics</w:t>
            </w:r>
            <w:r w:rsidRPr="00E35084">
              <w:rPr>
                <w:rFonts w:cs="Times New Roman"/>
                <w:sz w:val="22"/>
              </w:rPr>
              <w:t xml:space="preserve"> 79, pp. 94–108</w:t>
            </w:r>
          </w:p>
        </w:tc>
      </w:tr>
      <w:tr w:rsidR="00E35084" w14:paraId="3D3C3582" w14:textId="77777777" w:rsidTr="00E35084">
        <w:tc>
          <w:tcPr>
            <w:tcW w:w="2665" w:type="dxa"/>
          </w:tcPr>
          <w:p w14:paraId="5B98FEDA" w14:textId="77777777" w:rsidR="00E35084" w:rsidRPr="00E35084" w:rsidRDefault="00E35084" w:rsidP="00050C0F">
            <w:pPr>
              <w:spacing w:before="0" w:line="276" w:lineRule="auto"/>
              <w:rPr>
                <w:rFonts w:cs="Times New Roman"/>
                <w:sz w:val="22"/>
              </w:rPr>
            </w:pPr>
            <w:r w:rsidRPr="00E35084">
              <w:rPr>
                <w:rFonts w:cs="Times New Roman"/>
                <w:color w:val="000000"/>
                <w:sz w:val="22"/>
              </w:rPr>
              <w:t>NK_GK11</w:t>
            </w:r>
          </w:p>
        </w:tc>
        <w:tc>
          <w:tcPr>
            <w:tcW w:w="5975" w:type="dxa"/>
          </w:tcPr>
          <w:p w14:paraId="1775D4ED" w14:textId="77777777" w:rsidR="00E35084" w:rsidRPr="00E35084" w:rsidRDefault="00E35084" w:rsidP="00050C0F">
            <w:pPr>
              <w:spacing w:before="0" w:line="276" w:lineRule="auto"/>
              <w:rPr>
                <w:rFonts w:cs="Times New Roman"/>
                <w:sz w:val="22"/>
              </w:rPr>
            </w:pPr>
            <w:r w:rsidRPr="00E35084">
              <w:rPr>
                <w:rFonts w:cs="Times New Roman"/>
                <w:sz w:val="22"/>
              </w:rPr>
              <w:t xml:space="preserve">Gertler and Karadi (2011): A model of unconventional monetary policy, </w:t>
            </w:r>
            <w:r w:rsidRPr="00E35084">
              <w:rPr>
                <w:rFonts w:cs="Times New Roman"/>
                <w:i/>
                <w:iCs/>
                <w:sz w:val="22"/>
              </w:rPr>
              <w:t>Journal of Monetary Economics</w:t>
            </w:r>
            <w:r w:rsidRPr="00E35084">
              <w:rPr>
                <w:rFonts w:cs="Times New Roman"/>
                <w:sz w:val="22"/>
              </w:rPr>
              <w:t xml:space="preserve"> 58, pp. 17–34</w:t>
            </w:r>
          </w:p>
        </w:tc>
      </w:tr>
      <w:tr w:rsidR="00E35084" w14:paraId="33EA5669" w14:textId="77777777" w:rsidTr="00E35084">
        <w:tc>
          <w:tcPr>
            <w:tcW w:w="2665" w:type="dxa"/>
          </w:tcPr>
          <w:p w14:paraId="22488A09" w14:textId="020B55D2" w:rsidR="00E35084" w:rsidRPr="00E35084" w:rsidRDefault="00E35084" w:rsidP="00050C0F">
            <w:pPr>
              <w:spacing w:before="0" w:line="276" w:lineRule="auto"/>
              <w:rPr>
                <w:rFonts w:cs="Times New Roman"/>
                <w:sz w:val="22"/>
              </w:rPr>
            </w:pPr>
            <w:r w:rsidRPr="00E35084">
              <w:rPr>
                <w:rFonts w:cs="Times New Roman"/>
                <w:color w:val="000000"/>
                <w:sz w:val="22"/>
              </w:rPr>
              <w:t>NK_GK13*</w:t>
            </w:r>
          </w:p>
        </w:tc>
        <w:tc>
          <w:tcPr>
            <w:tcW w:w="5975" w:type="dxa"/>
          </w:tcPr>
          <w:p w14:paraId="53E43D6E" w14:textId="77777777" w:rsidR="00E35084" w:rsidRPr="00E35084" w:rsidRDefault="00E35084" w:rsidP="00050C0F">
            <w:pPr>
              <w:spacing w:before="0" w:line="276" w:lineRule="auto"/>
              <w:rPr>
                <w:rFonts w:cs="Times New Roman"/>
                <w:sz w:val="22"/>
              </w:rPr>
            </w:pPr>
            <w:r w:rsidRPr="00E35084">
              <w:rPr>
                <w:rFonts w:cs="Times New Roman"/>
                <w:sz w:val="22"/>
              </w:rPr>
              <w:t xml:space="preserve">Gertler and Karadi (2013): QE 1 vs. 2 vs. 3. . .: A framework for analyzing large-scale asset purchases as a monetary policy tool, </w:t>
            </w:r>
            <w:r w:rsidRPr="00E35084">
              <w:rPr>
                <w:rFonts w:cs="Times New Roman"/>
                <w:i/>
                <w:iCs/>
                <w:sz w:val="22"/>
              </w:rPr>
              <w:t>International Journal of Central Banking</w:t>
            </w:r>
            <w:r w:rsidRPr="00E35084">
              <w:rPr>
                <w:rFonts w:cs="Times New Roman"/>
                <w:sz w:val="22"/>
              </w:rPr>
              <w:t xml:space="preserve"> 9</w:t>
            </w:r>
          </w:p>
        </w:tc>
      </w:tr>
      <w:tr w:rsidR="00E35084" w14:paraId="398C9D4F" w14:textId="77777777" w:rsidTr="00E35084">
        <w:tc>
          <w:tcPr>
            <w:tcW w:w="2665" w:type="dxa"/>
          </w:tcPr>
          <w:p w14:paraId="7C27E9CA" w14:textId="77777777" w:rsidR="00E35084" w:rsidRPr="00E35084" w:rsidRDefault="00E35084" w:rsidP="00050C0F">
            <w:pPr>
              <w:spacing w:before="0" w:line="276" w:lineRule="auto"/>
              <w:rPr>
                <w:rFonts w:cs="Times New Roman"/>
                <w:sz w:val="22"/>
              </w:rPr>
            </w:pPr>
            <w:r w:rsidRPr="00E35084">
              <w:rPr>
                <w:rFonts w:cs="Times New Roman"/>
                <w:color w:val="000000"/>
                <w:sz w:val="22"/>
              </w:rPr>
              <w:t>NK_GLSV07</w:t>
            </w:r>
          </w:p>
        </w:tc>
        <w:tc>
          <w:tcPr>
            <w:tcW w:w="5975" w:type="dxa"/>
          </w:tcPr>
          <w:p w14:paraId="2240E737" w14:textId="77777777" w:rsidR="00E35084" w:rsidRPr="00E35084" w:rsidRDefault="00E35084" w:rsidP="00050C0F">
            <w:pPr>
              <w:spacing w:before="0" w:line="276" w:lineRule="auto"/>
              <w:rPr>
                <w:rFonts w:cs="Times New Roman"/>
                <w:sz w:val="22"/>
              </w:rPr>
            </w:pPr>
            <w:proofErr w:type="spellStart"/>
            <w:r w:rsidRPr="00E35084">
              <w:rPr>
                <w:rFonts w:cs="Times New Roman"/>
                <w:sz w:val="22"/>
              </w:rPr>
              <w:t>Galí</w:t>
            </w:r>
            <w:proofErr w:type="spellEnd"/>
            <w:r w:rsidRPr="00E35084">
              <w:rPr>
                <w:rFonts w:cs="Times New Roman"/>
                <w:sz w:val="22"/>
              </w:rPr>
              <w:t xml:space="preserve"> et al. (2007): Understanding the effects of government spending on consumption, </w:t>
            </w:r>
            <w:r w:rsidRPr="00E35084">
              <w:rPr>
                <w:rFonts w:cs="Times New Roman"/>
                <w:i/>
                <w:iCs/>
                <w:sz w:val="22"/>
              </w:rPr>
              <w:t>Journal of the European Economic Association</w:t>
            </w:r>
            <w:r w:rsidRPr="00E35084">
              <w:rPr>
                <w:rFonts w:cs="Times New Roman"/>
                <w:sz w:val="22"/>
              </w:rPr>
              <w:t xml:space="preserve"> 5, pp. 227–270</w:t>
            </w:r>
          </w:p>
        </w:tc>
      </w:tr>
      <w:tr w:rsidR="00E35084" w14:paraId="08E731C1" w14:textId="77777777" w:rsidTr="00E35084">
        <w:tc>
          <w:tcPr>
            <w:tcW w:w="2665" w:type="dxa"/>
          </w:tcPr>
          <w:p w14:paraId="15CE292B" w14:textId="77777777" w:rsidR="00E35084" w:rsidRPr="00E35084" w:rsidRDefault="00E35084" w:rsidP="00050C0F">
            <w:pPr>
              <w:spacing w:before="0" w:line="276" w:lineRule="auto"/>
              <w:rPr>
                <w:rFonts w:cs="Times New Roman"/>
                <w:color w:val="000000"/>
                <w:sz w:val="22"/>
              </w:rPr>
            </w:pPr>
            <w:r w:rsidRPr="00E35084">
              <w:rPr>
                <w:rFonts w:cs="Times New Roman"/>
                <w:color w:val="000000"/>
                <w:sz w:val="22"/>
              </w:rPr>
              <w:t>NK_GM07</w:t>
            </w:r>
          </w:p>
        </w:tc>
        <w:tc>
          <w:tcPr>
            <w:tcW w:w="5975" w:type="dxa"/>
          </w:tcPr>
          <w:p w14:paraId="210E229A" w14:textId="77777777" w:rsidR="00E35084" w:rsidRPr="00E35084" w:rsidRDefault="00E35084" w:rsidP="00050C0F">
            <w:pPr>
              <w:spacing w:before="0" w:line="276" w:lineRule="auto"/>
              <w:rPr>
                <w:rFonts w:cs="Times New Roman"/>
                <w:sz w:val="22"/>
              </w:rPr>
            </w:pPr>
            <w:r w:rsidRPr="00E35084">
              <w:rPr>
                <w:rFonts w:cs="Times New Roman"/>
                <w:sz w:val="22"/>
              </w:rPr>
              <w:t xml:space="preserve">Goodfriend and McCallum (2007): Banking and interest rates in monetary policy analysis: A quantitative exploration, </w:t>
            </w:r>
            <w:r w:rsidRPr="00E35084">
              <w:rPr>
                <w:rFonts w:cs="Times New Roman"/>
                <w:i/>
                <w:iCs/>
                <w:sz w:val="22"/>
              </w:rPr>
              <w:t>Journal of Monetary Economics</w:t>
            </w:r>
            <w:r w:rsidRPr="00E35084">
              <w:rPr>
                <w:rFonts w:cs="Times New Roman"/>
                <w:sz w:val="22"/>
              </w:rPr>
              <w:t xml:space="preserve"> 54, pp. 1480–1507</w:t>
            </w:r>
          </w:p>
        </w:tc>
      </w:tr>
      <w:tr w:rsidR="00E35084" w14:paraId="73AFDCEC" w14:textId="77777777" w:rsidTr="00E35084">
        <w:tc>
          <w:tcPr>
            <w:tcW w:w="2665" w:type="dxa"/>
          </w:tcPr>
          <w:p w14:paraId="208A9D13" w14:textId="47C95D85" w:rsidR="00E35084" w:rsidRPr="00E35084" w:rsidRDefault="00E35084" w:rsidP="00050C0F">
            <w:pPr>
              <w:spacing w:before="0" w:line="276" w:lineRule="auto"/>
              <w:rPr>
                <w:rFonts w:cs="Times New Roman"/>
                <w:sz w:val="22"/>
              </w:rPr>
            </w:pPr>
            <w:r w:rsidRPr="00E35084">
              <w:rPr>
                <w:rFonts w:cs="Times New Roman"/>
                <w:color w:val="000000"/>
                <w:sz w:val="22"/>
              </w:rPr>
              <w:t>NK_GSSZ17*</w:t>
            </w:r>
          </w:p>
        </w:tc>
        <w:tc>
          <w:tcPr>
            <w:tcW w:w="5975" w:type="dxa"/>
          </w:tcPr>
          <w:p w14:paraId="00B89575" w14:textId="77777777" w:rsidR="00E35084" w:rsidRPr="00E35084" w:rsidRDefault="00E35084" w:rsidP="00050C0F">
            <w:pPr>
              <w:spacing w:before="0" w:line="276" w:lineRule="auto"/>
              <w:rPr>
                <w:rFonts w:cs="Times New Roman"/>
                <w:sz w:val="22"/>
              </w:rPr>
            </w:pPr>
            <w:r w:rsidRPr="00E35084">
              <w:rPr>
                <w:rFonts w:cs="Times New Roman"/>
                <w:sz w:val="22"/>
              </w:rPr>
              <w:t xml:space="preserve">Gilchrist et al. (2017): Inflation dynamics during the financial crisis, </w:t>
            </w:r>
            <w:r w:rsidRPr="00E35084">
              <w:rPr>
                <w:rFonts w:cs="Times New Roman"/>
                <w:i/>
                <w:iCs/>
                <w:sz w:val="22"/>
              </w:rPr>
              <w:t>American Economic Review</w:t>
            </w:r>
            <w:r w:rsidRPr="00E35084">
              <w:rPr>
                <w:rFonts w:cs="Times New Roman"/>
                <w:sz w:val="22"/>
              </w:rPr>
              <w:t xml:space="preserve"> 107, pp. 785–823</w:t>
            </w:r>
          </w:p>
        </w:tc>
      </w:tr>
      <w:tr w:rsidR="00E35084" w14:paraId="23AA9B12" w14:textId="77777777" w:rsidTr="00E35084">
        <w:tc>
          <w:tcPr>
            <w:tcW w:w="2665" w:type="dxa"/>
          </w:tcPr>
          <w:p w14:paraId="630FDA6B" w14:textId="77777777" w:rsidR="00E35084" w:rsidRPr="00E35084" w:rsidRDefault="00E35084" w:rsidP="00050C0F">
            <w:pPr>
              <w:spacing w:before="0" w:line="276" w:lineRule="auto"/>
              <w:rPr>
                <w:rFonts w:cs="Times New Roman"/>
                <w:sz w:val="22"/>
              </w:rPr>
            </w:pPr>
            <w:r w:rsidRPr="00E35084">
              <w:rPr>
                <w:rFonts w:cs="Times New Roman"/>
                <w:color w:val="000000"/>
                <w:sz w:val="22"/>
              </w:rPr>
              <w:t>NK_IR04</w:t>
            </w:r>
          </w:p>
        </w:tc>
        <w:tc>
          <w:tcPr>
            <w:tcW w:w="5975" w:type="dxa"/>
          </w:tcPr>
          <w:p w14:paraId="723B2F3B" w14:textId="77777777" w:rsidR="00E35084" w:rsidRPr="00E35084" w:rsidRDefault="00E35084" w:rsidP="00050C0F">
            <w:pPr>
              <w:spacing w:before="0" w:line="276" w:lineRule="auto"/>
              <w:rPr>
                <w:rFonts w:cs="Times New Roman"/>
                <w:sz w:val="22"/>
              </w:rPr>
            </w:pPr>
            <w:r w:rsidRPr="00E35084">
              <w:rPr>
                <w:rFonts w:cs="Times New Roman"/>
                <w:sz w:val="22"/>
              </w:rPr>
              <w:t xml:space="preserve">Ireland (2004): Money’s role in the monetary business cycle, </w:t>
            </w:r>
            <w:r w:rsidRPr="00E35084">
              <w:rPr>
                <w:rFonts w:cs="Times New Roman"/>
                <w:i/>
                <w:iCs/>
                <w:sz w:val="22"/>
              </w:rPr>
              <w:t>Journal of Money, Credit and Banking</w:t>
            </w:r>
            <w:r w:rsidRPr="00E35084">
              <w:rPr>
                <w:rFonts w:cs="Times New Roman"/>
                <w:sz w:val="22"/>
              </w:rPr>
              <w:t xml:space="preserve"> 36(6), pp. 969–983</w:t>
            </w:r>
          </w:p>
        </w:tc>
      </w:tr>
      <w:tr w:rsidR="00E35084" w14:paraId="4CF568F2" w14:textId="77777777" w:rsidTr="00E35084">
        <w:tc>
          <w:tcPr>
            <w:tcW w:w="2665" w:type="dxa"/>
          </w:tcPr>
          <w:p w14:paraId="1072E0FF" w14:textId="77777777" w:rsidR="00E35084" w:rsidRPr="00E35084" w:rsidRDefault="00E35084" w:rsidP="00050C0F">
            <w:pPr>
              <w:spacing w:before="0" w:line="276" w:lineRule="auto"/>
              <w:rPr>
                <w:rFonts w:cs="Times New Roman"/>
                <w:sz w:val="22"/>
              </w:rPr>
            </w:pPr>
            <w:r w:rsidRPr="00E35084">
              <w:rPr>
                <w:rFonts w:cs="Times New Roman"/>
                <w:color w:val="000000"/>
                <w:sz w:val="22"/>
              </w:rPr>
              <w:t>NK_KM16</w:t>
            </w:r>
          </w:p>
        </w:tc>
        <w:tc>
          <w:tcPr>
            <w:tcW w:w="5975" w:type="dxa"/>
          </w:tcPr>
          <w:p w14:paraId="222E5222" w14:textId="77777777" w:rsidR="00E35084" w:rsidRPr="00E35084" w:rsidRDefault="00E35084" w:rsidP="00050C0F">
            <w:pPr>
              <w:spacing w:before="0" w:line="276" w:lineRule="auto"/>
              <w:rPr>
                <w:rFonts w:cs="Times New Roman"/>
                <w:sz w:val="22"/>
              </w:rPr>
            </w:pPr>
            <w:r w:rsidRPr="00E35084">
              <w:rPr>
                <w:rFonts w:cs="Times New Roman"/>
                <w:sz w:val="22"/>
              </w:rPr>
              <w:t xml:space="preserve">Krause and Moyen (2016): Public Debt and Changing Inflation Targets, </w:t>
            </w:r>
            <w:r w:rsidRPr="00E35084">
              <w:rPr>
                <w:rFonts w:cs="Times New Roman"/>
                <w:i/>
                <w:iCs/>
                <w:sz w:val="22"/>
              </w:rPr>
              <w:t>American Economic Journal: Macroeconomics</w:t>
            </w:r>
            <w:r w:rsidRPr="00E35084">
              <w:rPr>
                <w:rFonts w:cs="Times New Roman"/>
                <w:sz w:val="22"/>
              </w:rPr>
              <w:t xml:space="preserve"> 8, pp. 142–76</w:t>
            </w:r>
          </w:p>
        </w:tc>
      </w:tr>
      <w:tr w:rsidR="00E35084" w14:paraId="59F7D66D" w14:textId="77777777" w:rsidTr="00E35084">
        <w:tc>
          <w:tcPr>
            <w:tcW w:w="2665" w:type="dxa"/>
          </w:tcPr>
          <w:p w14:paraId="5251DEC0" w14:textId="77777777" w:rsidR="00E35084" w:rsidRPr="00E35084" w:rsidRDefault="00E35084" w:rsidP="00050C0F">
            <w:pPr>
              <w:spacing w:before="0" w:line="276" w:lineRule="auto"/>
              <w:rPr>
                <w:rFonts w:cs="Times New Roman"/>
                <w:sz w:val="22"/>
              </w:rPr>
            </w:pPr>
            <w:r w:rsidRPr="00E35084">
              <w:rPr>
                <w:rFonts w:cs="Times New Roman"/>
                <w:color w:val="000000"/>
                <w:sz w:val="22"/>
              </w:rPr>
              <w:t>NK_KRS12</w:t>
            </w:r>
          </w:p>
        </w:tc>
        <w:tc>
          <w:tcPr>
            <w:tcW w:w="5975" w:type="dxa"/>
          </w:tcPr>
          <w:p w14:paraId="29DB5819" w14:textId="77777777" w:rsidR="00E35084" w:rsidRPr="00E35084" w:rsidRDefault="00E35084" w:rsidP="00050C0F">
            <w:pPr>
              <w:spacing w:before="0" w:line="276" w:lineRule="auto"/>
              <w:rPr>
                <w:rFonts w:cs="Times New Roman"/>
                <w:sz w:val="22"/>
              </w:rPr>
            </w:pPr>
            <w:r w:rsidRPr="00E35084">
              <w:rPr>
                <w:rFonts w:cs="Times New Roman"/>
                <w:sz w:val="22"/>
              </w:rPr>
              <w:t xml:space="preserve">Kannan et al. (2012): Monetary and Macroprudential Policy Rules in a Model with House Price Booms, </w:t>
            </w:r>
            <w:r w:rsidRPr="00E35084">
              <w:rPr>
                <w:rFonts w:cs="Times New Roman"/>
                <w:i/>
                <w:iCs/>
                <w:sz w:val="22"/>
              </w:rPr>
              <w:t>The B.E. Journal of Macroeconomics</w:t>
            </w:r>
            <w:r w:rsidRPr="00E35084">
              <w:rPr>
                <w:rFonts w:cs="Times New Roman"/>
                <w:sz w:val="22"/>
              </w:rPr>
              <w:t xml:space="preserve"> 12(1), pp. 1–44</w:t>
            </w:r>
          </w:p>
        </w:tc>
      </w:tr>
      <w:tr w:rsidR="00E35084" w14:paraId="736DD739" w14:textId="77777777" w:rsidTr="00E35084">
        <w:tc>
          <w:tcPr>
            <w:tcW w:w="2665" w:type="dxa"/>
          </w:tcPr>
          <w:p w14:paraId="31B2761F" w14:textId="77777777" w:rsidR="00E35084" w:rsidRPr="00E35084" w:rsidRDefault="00E35084" w:rsidP="00050C0F">
            <w:pPr>
              <w:spacing w:before="0" w:line="276" w:lineRule="auto"/>
              <w:rPr>
                <w:rFonts w:cs="Times New Roman"/>
                <w:sz w:val="22"/>
              </w:rPr>
            </w:pPr>
            <w:r w:rsidRPr="00E35084">
              <w:rPr>
                <w:rFonts w:cs="Times New Roman"/>
                <w:color w:val="000000"/>
                <w:sz w:val="22"/>
              </w:rPr>
              <w:t>NK_KW16</w:t>
            </w:r>
          </w:p>
        </w:tc>
        <w:tc>
          <w:tcPr>
            <w:tcW w:w="5975" w:type="dxa"/>
          </w:tcPr>
          <w:p w14:paraId="266A3E4F" w14:textId="77777777" w:rsidR="00E35084" w:rsidRPr="00E35084" w:rsidRDefault="00E35084" w:rsidP="00050C0F">
            <w:pPr>
              <w:spacing w:before="0" w:line="276" w:lineRule="auto"/>
              <w:rPr>
                <w:rFonts w:cs="Times New Roman"/>
                <w:sz w:val="22"/>
              </w:rPr>
            </w:pPr>
            <w:r w:rsidRPr="00E35084">
              <w:rPr>
                <w:rFonts w:cs="Times New Roman"/>
                <w:sz w:val="22"/>
              </w:rPr>
              <w:t xml:space="preserve">Kirchner and van </w:t>
            </w:r>
            <w:proofErr w:type="spellStart"/>
            <w:r w:rsidRPr="00E35084">
              <w:rPr>
                <w:rFonts w:cs="Times New Roman"/>
                <w:sz w:val="22"/>
              </w:rPr>
              <w:t>Wijnbergen</w:t>
            </w:r>
            <w:proofErr w:type="spellEnd"/>
            <w:r w:rsidRPr="00E35084">
              <w:rPr>
                <w:rFonts w:cs="Times New Roman"/>
                <w:sz w:val="22"/>
              </w:rPr>
              <w:t xml:space="preserve"> (2016): Fiscal deficits, financial fragility, and the effectiveness of government policies, </w:t>
            </w:r>
            <w:r w:rsidRPr="00E35084">
              <w:rPr>
                <w:rFonts w:cs="Times New Roman"/>
                <w:i/>
                <w:iCs/>
                <w:sz w:val="22"/>
              </w:rPr>
              <w:t>Journal of Monetary Economics</w:t>
            </w:r>
            <w:r w:rsidRPr="00E35084">
              <w:rPr>
                <w:rFonts w:cs="Times New Roman"/>
                <w:sz w:val="22"/>
              </w:rPr>
              <w:t xml:space="preserve"> 80, pp. 51–68</w:t>
            </w:r>
          </w:p>
        </w:tc>
      </w:tr>
      <w:tr w:rsidR="00E35084" w14:paraId="00505711" w14:textId="77777777" w:rsidTr="00E35084">
        <w:tc>
          <w:tcPr>
            <w:tcW w:w="2665" w:type="dxa"/>
          </w:tcPr>
          <w:p w14:paraId="2EB845A5" w14:textId="77777777" w:rsidR="00E35084" w:rsidRPr="00E35084" w:rsidRDefault="00E35084" w:rsidP="00050C0F">
            <w:pPr>
              <w:spacing w:before="0" w:line="276" w:lineRule="auto"/>
              <w:rPr>
                <w:rFonts w:cs="Times New Roman"/>
                <w:sz w:val="22"/>
              </w:rPr>
            </w:pPr>
            <w:r w:rsidRPr="00E35084">
              <w:rPr>
                <w:rFonts w:cs="Times New Roman"/>
                <w:color w:val="000000"/>
                <w:sz w:val="22"/>
              </w:rPr>
              <w:t>NK_MCN99cr</w:t>
            </w:r>
          </w:p>
        </w:tc>
        <w:tc>
          <w:tcPr>
            <w:tcW w:w="5975" w:type="dxa"/>
          </w:tcPr>
          <w:p w14:paraId="6E54A6BA" w14:textId="77777777" w:rsidR="00E35084" w:rsidRPr="00E35084" w:rsidRDefault="00E35084" w:rsidP="00050C0F">
            <w:pPr>
              <w:spacing w:before="0" w:line="276" w:lineRule="auto"/>
              <w:rPr>
                <w:rFonts w:cs="Times New Roman"/>
                <w:sz w:val="22"/>
              </w:rPr>
            </w:pPr>
            <w:r w:rsidRPr="00E35084">
              <w:rPr>
                <w:rFonts w:cs="Times New Roman"/>
                <w:sz w:val="22"/>
              </w:rPr>
              <w:t xml:space="preserve">McCallum and Nelson (1999): Performance of operational policy rules in an estimated semi-classical structural model, in: Taylor, J.B. (Ed.), </w:t>
            </w:r>
            <w:r w:rsidRPr="00E35084">
              <w:rPr>
                <w:rFonts w:cs="Times New Roman"/>
                <w:i/>
                <w:iCs/>
                <w:sz w:val="22"/>
              </w:rPr>
              <w:t>Monetary Policy Rules</w:t>
            </w:r>
            <w:r w:rsidRPr="00E35084">
              <w:rPr>
                <w:rFonts w:cs="Times New Roman"/>
                <w:sz w:val="22"/>
              </w:rPr>
              <w:t>, pp. 15–56.</w:t>
            </w:r>
          </w:p>
        </w:tc>
      </w:tr>
      <w:tr w:rsidR="00E35084" w14:paraId="0389E357" w14:textId="77777777" w:rsidTr="00E35084">
        <w:tc>
          <w:tcPr>
            <w:tcW w:w="2665" w:type="dxa"/>
          </w:tcPr>
          <w:p w14:paraId="07C22671" w14:textId="77777777" w:rsidR="00E35084" w:rsidRPr="00E35084" w:rsidRDefault="00E35084" w:rsidP="00050C0F">
            <w:pPr>
              <w:spacing w:before="0" w:line="276" w:lineRule="auto"/>
              <w:rPr>
                <w:rFonts w:cs="Times New Roman"/>
                <w:sz w:val="22"/>
              </w:rPr>
            </w:pPr>
            <w:r w:rsidRPr="00E35084">
              <w:rPr>
                <w:rFonts w:cs="Times New Roman"/>
                <w:color w:val="000000"/>
                <w:sz w:val="22"/>
              </w:rPr>
              <w:lastRenderedPageBreak/>
              <w:t>NK_MI14</w:t>
            </w:r>
          </w:p>
        </w:tc>
        <w:tc>
          <w:tcPr>
            <w:tcW w:w="5975" w:type="dxa"/>
          </w:tcPr>
          <w:p w14:paraId="3E496CC8" w14:textId="77777777" w:rsidR="00E35084" w:rsidRPr="00E35084" w:rsidRDefault="00E35084" w:rsidP="00050C0F">
            <w:pPr>
              <w:spacing w:before="0" w:line="276" w:lineRule="auto"/>
              <w:rPr>
                <w:rFonts w:cs="Times New Roman"/>
                <w:sz w:val="22"/>
              </w:rPr>
            </w:pPr>
            <w:proofErr w:type="spellStart"/>
            <w:r w:rsidRPr="00E35084">
              <w:rPr>
                <w:rFonts w:cs="Times New Roman"/>
                <w:sz w:val="22"/>
              </w:rPr>
              <w:t>Michaillat</w:t>
            </w:r>
            <w:proofErr w:type="spellEnd"/>
            <w:r w:rsidRPr="00E35084">
              <w:rPr>
                <w:rFonts w:cs="Times New Roman"/>
                <w:sz w:val="22"/>
              </w:rPr>
              <w:t xml:space="preserve"> (2014): A theory of countercyclical government multiplier, </w:t>
            </w:r>
            <w:r w:rsidRPr="00E35084">
              <w:rPr>
                <w:rFonts w:cs="Times New Roman"/>
                <w:i/>
                <w:iCs/>
                <w:sz w:val="22"/>
              </w:rPr>
              <w:t>American Economic Journal: Macroeconomics</w:t>
            </w:r>
            <w:r w:rsidRPr="00E35084">
              <w:rPr>
                <w:rFonts w:cs="Times New Roman"/>
                <w:sz w:val="22"/>
              </w:rPr>
              <w:t xml:space="preserve"> 6, pp. 190–217</w:t>
            </w:r>
          </w:p>
        </w:tc>
      </w:tr>
      <w:tr w:rsidR="00E35084" w14:paraId="592C0235" w14:textId="77777777" w:rsidTr="00E35084">
        <w:tc>
          <w:tcPr>
            <w:tcW w:w="2665" w:type="dxa"/>
          </w:tcPr>
          <w:p w14:paraId="44C83375" w14:textId="508193C1" w:rsidR="00E35084" w:rsidRPr="00E35084" w:rsidRDefault="00E35084" w:rsidP="00050C0F">
            <w:pPr>
              <w:spacing w:before="0" w:line="276" w:lineRule="auto"/>
              <w:rPr>
                <w:rFonts w:cs="Times New Roman"/>
                <w:sz w:val="22"/>
              </w:rPr>
            </w:pPr>
            <w:r w:rsidRPr="00E35084">
              <w:rPr>
                <w:rFonts w:cs="Times New Roman"/>
                <w:color w:val="000000"/>
                <w:sz w:val="22"/>
              </w:rPr>
              <w:t>NK_MM10</w:t>
            </w:r>
            <w:proofErr w:type="gramStart"/>
            <w:r w:rsidRPr="00E35084">
              <w:rPr>
                <w:rFonts w:cs="Times New Roman"/>
                <w:color w:val="000000"/>
                <w:sz w:val="22"/>
              </w:rPr>
              <w:t>*</w:t>
            </w:r>
            <w:r w:rsidRPr="00E35084">
              <w:rPr>
                <w:rFonts w:cs="Times New Roman"/>
                <w:color w:val="000000"/>
                <w:sz w:val="22"/>
                <w:vertAlign w:val="superscript"/>
              </w:rPr>
              <w:t>,</w:t>
            </w:r>
            <w:r w:rsidRPr="00E35084">
              <w:rPr>
                <w:rFonts w:cs="Times New Roman"/>
                <w:color w:val="000000"/>
                <w:sz w:val="22"/>
              </w:rPr>
              <w:t>*</w:t>
            </w:r>
            <w:proofErr w:type="gramEnd"/>
            <w:r w:rsidRPr="00E35084">
              <w:rPr>
                <w:rFonts w:cs="Times New Roman"/>
                <w:color w:val="000000"/>
                <w:sz w:val="22"/>
              </w:rPr>
              <w:t>*</w:t>
            </w:r>
          </w:p>
        </w:tc>
        <w:tc>
          <w:tcPr>
            <w:tcW w:w="5975" w:type="dxa"/>
          </w:tcPr>
          <w:p w14:paraId="4F6AE658" w14:textId="77777777" w:rsidR="00E35084" w:rsidRPr="00E35084" w:rsidRDefault="00E35084" w:rsidP="00050C0F">
            <w:pPr>
              <w:spacing w:before="0" w:line="276" w:lineRule="auto"/>
              <w:rPr>
                <w:rFonts w:cs="Times New Roman"/>
                <w:sz w:val="22"/>
              </w:rPr>
            </w:pPr>
            <w:r w:rsidRPr="00E35084">
              <w:rPr>
                <w:rFonts w:cs="Times New Roman"/>
                <w:sz w:val="22"/>
              </w:rPr>
              <w:t xml:space="preserve">Meh and Moran (2010): The role of bank capital in the propagation of shocks, </w:t>
            </w:r>
            <w:r w:rsidRPr="00E35084">
              <w:rPr>
                <w:rFonts w:cs="Times New Roman"/>
                <w:i/>
                <w:iCs/>
                <w:sz w:val="22"/>
              </w:rPr>
              <w:t>Journal of Economic Dynamics and Control</w:t>
            </w:r>
            <w:r w:rsidRPr="00E35084">
              <w:rPr>
                <w:rFonts w:cs="Times New Roman"/>
                <w:sz w:val="22"/>
              </w:rPr>
              <w:t xml:space="preserve"> 34, pp. 555–576</w:t>
            </w:r>
          </w:p>
        </w:tc>
      </w:tr>
      <w:tr w:rsidR="00E35084" w14:paraId="1F55373F" w14:textId="77777777" w:rsidTr="00E35084">
        <w:tc>
          <w:tcPr>
            <w:tcW w:w="2665" w:type="dxa"/>
          </w:tcPr>
          <w:p w14:paraId="3448F025" w14:textId="77777777" w:rsidR="00E35084" w:rsidRPr="00E35084" w:rsidRDefault="00E35084" w:rsidP="00050C0F">
            <w:pPr>
              <w:spacing w:before="0" w:line="276" w:lineRule="auto"/>
              <w:rPr>
                <w:rFonts w:cs="Times New Roman"/>
                <w:sz w:val="22"/>
              </w:rPr>
            </w:pPr>
            <w:r w:rsidRPr="00E35084">
              <w:rPr>
                <w:rFonts w:cs="Times New Roman"/>
                <w:color w:val="000000"/>
                <w:sz w:val="22"/>
              </w:rPr>
              <w:t>NK_MPT10</w:t>
            </w:r>
          </w:p>
        </w:tc>
        <w:tc>
          <w:tcPr>
            <w:tcW w:w="5975" w:type="dxa"/>
          </w:tcPr>
          <w:p w14:paraId="6D3189BD" w14:textId="77777777" w:rsidR="00E35084" w:rsidRPr="00E35084" w:rsidRDefault="00E35084" w:rsidP="00050C0F">
            <w:pPr>
              <w:spacing w:before="0" w:line="276" w:lineRule="auto"/>
              <w:rPr>
                <w:rFonts w:cs="Times New Roman"/>
                <w:sz w:val="22"/>
              </w:rPr>
            </w:pPr>
            <w:r w:rsidRPr="00E35084">
              <w:rPr>
                <w:rFonts w:cs="Times New Roman"/>
                <w:sz w:val="22"/>
              </w:rPr>
              <w:t xml:space="preserve">Monacelli et al. (2010): Unemployment fiscal multipliers, </w:t>
            </w:r>
            <w:r w:rsidRPr="00E35084">
              <w:rPr>
                <w:rFonts w:cs="Times New Roman"/>
                <w:i/>
                <w:iCs/>
                <w:sz w:val="22"/>
              </w:rPr>
              <w:t>Journal of Monetary Economics</w:t>
            </w:r>
            <w:r w:rsidRPr="00E35084">
              <w:rPr>
                <w:rFonts w:cs="Times New Roman"/>
                <w:sz w:val="22"/>
              </w:rPr>
              <w:t xml:space="preserve"> 57, pp. 531–553</w:t>
            </w:r>
          </w:p>
        </w:tc>
      </w:tr>
      <w:tr w:rsidR="00E35084" w14:paraId="7951BE83" w14:textId="77777777" w:rsidTr="00E35084">
        <w:tc>
          <w:tcPr>
            <w:tcW w:w="2665" w:type="dxa"/>
          </w:tcPr>
          <w:p w14:paraId="4E81E17A" w14:textId="77777777" w:rsidR="00E35084" w:rsidRPr="00E35084" w:rsidRDefault="00E35084" w:rsidP="00050C0F">
            <w:pPr>
              <w:spacing w:before="0" w:line="276" w:lineRule="auto"/>
              <w:rPr>
                <w:rFonts w:cs="Times New Roman"/>
                <w:sz w:val="22"/>
              </w:rPr>
            </w:pPr>
            <w:r w:rsidRPr="00E35084">
              <w:rPr>
                <w:rFonts w:cs="Times New Roman"/>
                <w:color w:val="000000"/>
                <w:sz w:val="22"/>
              </w:rPr>
              <w:t>NK_NS14</w:t>
            </w:r>
          </w:p>
        </w:tc>
        <w:tc>
          <w:tcPr>
            <w:tcW w:w="5975" w:type="dxa"/>
          </w:tcPr>
          <w:p w14:paraId="67B3F6D6" w14:textId="77777777" w:rsidR="00E35084" w:rsidRPr="00E35084" w:rsidRDefault="00E35084" w:rsidP="00050C0F">
            <w:pPr>
              <w:spacing w:before="0" w:line="276" w:lineRule="auto"/>
              <w:rPr>
                <w:rFonts w:cs="Times New Roman"/>
                <w:sz w:val="22"/>
              </w:rPr>
            </w:pPr>
            <w:r w:rsidRPr="00E35084">
              <w:rPr>
                <w:rFonts w:cs="Times New Roman"/>
                <w:sz w:val="22"/>
              </w:rPr>
              <w:t xml:space="preserve">Nakamura and Steinsson (2014): Fiscal stimulus in a monetary union: Evidence from us regions, </w:t>
            </w:r>
            <w:r w:rsidRPr="00E35084">
              <w:rPr>
                <w:rFonts w:cs="Times New Roman"/>
                <w:i/>
                <w:iCs/>
                <w:sz w:val="22"/>
              </w:rPr>
              <w:t>American Economic Review</w:t>
            </w:r>
            <w:r w:rsidRPr="00E35084">
              <w:rPr>
                <w:rFonts w:cs="Times New Roman"/>
                <w:sz w:val="22"/>
              </w:rPr>
              <w:t xml:space="preserve"> 4, pp. 753–792</w:t>
            </w:r>
          </w:p>
        </w:tc>
      </w:tr>
      <w:tr w:rsidR="00E35084" w14:paraId="45E0BE05" w14:textId="77777777" w:rsidTr="00E35084">
        <w:tc>
          <w:tcPr>
            <w:tcW w:w="2665" w:type="dxa"/>
          </w:tcPr>
          <w:p w14:paraId="1AC3E1B7" w14:textId="77777777" w:rsidR="00E35084" w:rsidRPr="00E35084" w:rsidRDefault="00E35084" w:rsidP="00050C0F">
            <w:pPr>
              <w:spacing w:before="0" w:line="276" w:lineRule="auto"/>
              <w:rPr>
                <w:rFonts w:cs="Times New Roman"/>
                <w:sz w:val="22"/>
              </w:rPr>
            </w:pPr>
            <w:r w:rsidRPr="00E35084">
              <w:rPr>
                <w:rFonts w:cs="Times New Roman"/>
                <w:color w:val="000000"/>
                <w:sz w:val="22"/>
              </w:rPr>
              <w:t>NK_PP17</w:t>
            </w:r>
          </w:p>
        </w:tc>
        <w:tc>
          <w:tcPr>
            <w:tcW w:w="5975" w:type="dxa"/>
          </w:tcPr>
          <w:p w14:paraId="67B6DD1B" w14:textId="77777777" w:rsidR="00E35084" w:rsidRPr="00E35084" w:rsidRDefault="00E35084" w:rsidP="00050C0F">
            <w:pPr>
              <w:spacing w:before="0" w:line="276" w:lineRule="auto"/>
              <w:rPr>
                <w:rFonts w:cs="Times New Roman"/>
                <w:sz w:val="22"/>
              </w:rPr>
            </w:pPr>
            <w:r w:rsidRPr="00E35084">
              <w:rPr>
                <w:rFonts w:cs="Times New Roman"/>
                <w:sz w:val="22"/>
              </w:rPr>
              <w:t xml:space="preserve">Paoli and Paustian (2017): Coordinating monetary and macroprudential policies, </w:t>
            </w:r>
            <w:r w:rsidRPr="00E35084">
              <w:rPr>
                <w:rFonts w:cs="Times New Roman"/>
                <w:i/>
                <w:iCs/>
                <w:sz w:val="22"/>
              </w:rPr>
              <w:t>Journal of Money, Credit and Banking</w:t>
            </w:r>
            <w:r w:rsidRPr="00E35084">
              <w:rPr>
                <w:rFonts w:cs="Times New Roman"/>
                <w:sz w:val="22"/>
              </w:rPr>
              <w:t xml:space="preserve"> 49, pp. 319–349</w:t>
            </w:r>
          </w:p>
        </w:tc>
      </w:tr>
      <w:tr w:rsidR="00E35084" w14:paraId="6D08AADC" w14:textId="77777777" w:rsidTr="00E35084">
        <w:tc>
          <w:tcPr>
            <w:tcW w:w="2665" w:type="dxa"/>
          </w:tcPr>
          <w:p w14:paraId="35FE249E" w14:textId="77777777" w:rsidR="00E35084" w:rsidRPr="00E35084" w:rsidRDefault="00E35084" w:rsidP="00050C0F">
            <w:pPr>
              <w:spacing w:before="0" w:line="276" w:lineRule="auto"/>
              <w:rPr>
                <w:rFonts w:cs="Times New Roman"/>
                <w:sz w:val="22"/>
              </w:rPr>
            </w:pPr>
            <w:r w:rsidRPr="00E35084">
              <w:rPr>
                <w:rFonts w:cs="Times New Roman"/>
                <w:color w:val="000000"/>
                <w:sz w:val="22"/>
              </w:rPr>
              <w:t>NK_RA16</w:t>
            </w:r>
          </w:p>
        </w:tc>
        <w:tc>
          <w:tcPr>
            <w:tcW w:w="5975" w:type="dxa"/>
          </w:tcPr>
          <w:p w14:paraId="71CFA0B4" w14:textId="77777777" w:rsidR="00E35084" w:rsidRPr="00E35084" w:rsidRDefault="00E35084" w:rsidP="00050C0F">
            <w:pPr>
              <w:spacing w:before="0" w:line="276" w:lineRule="auto"/>
              <w:rPr>
                <w:rFonts w:cs="Times New Roman"/>
                <w:sz w:val="22"/>
              </w:rPr>
            </w:pPr>
            <w:proofErr w:type="spellStart"/>
            <w:r w:rsidRPr="00E35084">
              <w:rPr>
                <w:rFonts w:cs="Times New Roman"/>
                <w:sz w:val="22"/>
              </w:rPr>
              <w:t>Rannenberg</w:t>
            </w:r>
            <w:proofErr w:type="spellEnd"/>
            <w:r w:rsidRPr="00E35084">
              <w:rPr>
                <w:rFonts w:cs="Times New Roman"/>
                <w:sz w:val="22"/>
              </w:rPr>
              <w:t xml:space="preserve"> (2016): Bank leverage cycles and the external finance premium, </w:t>
            </w:r>
            <w:r w:rsidRPr="00E35084">
              <w:rPr>
                <w:rFonts w:cs="Times New Roman"/>
                <w:i/>
                <w:iCs/>
                <w:sz w:val="22"/>
              </w:rPr>
              <w:t>Journal of Money, Credit and Banking</w:t>
            </w:r>
            <w:r w:rsidRPr="00E35084">
              <w:rPr>
                <w:rFonts w:cs="Times New Roman"/>
                <w:sz w:val="22"/>
              </w:rPr>
              <w:t xml:space="preserve"> 48, pp. 1569–1612</w:t>
            </w:r>
          </w:p>
        </w:tc>
      </w:tr>
      <w:tr w:rsidR="00E35084" w14:paraId="1B4E77EA" w14:textId="77777777" w:rsidTr="00E35084">
        <w:tc>
          <w:tcPr>
            <w:tcW w:w="2665" w:type="dxa"/>
          </w:tcPr>
          <w:p w14:paraId="2E7F8067" w14:textId="77777777" w:rsidR="00E35084" w:rsidRPr="00E35084" w:rsidRDefault="00E35084" w:rsidP="00050C0F">
            <w:pPr>
              <w:spacing w:before="0" w:line="276" w:lineRule="auto"/>
              <w:rPr>
                <w:rFonts w:cs="Times New Roman"/>
                <w:sz w:val="22"/>
              </w:rPr>
            </w:pPr>
            <w:r w:rsidRPr="00E35084">
              <w:rPr>
                <w:rFonts w:cs="Times New Roman"/>
                <w:color w:val="000000"/>
                <w:sz w:val="22"/>
              </w:rPr>
              <w:t>NK_RW06</w:t>
            </w:r>
          </w:p>
        </w:tc>
        <w:tc>
          <w:tcPr>
            <w:tcW w:w="5975" w:type="dxa"/>
          </w:tcPr>
          <w:p w14:paraId="6C6DC91B" w14:textId="77777777" w:rsidR="00E35084" w:rsidRPr="00E35084" w:rsidRDefault="00E35084" w:rsidP="00050C0F">
            <w:pPr>
              <w:spacing w:before="0" w:line="276" w:lineRule="auto"/>
              <w:rPr>
                <w:rFonts w:cs="Times New Roman"/>
                <w:sz w:val="22"/>
              </w:rPr>
            </w:pPr>
            <w:r w:rsidRPr="00E35084">
              <w:rPr>
                <w:rFonts w:cs="Times New Roman"/>
                <w:sz w:val="22"/>
              </w:rPr>
              <w:t xml:space="preserve">Ravena and Walsh (2006): Optimal monetary policy with the cost channel, </w:t>
            </w:r>
            <w:r w:rsidRPr="00E35084">
              <w:rPr>
                <w:rFonts w:cs="Times New Roman"/>
                <w:i/>
                <w:iCs/>
                <w:sz w:val="22"/>
              </w:rPr>
              <w:t>Journal of Monetary Economics</w:t>
            </w:r>
            <w:r w:rsidRPr="00E35084">
              <w:rPr>
                <w:rFonts w:cs="Times New Roman"/>
                <w:sz w:val="22"/>
              </w:rPr>
              <w:t xml:space="preserve"> 53(2), pp. 199–216</w:t>
            </w:r>
          </w:p>
        </w:tc>
      </w:tr>
      <w:tr w:rsidR="00E35084" w14:paraId="5BF87E55" w14:textId="77777777" w:rsidTr="00E35084">
        <w:tc>
          <w:tcPr>
            <w:tcW w:w="2665" w:type="dxa"/>
          </w:tcPr>
          <w:p w14:paraId="66B26DE6" w14:textId="77777777" w:rsidR="00E35084" w:rsidRPr="00E35084" w:rsidRDefault="00E35084" w:rsidP="00050C0F">
            <w:pPr>
              <w:spacing w:before="0" w:line="276" w:lineRule="auto"/>
              <w:rPr>
                <w:rFonts w:cs="Times New Roman"/>
                <w:sz w:val="22"/>
              </w:rPr>
            </w:pPr>
            <w:r w:rsidRPr="00E35084">
              <w:rPr>
                <w:rFonts w:cs="Times New Roman"/>
                <w:color w:val="000000"/>
                <w:sz w:val="22"/>
              </w:rPr>
              <w:t>NK_RW97</w:t>
            </w:r>
          </w:p>
        </w:tc>
        <w:tc>
          <w:tcPr>
            <w:tcW w:w="5975" w:type="dxa"/>
          </w:tcPr>
          <w:p w14:paraId="662F0D3C" w14:textId="77777777" w:rsidR="00E35084" w:rsidRPr="00E35084" w:rsidRDefault="00E35084" w:rsidP="00050C0F">
            <w:pPr>
              <w:spacing w:before="0" w:line="276" w:lineRule="auto"/>
              <w:rPr>
                <w:rFonts w:cs="Times New Roman"/>
                <w:sz w:val="22"/>
              </w:rPr>
            </w:pPr>
            <w:proofErr w:type="spellStart"/>
            <w:r w:rsidRPr="00E35084">
              <w:rPr>
                <w:rFonts w:cs="Times New Roman"/>
                <w:sz w:val="22"/>
              </w:rPr>
              <w:t>Rotemberg</w:t>
            </w:r>
            <w:proofErr w:type="spellEnd"/>
            <w:r w:rsidRPr="00E35084">
              <w:rPr>
                <w:rFonts w:cs="Times New Roman"/>
                <w:sz w:val="22"/>
              </w:rPr>
              <w:t xml:space="preserve"> and </w:t>
            </w:r>
            <w:proofErr w:type="gramStart"/>
            <w:r w:rsidRPr="00E35084">
              <w:rPr>
                <w:rFonts w:cs="Times New Roman"/>
                <w:sz w:val="22"/>
              </w:rPr>
              <w:t>Woodford(</w:t>
            </w:r>
            <w:proofErr w:type="gramEnd"/>
            <w:r w:rsidRPr="00E35084">
              <w:rPr>
                <w:rFonts w:cs="Times New Roman"/>
                <w:sz w:val="22"/>
              </w:rPr>
              <w:t xml:space="preserve">1997): An optimization-based econometric framework for the evaluation of monetary policy, </w:t>
            </w:r>
            <w:r w:rsidRPr="00E35084">
              <w:rPr>
                <w:rFonts w:cs="Times New Roman"/>
                <w:i/>
                <w:iCs/>
                <w:sz w:val="22"/>
              </w:rPr>
              <w:t>NBER Macroeconomics Annual</w:t>
            </w:r>
            <w:r w:rsidRPr="00E35084">
              <w:rPr>
                <w:rFonts w:cs="Times New Roman"/>
                <w:sz w:val="22"/>
              </w:rPr>
              <w:t xml:space="preserve"> 12, pp. 297–346</w:t>
            </w:r>
          </w:p>
        </w:tc>
      </w:tr>
      <w:tr w:rsidR="00E35084" w14:paraId="5360D926" w14:textId="77777777" w:rsidTr="00E35084">
        <w:tc>
          <w:tcPr>
            <w:tcW w:w="2665" w:type="dxa"/>
          </w:tcPr>
          <w:p w14:paraId="19FFE980" w14:textId="77777777" w:rsidR="00E35084" w:rsidRPr="00E35084" w:rsidRDefault="00E35084" w:rsidP="00050C0F">
            <w:pPr>
              <w:spacing w:before="0" w:line="276" w:lineRule="auto"/>
              <w:rPr>
                <w:rFonts w:cs="Times New Roman"/>
                <w:sz w:val="22"/>
              </w:rPr>
            </w:pPr>
            <w:r w:rsidRPr="00E35084">
              <w:rPr>
                <w:rFonts w:cs="Times New Roman"/>
                <w:color w:val="000000"/>
                <w:sz w:val="22"/>
              </w:rPr>
              <w:t>NK_ST13</w:t>
            </w:r>
          </w:p>
        </w:tc>
        <w:tc>
          <w:tcPr>
            <w:tcW w:w="5975" w:type="dxa"/>
          </w:tcPr>
          <w:p w14:paraId="09AD8B1A" w14:textId="77777777" w:rsidR="00E35084" w:rsidRPr="00E35084" w:rsidRDefault="00E35084" w:rsidP="00050C0F">
            <w:pPr>
              <w:spacing w:before="0" w:line="276" w:lineRule="auto"/>
              <w:rPr>
                <w:rFonts w:cs="Times New Roman"/>
                <w:sz w:val="22"/>
              </w:rPr>
            </w:pPr>
            <w:proofErr w:type="spellStart"/>
            <w:r w:rsidRPr="00E35084">
              <w:rPr>
                <w:rFonts w:cs="Times New Roman"/>
                <w:sz w:val="22"/>
              </w:rPr>
              <w:t>Stracca</w:t>
            </w:r>
            <w:proofErr w:type="spellEnd"/>
            <w:r w:rsidRPr="00E35084">
              <w:rPr>
                <w:rFonts w:cs="Times New Roman"/>
                <w:sz w:val="22"/>
              </w:rPr>
              <w:t xml:space="preserve"> (2013): Inside money in general equilibrium: Does it matter for monetary </w:t>
            </w:r>
            <w:proofErr w:type="gramStart"/>
            <w:r w:rsidRPr="00E35084">
              <w:rPr>
                <w:rFonts w:cs="Times New Roman"/>
                <w:sz w:val="22"/>
              </w:rPr>
              <w:t>policy?,</w:t>
            </w:r>
            <w:proofErr w:type="gramEnd"/>
            <w:r w:rsidRPr="00E35084">
              <w:rPr>
                <w:rFonts w:cs="Times New Roman"/>
                <w:sz w:val="22"/>
              </w:rPr>
              <w:t xml:space="preserve"> </w:t>
            </w:r>
            <w:r w:rsidRPr="00E35084">
              <w:rPr>
                <w:rFonts w:cs="Times New Roman"/>
                <w:i/>
                <w:iCs/>
                <w:sz w:val="22"/>
              </w:rPr>
              <w:t>Macroeconomic Dynamics</w:t>
            </w:r>
            <w:r w:rsidRPr="00E35084">
              <w:rPr>
                <w:rFonts w:cs="Times New Roman"/>
                <w:sz w:val="22"/>
              </w:rPr>
              <w:t xml:space="preserve"> 17, pp. 563–590</w:t>
            </w:r>
          </w:p>
        </w:tc>
      </w:tr>
      <w:tr w:rsidR="00E35084" w14:paraId="16A40CE3" w14:textId="77777777" w:rsidTr="00E35084">
        <w:tc>
          <w:tcPr>
            <w:tcW w:w="2665" w:type="dxa"/>
          </w:tcPr>
          <w:p w14:paraId="6060463F" w14:textId="77777777" w:rsidR="00E35084" w:rsidRPr="00E35084" w:rsidDel="00D16481" w:rsidRDefault="00E35084" w:rsidP="00050C0F">
            <w:pPr>
              <w:spacing w:before="0" w:line="276" w:lineRule="auto"/>
              <w:rPr>
                <w:rFonts w:cs="Times New Roman"/>
                <w:color w:val="000000"/>
                <w:sz w:val="22"/>
              </w:rPr>
            </w:pPr>
            <w:proofErr w:type="spellStart"/>
            <w:r w:rsidRPr="00E35084">
              <w:rPr>
                <w:rFonts w:cs="Times New Roman"/>
                <w:color w:val="000000"/>
                <w:sz w:val="22"/>
              </w:rPr>
              <w:t>US_ACELm</w:t>
            </w:r>
            <w:proofErr w:type="spellEnd"/>
          </w:p>
        </w:tc>
        <w:tc>
          <w:tcPr>
            <w:tcW w:w="5975" w:type="dxa"/>
          </w:tcPr>
          <w:p w14:paraId="6873D845" w14:textId="77777777" w:rsidR="00E35084" w:rsidRPr="00E35084" w:rsidDel="00D16481" w:rsidRDefault="00E35084" w:rsidP="00050C0F">
            <w:pPr>
              <w:spacing w:before="0" w:line="276" w:lineRule="auto"/>
              <w:rPr>
                <w:rFonts w:cs="Times New Roman"/>
                <w:sz w:val="22"/>
              </w:rPr>
            </w:pPr>
            <w:proofErr w:type="spellStart"/>
            <w:r w:rsidRPr="00E35084">
              <w:rPr>
                <w:rFonts w:cs="Times New Roman"/>
                <w:sz w:val="22"/>
              </w:rPr>
              <w:t>Atlig</w:t>
            </w:r>
            <w:proofErr w:type="spellEnd"/>
            <w:r w:rsidRPr="00E35084">
              <w:rPr>
                <w:rFonts w:cs="Times New Roman"/>
                <w:sz w:val="22"/>
              </w:rPr>
              <w:t xml:space="preserve"> et al. (2005): Firm-specific capital, nominal rigidities and the business cycle, </w:t>
            </w:r>
            <w:r w:rsidRPr="00E35084">
              <w:rPr>
                <w:rFonts w:cs="Times New Roman"/>
                <w:i/>
                <w:iCs/>
                <w:sz w:val="22"/>
              </w:rPr>
              <w:t>CEPR Discussion Papers</w:t>
            </w:r>
            <w:r w:rsidRPr="00E35084">
              <w:rPr>
                <w:rFonts w:cs="Times New Roman"/>
                <w:sz w:val="22"/>
              </w:rPr>
              <w:t xml:space="preserve"> 4858</w:t>
            </w:r>
          </w:p>
        </w:tc>
      </w:tr>
      <w:tr w:rsidR="00E35084" w14:paraId="56FDE710" w14:textId="77777777" w:rsidTr="00E35084">
        <w:tc>
          <w:tcPr>
            <w:tcW w:w="2665" w:type="dxa"/>
          </w:tcPr>
          <w:p w14:paraId="2A166BFE"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US_AJ16</w:t>
            </w:r>
          </w:p>
        </w:tc>
        <w:tc>
          <w:tcPr>
            <w:tcW w:w="5975" w:type="dxa"/>
          </w:tcPr>
          <w:p w14:paraId="3939A73F"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Ajello (2016): Financial intermediation, investment dynamics, and business cycle fluctuations, </w:t>
            </w:r>
            <w:r w:rsidRPr="00E35084">
              <w:rPr>
                <w:rFonts w:cs="Times New Roman"/>
                <w:i/>
                <w:iCs/>
                <w:sz w:val="22"/>
              </w:rPr>
              <w:t>American Economic Review</w:t>
            </w:r>
            <w:r w:rsidRPr="00E35084">
              <w:rPr>
                <w:rFonts w:cs="Times New Roman"/>
                <w:sz w:val="22"/>
              </w:rPr>
              <w:t xml:space="preserve"> 106, pp. 2256–2303</w:t>
            </w:r>
          </w:p>
        </w:tc>
      </w:tr>
      <w:tr w:rsidR="00E35084" w14:paraId="1ABB76A9" w14:textId="77777777" w:rsidTr="00E35084">
        <w:tc>
          <w:tcPr>
            <w:tcW w:w="2665" w:type="dxa"/>
          </w:tcPr>
          <w:p w14:paraId="526BBCA6"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US_BKM12</w:t>
            </w:r>
          </w:p>
        </w:tc>
        <w:tc>
          <w:tcPr>
            <w:tcW w:w="5975" w:type="dxa"/>
          </w:tcPr>
          <w:p w14:paraId="0A31205F"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Bils et al. (2012): Reset price inflation and the impact of monetary policy shocks, </w:t>
            </w:r>
            <w:r w:rsidRPr="00E35084">
              <w:rPr>
                <w:rFonts w:cs="Times New Roman"/>
                <w:i/>
                <w:iCs/>
                <w:sz w:val="22"/>
              </w:rPr>
              <w:t>American Economic Review</w:t>
            </w:r>
            <w:r w:rsidRPr="00E35084">
              <w:rPr>
                <w:rFonts w:cs="Times New Roman"/>
                <w:sz w:val="22"/>
              </w:rPr>
              <w:t xml:space="preserve"> 102, pp. 2798–2825</w:t>
            </w:r>
          </w:p>
        </w:tc>
      </w:tr>
      <w:tr w:rsidR="00E35084" w14:paraId="72292C54" w14:textId="77777777" w:rsidTr="00E35084">
        <w:tc>
          <w:tcPr>
            <w:tcW w:w="2665" w:type="dxa"/>
          </w:tcPr>
          <w:p w14:paraId="50E6B7D8" w14:textId="5AA6AE4B" w:rsidR="00E35084" w:rsidRPr="00E35084" w:rsidDel="00D16481" w:rsidRDefault="00E35084" w:rsidP="00050C0F">
            <w:pPr>
              <w:spacing w:before="0" w:line="276" w:lineRule="auto"/>
              <w:rPr>
                <w:rFonts w:cs="Times New Roman"/>
                <w:sz w:val="22"/>
              </w:rPr>
            </w:pPr>
            <w:r w:rsidRPr="00E35084">
              <w:rPr>
                <w:rFonts w:cs="Times New Roman"/>
                <w:sz w:val="22"/>
              </w:rPr>
              <w:t>US_CCF12**</w:t>
            </w:r>
          </w:p>
        </w:tc>
        <w:tc>
          <w:tcPr>
            <w:tcW w:w="5975" w:type="dxa"/>
          </w:tcPr>
          <w:p w14:paraId="3E27C584"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Chen et al. (2012): The Macroeconomic Effects of Large-scale Asset Purchase </w:t>
            </w:r>
            <w:proofErr w:type="spellStart"/>
            <w:r w:rsidRPr="00E35084">
              <w:rPr>
                <w:rFonts w:cs="Times New Roman"/>
                <w:sz w:val="22"/>
              </w:rPr>
              <w:t>Programmes</w:t>
            </w:r>
            <w:proofErr w:type="spellEnd"/>
            <w:r w:rsidRPr="00E35084">
              <w:rPr>
                <w:rFonts w:cs="Times New Roman"/>
                <w:sz w:val="22"/>
              </w:rPr>
              <w:t xml:space="preserve">, </w:t>
            </w:r>
            <w:r w:rsidRPr="00E35084">
              <w:rPr>
                <w:rFonts w:cs="Times New Roman"/>
                <w:i/>
                <w:iCs/>
                <w:sz w:val="22"/>
              </w:rPr>
              <w:t>Economic Journal</w:t>
            </w:r>
            <w:r w:rsidRPr="00E35084">
              <w:rPr>
                <w:rFonts w:cs="Times New Roman"/>
                <w:sz w:val="22"/>
              </w:rPr>
              <w:t xml:space="preserve"> 122(November), pp. F289-F315</w:t>
            </w:r>
          </w:p>
        </w:tc>
      </w:tr>
      <w:tr w:rsidR="00E35084" w14:paraId="15C5511A" w14:textId="77777777" w:rsidTr="00E35084">
        <w:tc>
          <w:tcPr>
            <w:tcW w:w="2665" w:type="dxa"/>
          </w:tcPr>
          <w:p w14:paraId="03FE7101"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lastRenderedPageBreak/>
              <w:t>US_CCTW10</w:t>
            </w:r>
          </w:p>
        </w:tc>
        <w:tc>
          <w:tcPr>
            <w:tcW w:w="5975" w:type="dxa"/>
          </w:tcPr>
          <w:p w14:paraId="5341F85F"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Cogan et al. (2010): New Keynesian versus old Keynesian government spending multipliers, </w:t>
            </w:r>
            <w:r w:rsidRPr="00E35084">
              <w:rPr>
                <w:rFonts w:cs="Times New Roman"/>
                <w:i/>
                <w:iCs/>
                <w:sz w:val="22"/>
              </w:rPr>
              <w:t>Journal of Economic Dynamics and Control</w:t>
            </w:r>
            <w:r w:rsidRPr="00E35084">
              <w:rPr>
                <w:rFonts w:cs="Times New Roman"/>
                <w:sz w:val="22"/>
              </w:rPr>
              <w:t xml:space="preserve"> 34, pp. 281–295</w:t>
            </w:r>
          </w:p>
        </w:tc>
      </w:tr>
      <w:tr w:rsidR="00E35084" w14:paraId="26020915" w14:textId="77777777" w:rsidTr="00E35084">
        <w:tc>
          <w:tcPr>
            <w:tcW w:w="2665" w:type="dxa"/>
          </w:tcPr>
          <w:p w14:paraId="14F24CFA"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US_CD08</w:t>
            </w:r>
          </w:p>
        </w:tc>
        <w:tc>
          <w:tcPr>
            <w:tcW w:w="5975" w:type="dxa"/>
          </w:tcPr>
          <w:p w14:paraId="2E7FCA0B"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Christensen and Dib (2008): The financial accelerator in an estimated New Keynesian model, </w:t>
            </w:r>
            <w:r w:rsidRPr="00E35084">
              <w:rPr>
                <w:rFonts w:cs="Times New Roman"/>
                <w:i/>
                <w:iCs/>
                <w:sz w:val="22"/>
              </w:rPr>
              <w:t>Review of Economic Dynamics</w:t>
            </w:r>
            <w:r w:rsidRPr="00E35084">
              <w:rPr>
                <w:rFonts w:cs="Times New Roman"/>
                <w:sz w:val="22"/>
              </w:rPr>
              <w:t xml:space="preserve"> 11, pp. 155–178</w:t>
            </w:r>
          </w:p>
        </w:tc>
      </w:tr>
      <w:tr w:rsidR="00E35084" w14:paraId="7DDB2A42" w14:textId="77777777" w:rsidTr="00E35084">
        <w:tc>
          <w:tcPr>
            <w:tcW w:w="2665" w:type="dxa"/>
          </w:tcPr>
          <w:p w14:paraId="2FE7A580"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US_CET15</w:t>
            </w:r>
          </w:p>
        </w:tc>
        <w:tc>
          <w:tcPr>
            <w:tcW w:w="5975" w:type="dxa"/>
          </w:tcPr>
          <w:p w14:paraId="64C4FCB5"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Christiano et al. (2015): Understanding the great recession, </w:t>
            </w:r>
            <w:r w:rsidRPr="00E35084">
              <w:rPr>
                <w:rFonts w:cs="Times New Roman"/>
                <w:i/>
                <w:iCs/>
                <w:sz w:val="22"/>
              </w:rPr>
              <w:t>American Economic Journal: Macroeconomics</w:t>
            </w:r>
            <w:r w:rsidRPr="00E35084">
              <w:rPr>
                <w:rFonts w:cs="Times New Roman"/>
                <w:sz w:val="22"/>
              </w:rPr>
              <w:t xml:space="preserve"> 7, 110–167</w:t>
            </w:r>
          </w:p>
        </w:tc>
      </w:tr>
      <w:tr w:rsidR="00E35084" w14:paraId="47DDFBFC" w14:textId="77777777" w:rsidTr="00E35084">
        <w:tc>
          <w:tcPr>
            <w:tcW w:w="2665" w:type="dxa"/>
          </w:tcPr>
          <w:p w14:paraId="2C7B32C7"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US_CFOP14</w:t>
            </w:r>
          </w:p>
        </w:tc>
        <w:tc>
          <w:tcPr>
            <w:tcW w:w="5975" w:type="dxa"/>
          </w:tcPr>
          <w:p w14:paraId="0D57C6C6"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Carlstrom et al. (2014): Estimating contract indexation in a financial accelerator model, </w:t>
            </w:r>
            <w:r w:rsidRPr="00E35084">
              <w:rPr>
                <w:rFonts w:cs="Times New Roman"/>
                <w:i/>
                <w:iCs/>
                <w:sz w:val="22"/>
              </w:rPr>
              <w:t>Journal of Economic Dynamics &amp; Control</w:t>
            </w:r>
            <w:r w:rsidRPr="00E35084">
              <w:rPr>
                <w:rFonts w:cs="Times New Roman"/>
                <w:sz w:val="22"/>
              </w:rPr>
              <w:t xml:space="preserve"> 46, pp. 130–194</w:t>
            </w:r>
          </w:p>
        </w:tc>
      </w:tr>
      <w:tr w:rsidR="00E35084" w14:paraId="05603D74" w14:textId="77777777" w:rsidTr="00E35084">
        <w:tc>
          <w:tcPr>
            <w:tcW w:w="2665" w:type="dxa"/>
          </w:tcPr>
          <w:p w14:paraId="7994A6A2"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US_CFP17exo</w:t>
            </w:r>
          </w:p>
        </w:tc>
        <w:tc>
          <w:tcPr>
            <w:tcW w:w="5975" w:type="dxa"/>
          </w:tcPr>
          <w:p w14:paraId="56C99F9E" w14:textId="77777777" w:rsidR="00E35084" w:rsidRPr="00E35084" w:rsidDel="00D16481" w:rsidRDefault="00E35084" w:rsidP="00050C0F">
            <w:pPr>
              <w:spacing w:before="0" w:line="276" w:lineRule="auto"/>
              <w:rPr>
                <w:rFonts w:cs="Times New Roman"/>
                <w:sz w:val="22"/>
              </w:rPr>
            </w:pPr>
            <w:r w:rsidRPr="00E35084">
              <w:rPr>
                <w:rFonts w:cs="Times New Roman"/>
                <w:sz w:val="22"/>
              </w:rPr>
              <w:t>Carlstrom et al. (2017): Targeting long rates in a model with segmented markets. American Economic Journal: Macroeconomics 9, pp. 205–42</w:t>
            </w:r>
          </w:p>
        </w:tc>
      </w:tr>
      <w:tr w:rsidR="00E35084" w14:paraId="240D871F" w14:textId="77777777" w:rsidTr="00E35084">
        <w:tc>
          <w:tcPr>
            <w:tcW w:w="2665" w:type="dxa"/>
          </w:tcPr>
          <w:p w14:paraId="6BBA8A0D"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US_CMR10</w:t>
            </w:r>
          </w:p>
        </w:tc>
        <w:tc>
          <w:tcPr>
            <w:tcW w:w="5975" w:type="dxa"/>
          </w:tcPr>
          <w:p w14:paraId="6E4F0FFA"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Christiano et al. (2010): Financial factors in economic fluctuations, </w:t>
            </w:r>
            <w:r w:rsidRPr="00E35084">
              <w:rPr>
                <w:rFonts w:cs="Times New Roman"/>
                <w:i/>
                <w:iCs/>
                <w:sz w:val="22"/>
              </w:rPr>
              <w:t>ECB Working Paper Series</w:t>
            </w:r>
            <w:r w:rsidRPr="00E35084">
              <w:rPr>
                <w:rFonts w:cs="Times New Roman"/>
                <w:sz w:val="22"/>
              </w:rPr>
              <w:t xml:space="preserve"> 1192</w:t>
            </w:r>
          </w:p>
        </w:tc>
      </w:tr>
      <w:tr w:rsidR="00E35084" w14:paraId="73986BC9" w14:textId="77777777" w:rsidTr="00E35084">
        <w:tc>
          <w:tcPr>
            <w:tcW w:w="2665" w:type="dxa"/>
          </w:tcPr>
          <w:p w14:paraId="2697BB2F"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US_CMR14</w:t>
            </w:r>
          </w:p>
        </w:tc>
        <w:tc>
          <w:tcPr>
            <w:tcW w:w="5975" w:type="dxa"/>
          </w:tcPr>
          <w:p w14:paraId="25F4D26B"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Christiano et al. (2014): Risk shocks, </w:t>
            </w:r>
            <w:r w:rsidRPr="00E35084">
              <w:rPr>
                <w:rFonts w:cs="Times New Roman"/>
                <w:i/>
                <w:iCs/>
                <w:sz w:val="22"/>
              </w:rPr>
              <w:t>American Economic Review</w:t>
            </w:r>
            <w:r w:rsidRPr="00E35084">
              <w:rPr>
                <w:rFonts w:cs="Times New Roman"/>
                <w:sz w:val="22"/>
              </w:rPr>
              <w:t xml:space="preserve"> 104, pp. 27–65</w:t>
            </w:r>
          </w:p>
        </w:tc>
      </w:tr>
      <w:tr w:rsidR="00E35084" w14:paraId="11E92B62" w14:textId="77777777" w:rsidTr="00E35084">
        <w:tc>
          <w:tcPr>
            <w:tcW w:w="2665" w:type="dxa"/>
          </w:tcPr>
          <w:p w14:paraId="1556C664"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US_CPS10</w:t>
            </w:r>
          </w:p>
        </w:tc>
        <w:tc>
          <w:tcPr>
            <w:tcW w:w="5975" w:type="dxa"/>
          </w:tcPr>
          <w:p w14:paraId="3D05987C"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Cogley et al. (2010): Inflation-gap persistence in the US, </w:t>
            </w:r>
            <w:r w:rsidRPr="00E35084">
              <w:rPr>
                <w:rFonts w:cs="Times New Roman"/>
                <w:i/>
                <w:iCs/>
                <w:sz w:val="22"/>
              </w:rPr>
              <w:t>American Economic Journal: Macroeconomics</w:t>
            </w:r>
            <w:r w:rsidRPr="00E35084">
              <w:rPr>
                <w:rFonts w:cs="Times New Roman"/>
                <w:sz w:val="22"/>
              </w:rPr>
              <w:t xml:space="preserve"> 2, pp. 43–66</w:t>
            </w:r>
          </w:p>
        </w:tc>
      </w:tr>
      <w:tr w:rsidR="00E35084" w14:paraId="629747C8" w14:textId="77777777" w:rsidTr="00E35084">
        <w:tc>
          <w:tcPr>
            <w:tcW w:w="2665" w:type="dxa"/>
          </w:tcPr>
          <w:p w14:paraId="168F5383"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US_DG08</w:t>
            </w:r>
          </w:p>
        </w:tc>
        <w:tc>
          <w:tcPr>
            <w:tcW w:w="5975" w:type="dxa"/>
          </w:tcPr>
          <w:p w14:paraId="13839877"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De Grave (2008): The external finance premium and the macroeconomy: US post-WWII evidence, </w:t>
            </w:r>
            <w:r w:rsidRPr="00E35084">
              <w:rPr>
                <w:rFonts w:cs="Times New Roman"/>
                <w:i/>
                <w:iCs/>
                <w:sz w:val="22"/>
              </w:rPr>
              <w:t>Journal of Economic Dynamics and Control</w:t>
            </w:r>
            <w:r w:rsidRPr="00E35084">
              <w:rPr>
                <w:rFonts w:cs="Times New Roman"/>
                <w:sz w:val="22"/>
              </w:rPr>
              <w:t xml:space="preserve"> 32, pp. 3415–3440</w:t>
            </w:r>
          </w:p>
        </w:tc>
      </w:tr>
      <w:tr w:rsidR="00E35084" w14:paraId="5EAA5898" w14:textId="77777777" w:rsidTr="00E35084">
        <w:tc>
          <w:tcPr>
            <w:tcW w:w="2665" w:type="dxa"/>
          </w:tcPr>
          <w:p w14:paraId="0C075E2F"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US_DNGS15</w:t>
            </w:r>
          </w:p>
        </w:tc>
        <w:tc>
          <w:tcPr>
            <w:tcW w:w="5975" w:type="dxa"/>
          </w:tcPr>
          <w:p w14:paraId="11B4E06F"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Del Negro et al. (2015): Inflation in the Great Recession and New Keynesian Models, </w:t>
            </w:r>
            <w:r w:rsidRPr="00E35084">
              <w:rPr>
                <w:rFonts w:cs="Times New Roman"/>
                <w:i/>
                <w:iCs/>
                <w:sz w:val="22"/>
              </w:rPr>
              <w:t>American Economic Journal: Macroeconomics</w:t>
            </w:r>
            <w:r w:rsidRPr="00E35084">
              <w:rPr>
                <w:rFonts w:cs="Times New Roman"/>
                <w:sz w:val="22"/>
              </w:rPr>
              <w:t xml:space="preserve"> 7, pp. 168–96</w:t>
            </w:r>
          </w:p>
        </w:tc>
      </w:tr>
      <w:tr w:rsidR="00E35084" w14:paraId="26D83F8B" w14:textId="77777777" w:rsidTr="00E35084">
        <w:tc>
          <w:tcPr>
            <w:tcW w:w="2665" w:type="dxa"/>
          </w:tcPr>
          <w:p w14:paraId="5FC39D84"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US_FGKR15</w:t>
            </w:r>
          </w:p>
        </w:tc>
        <w:tc>
          <w:tcPr>
            <w:tcW w:w="5975" w:type="dxa"/>
          </w:tcPr>
          <w:p w14:paraId="6E7EB9C6"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Fernández-Villaverde et al. (1995): Fiscal volatility shocks and economic activity, </w:t>
            </w:r>
            <w:r w:rsidRPr="00E35084">
              <w:rPr>
                <w:rFonts w:cs="Times New Roman"/>
                <w:i/>
                <w:iCs/>
                <w:sz w:val="22"/>
              </w:rPr>
              <w:t>American Economic Review</w:t>
            </w:r>
            <w:r w:rsidRPr="00E35084">
              <w:rPr>
                <w:rFonts w:cs="Times New Roman"/>
                <w:sz w:val="22"/>
              </w:rPr>
              <w:t xml:space="preserve"> 105(11), pp. 3352–3384</w:t>
            </w:r>
          </w:p>
        </w:tc>
      </w:tr>
      <w:tr w:rsidR="00E35084" w14:paraId="607209E6" w14:textId="77777777" w:rsidTr="00E35084">
        <w:tc>
          <w:tcPr>
            <w:tcW w:w="2665" w:type="dxa"/>
          </w:tcPr>
          <w:p w14:paraId="7964F83A"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US_FM95</w:t>
            </w:r>
          </w:p>
        </w:tc>
        <w:tc>
          <w:tcPr>
            <w:tcW w:w="5975" w:type="dxa"/>
          </w:tcPr>
          <w:p w14:paraId="3193AFE0"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Fuhrer and Moore (1995): Inflation persistence, </w:t>
            </w:r>
            <w:r w:rsidRPr="00E35084">
              <w:rPr>
                <w:rFonts w:cs="Times New Roman"/>
                <w:i/>
                <w:iCs/>
                <w:sz w:val="22"/>
              </w:rPr>
              <w:t>The Quarterly Journal of Economics</w:t>
            </w:r>
            <w:r w:rsidRPr="00E35084">
              <w:rPr>
                <w:rFonts w:cs="Times New Roman"/>
                <w:sz w:val="22"/>
              </w:rPr>
              <w:t xml:space="preserve"> 110(1), pp. 127–159</w:t>
            </w:r>
          </w:p>
        </w:tc>
      </w:tr>
      <w:tr w:rsidR="00E35084" w14:paraId="42543459" w14:textId="77777777" w:rsidTr="00E35084">
        <w:tc>
          <w:tcPr>
            <w:tcW w:w="2665" w:type="dxa"/>
          </w:tcPr>
          <w:p w14:paraId="17109B45"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US_FMS134</w:t>
            </w:r>
          </w:p>
        </w:tc>
        <w:tc>
          <w:tcPr>
            <w:tcW w:w="5975" w:type="dxa"/>
          </w:tcPr>
          <w:p w14:paraId="7321580A" w14:textId="77777777" w:rsidR="00E35084" w:rsidRPr="00E35084" w:rsidDel="00D16481" w:rsidRDefault="00E35084" w:rsidP="00050C0F">
            <w:pPr>
              <w:spacing w:before="0" w:line="276" w:lineRule="auto"/>
              <w:rPr>
                <w:rFonts w:cs="Times New Roman"/>
                <w:sz w:val="22"/>
              </w:rPr>
            </w:pPr>
            <w:proofErr w:type="spellStart"/>
            <w:r w:rsidRPr="00E35084">
              <w:rPr>
                <w:rFonts w:cs="Times New Roman"/>
                <w:sz w:val="22"/>
              </w:rPr>
              <w:t>Fève</w:t>
            </w:r>
            <w:proofErr w:type="spellEnd"/>
            <w:r w:rsidRPr="00E35084">
              <w:rPr>
                <w:rFonts w:cs="Times New Roman"/>
                <w:sz w:val="22"/>
              </w:rPr>
              <w:t xml:space="preserve"> et al. (2013): A Pitfall with Estimated DSGE-Based Government Spending Multipliers, </w:t>
            </w:r>
            <w:r w:rsidRPr="00E35084">
              <w:rPr>
                <w:rFonts w:cs="Times New Roman"/>
                <w:i/>
                <w:iCs/>
                <w:sz w:val="22"/>
              </w:rPr>
              <w:t>American Economic Journal: Macroeconomics</w:t>
            </w:r>
            <w:r w:rsidRPr="00E35084">
              <w:rPr>
                <w:rFonts w:cs="Times New Roman"/>
                <w:sz w:val="22"/>
              </w:rPr>
              <w:t xml:space="preserve"> 4, pp. 141–178</w:t>
            </w:r>
          </w:p>
        </w:tc>
      </w:tr>
      <w:tr w:rsidR="00E35084" w14:paraId="13389E6D" w14:textId="77777777" w:rsidTr="00E35084">
        <w:tc>
          <w:tcPr>
            <w:tcW w:w="2665" w:type="dxa"/>
          </w:tcPr>
          <w:p w14:paraId="0C8C67D2" w14:textId="77777777" w:rsidR="00E35084" w:rsidRPr="00E35084" w:rsidRDefault="00E35084" w:rsidP="00580823">
            <w:pPr>
              <w:spacing w:before="0" w:line="276" w:lineRule="auto"/>
              <w:rPr>
                <w:rFonts w:cs="Times New Roman"/>
                <w:color w:val="000000"/>
                <w:sz w:val="22"/>
              </w:rPr>
            </w:pPr>
            <w:r w:rsidRPr="00E35084">
              <w:rPr>
                <w:rFonts w:cs="Times New Roman"/>
                <w:color w:val="000000"/>
                <w:sz w:val="22"/>
              </w:rPr>
              <w:t>US_FRB03</w:t>
            </w:r>
          </w:p>
        </w:tc>
        <w:tc>
          <w:tcPr>
            <w:tcW w:w="5975" w:type="dxa"/>
          </w:tcPr>
          <w:p w14:paraId="01779B1D" w14:textId="77777777" w:rsidR="00E35084" w:rsidRPr="00E35084" w:rsidRDefault="00E35084" w:rsidP="00580823">
            <w:pPr>
              <w:spacing w:before="0" w:line="276" w:lineRule="auto"/>
              <w:rPr>
                <w:rFonts w:cs="Times New Roman"/>
                <w:sz w:val="22"/>
              </w:rPr>
            </w:pPr>
            <w:r w:rsidRPr="00E35084">
              <w:rPr>
                <w:rFonts w:cs="Times New Roman"/>
                <w:sz w:val="22"/>
              </w:rPr>
              <w:t xml:space="preserve">Levin et al. (2003): The performance of forecast-based monetary policy rules under model uncertainty, </w:t>
            </w:r>
            <w:r w:rsidRPr="00E35084">
              <w:rPr>
                <w:rFonts w:cs="Times New Roman"/>
                <w:i/>
                <w:iCs/>
                <w:sz w:val="22"/>
              </w:rPr>
              <w:t>The American Economic Review</w:t>
            </w:r>
            <w:r w:rsidRPr="00E35084">
              <w:rPr>
                <w:rFonts w:cs="Times New Roman"/>
                <w:sz w:val="22"/>
              </w:rPr>
              <w:t xml:space="preserve"> 93(3), pp. 622–645</w:t>
            </w:r>
          </w:p>
        </w:tc>
      </w:tr>
      <w:tr w:rsidR="00E35084" w14:paraId="31A7C847" w14:textId="77777777" w:rsidTr="00E35084">
        <w:tc>
          <w:tcPr>
            <w:tcW w:w="2665" w:type="dxa"/>
          </w:tcPr>
          <w:p w14:paraId="1AF7CFFF"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lastRenderedPageBreak/>
              <w:t>US_FU19</w:t>
            </w:r>
          </w:p>
        </w:tc>
        <w:tc>
          <w:tcPr>
            <w:tcW w:w="5975" w:type="dxa"/>
          </w:tcPr>
          <w:p w14:paraId="2FF32E7F"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Fratto and Uhlig (2020): Accounting for post-crisis inflation: A retro analysis, </w:t>
            </w:r>
            <w:r w:rsidRPr="00E35084">
              <w:rPr>
                <w:rFonts w:cs="Times New Roman"/>
                <w:i/>
                <w:iCs/>
                <w:sz w:val="22"/>
              </w:rPr>
              <w:t>Review of Economic Dynamics</w:t>
            </w:r>
            <w:r w:rsidRPr="00E35084">
              <w:rPr>
                <w:rFonts w:cs="Times New Roman"/>
                <w:sz w:val="22"/>
              </w:rPr>
              <w:t xml:space="preserve"> 35, pp. 133-153</w:t>
            </w:r>
          </w:p>
        </w:tc>
      </w:tr>
      <w:tr w:rsidR="00E35084" w14:paraId="107B2640" w14:textId="77777777" w:rsidTr="00E35084">
        <w:tc>
          <w:tcPr>
            <w:tcW w:w="2665" w:type="dxa"/>
          </w:tcPr>
          <w:p w14:paraId="642941FF" w14:textId="22E4F501" w:rsidR="00E35084" w:rsidRPr="00E35084" w:rsidDel="00D16481" w:rsidRDefault="00E35084" w:rsidP="00050C0F">
            <w:pPr>
              <w:spacing w:before="0" w:line="276" w:lineRule="auto"/>
              <w:rPr>
                <w:rFonts w:cs="Times New Roman"/>
                <w:sz w:val="22"/>
              </w:rPr>
            </w:pPr>
            <w:r w:rsidRPr="00E35084">
              <w:rPr>
                <w:rFonts w:cs="Times New Roman"/>
                <w:color w:val="000000"/>
                <w:sz w:val="22"/>
              </w:rPr>
              <w:t>US_FV15*</w:t>
            </w:r>
          </w:p>
        </w:tc>
        <w:tc>
          <w:tcPr>
            <w:tcW w:w="5975" w:type="dxa"/>
          </w:tcPr>
          <w:p w14:paraId="1DD5B80B"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Fernández-Villaverde et al. (2015): Estimating dynamic equilibrium models with stochastic volatility, </w:t>
            </w:r>
            <w:r w:rsidRPr="00E35084">
              <w:rPr>
                <w:rFonts w:cs="Times New Roman"/>
                <w:i/>
                <w:iCs/>
                <w:sz w:val="22"/>
              </w:rPr>
              <w:t>Journal of Econometrics</w:t>
            </w:r>
            <w:r w:rsidRPr="00E35084">
              <w:rPr>
                <w:rFonts w:cs="Times New Roman"/>
                <w:sz w:val="22"/>
              </w:rPr>
              <w:t xml:space="preserve"> 185, pp. 216–229</w:t>
            </w:r>
          </w:p>
        </w:tc>
      </w:tr>
      <w:tr w:rsidR="00E35084" w14:paraId="62BBBEAD" w14:textId="77777777" w:rsidTr="00E35084">
        <w:tc>
          <w:tcPr>
            <w:tcW w:w="2665" w:type="dxa"/>
          </w:tcPr>
          <w:p w14:paraId="1FD45590"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US_HL16</w:t>
            </w:r>
          </w:p>
        </w:tc>
        <w:tc>
          <w:tcPr>
            <w:tcW w:w="5975" w:type="dxa"/>
          </w:tcPr>
          <w:p w14:paraId="2FE348DC"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Hollander and Liu (2016): The equity price channel in a New-Keynesian DSGE model with financial frictions and banking, </w:t>
            </w:r>
            <w:r w:rsidRPr="00E35084">
              <w:rPr>
                <w:rFonts w:cs="Times New Roman"/>
                <w:i/>
                <w:iCs/>
                <w:sz w:val="22"/>
              </w:rPr>
              <w:t>Economic Modelling</w:t>
            </w:r>
            <w:r w:rsidRPr="00E35084">
              <w:rPr>
                <w:rFonts w:cs="Times New Roman"/>
                <w:sz w:val="22"/>
              </w:rPr>
              <w:t xml:space="preserve"> 52, pp. 375–389</w:t>
            </w:r>
          </w:p>
        </w:tc>
      </w:tr>
      <w:tr w:rsidR="00E35084" w14:paraId="048D2E1D" w14:textId="77777777" w:rsidTr="00E35084">
        <w:tc>
          <w:tcPr>
            <w:tcW w:w="2665" w:type="dxa"/>
          </w:tcPr>
          <w:p w14:paraId="2680583E"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US_IAC05</w:t>
            </w:r>
          </w:p>
        </w:tc>
        <w:tc>
          <w:tcPr>
            <w:tcW w:w="5975" w:type="dxa"/>
          </w:tcPr>
          <w:p w14:paraId="24C6176B"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Iacoviello (2005): House prices, borrowing constraints, and monetary policy in the business cycle, </w:t>
            </w:r>
            <w:r w:rsidRPr="00E35084">
              <w:rPr>
                <w:rFonts w:cs="Times New Roman"/>
                <w:i/>
                <w:iCs/>
                <w:sz w:val="22"/>
              </w:rPr>
              <w:t>The American Economic Review</w:t>
            </w:r>
            <w:r w:rsidRPr="00E35084">
              <w:rPr>
                <w:rFonts w:cs="Times New Roman"/>
                <w:sz w:val="22"/>
              </w:rPr>
              <w:t xml:space="preserve"> 95(3), pp. 739–764</w:t>
            </w:r>
          </w:p>
        </w:tc>
      </w:tr>
      <w:tr w:rsidR="00E35084" w14:paraId="1427A35D" w14:textId="77777777" w:rsidTr="00E35084">
        <w:tc>
          <w:tcPr>
            <w:tcW w:w="2665" w:type="dxa"/>
          </w:tcPr>
          <w:p w14:paraId="5A2C1A4E"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US_IN10</w:t>
            </w:r>
          </w:p>
        </w:tc>
        <w:tc>
          <w:tcPr>
            <w:tcW w:w="5975" w:type="dxa"/>
          </w:tcPr>
          <w:p w14:paraId="68FA1A38"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Iacoviello and Neri (2010): Housing market spillovers: Evidence from an estimated DSGE model, </w:t>
            </w:r>
            <w:r w:rsidRPr="00E35084">
              <w:rPr>
                <w:rFonts w:cs="Times New Roman"/>
                <w:i/>
                <w:iCs/>
                <w:sz w:val="22"/>
              </w:rPr>
              <w:t>American Economic Journal: Macroeconomics</w:t>
            </w:r>
            <w:r w:rsidRPr="00E35084">
              <w:rPr>
                <w:rFonts w:cs="Times New Roman"/>
                <w:sz w:val="22"/>
              </w:rPr>
              <w:t xml:space="preserve"> 2, pp. 125–64</w:t>
            </w:r>
          </w:p>
        </w:tc>
      </w:tr>
      <w:tr w:rsidR="00E35084" w14:paraId="71992104" w14:textId="77777777" w:rsidTr="00E35084">
        <w:tc>
          <w:tcPr>
            <w:tcW w:w="2665" w:type="dxa"/>
          </w:tcPr>
          <w:p w14:paraId="63EFAC3F"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US_IR11</w:t>
            </w:r>
          </w:p>
        </w:tc>
        <w:tc>
          <w:tcPr>
            <w:tcW w:w="5975" w:type="dxa"/>
          </w:tcPr>
          <w:p w14:paraId="7CAFDDF3"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Ireland (2011): A New Keynesian perspective on the Great Recession, </w:t>
            </w:r>
            <w:r w:rsidRPr="00E35084">
              <w:rPr>
                <w:rFonts w:cs="Times New Roman"/>
                <w:i/>
                <w:iCs/>
                <w:sz w:val="22"/>
              </w:rPr>
              <w:t>Journal of Money, Credit and Banking</w:t>
            </w:r>
            <w:r w:rsidRPr="00E35084">
              <w:rPr>
                <w:rFonts w:cs="Times New Roman"/>
                <w:sz w:val="22"/>
              </w:rPr>
              <w:t xml:space="preserve"> 43(1), pp. 31–54</w:t>
            </w:r>
          </w:p>
        </w:tc>
      </w:tr>
      <w:tr w:rsidR="00E35084" w14:paraId="7598CD1A" w14:textId="77777777" w:rsidTr="00E35084">
        <w:tc>
          <w:tcPr>
            <w:tcW w:w="2665" w:type="dxa"/>
          </w:tcPr>
          <w:p w14:paraId="55C6F431"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US_JPT11</w:t>
            </w:r>
          </w:p>
        </w:tc>
        <w:tc>
          <w:tcPr>
            <w:tcW w:w="5975" w:type="dxa"/>
          </w:tcPr>
          <w:p w14:paraId="4C92EDFE"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Justiniano et al. (2011): Investment shocks and the relative price of investment, </w:t>
            </w:r>
            <w:r w:rsidRPr="00E35084">
              <w:rPr>
                <w:rFonts w:cs="Times New Roman"/>
                <w:i/>
                <w:iCs/>
                <w:sz w:val="22"/>
              </w:rPr>
              <w:t>Review of Economic Dynamics</w:t>
            </w:r>
            <w:r w:rsidRPr="00E35084">
              <w:rPr>
                <w:rFonts w:cs="Times New Roman"/>
                <w:sz w:val="22"/>
              </w:rPr>
              <w:t xml:space="preserve"> 14, pp. 102–121</w:t>
            </w:r>
          </w:p>
        </w:tc>
      </w:tr>
      <w:tr w:rsidR="00E35084" w14:paraId="79CA0CB9" w14:textId="77777777" w:rsidTr="00E35084">
        <w:tc>
          <w:tcPr>
            <w:tcW w:w="2665" w:type="dxa"/>
          </w:tcPr>
          <w:p w14:paraId="5A08FE7E"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US_KK14</w:t>
            </w:r>
          </w:p>
        </w:tc>
        <w:tc>
          <w:tcPr>
            <w:tcW w:w="5975" w:type="dxa"/>
          </w:tcPr>
          <w:p w14:paraId="26180C2E"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Kliem and </w:t>
            </w:r>
            <w:proofErr w:type="spellStart"/>
            <w:r w:rsidRPr="00E35084">
              <w:rPr>
                <w:rFonts w:cs="Times New Roman"/>
                <w:sz w:val="22"/>
              </w:rPr>
              <w:t>Kriwoluzky</w:t>
            </w:r>
            <w:proofErr w:type="spellEnd"/>
            <w:r w:rsidRPr="00E35084">
              <w:rPr>
                <w:rFonts w:cs="Times New Roman"/>
                <w:sz w:val="22"/>
              </w:rPr>
              <w:t xml:space="preserve"> (2014): Toward a </w:t>
            </w:r>
            <w:proofErr w:type="spellStart"/>
            <w:r w:rsidRPr="00E35084">
              <w:rPr>
                <w:rFonts w:cs="Times New Roman"/>
                <w:sz w:val="22"/>
              </w:rPr>
              <w:t>taylor</w:t>
            </w:r>
            <w:proofErr w:type="spellEnd"/>
            <w:r w:rsidRPr="00E35084">
              <w:rPr>
                <w:rFonts w:cs="Times New Roman"/>
                <w:sz w:val="22"/>
              </w:rPr>
              <w:t xml:space="preserve"> rule of fiscal policy, </w:t>
            </w:r>
            <w:r w:rsidRPr="00E35084">
              <w:rPr>
                <w:rFonts w:cs="Times New Roman"/>
                <w:i/>
                <w:iCs/>
                <w:sz w:val="22"/>
              </w:rPr>
              <w:t>Review of Economic Dynamics</w:t>
            </w:r>
            <w:r w:rsidRPr="00E35084">
              <w:rPr>
                <w:rFonts w:cs="Times New Roman"/>
                <w:sz w:val="22"/>
              </w:rPr>
              <w:t xml:space="preserve"> 17, pp. 294–302</w:t>
            </w:r>
          </w:p>
        </w:tc>
      </w:tr>
      <w:tr w:rsidR="00E35084" w14:paraId="7F715B0D" w14:textId="77777777" w:rsidTr="00E35084">
        <w:tc>
          <w:tcPr>
            <w:tcW w:w="2665" w:type="dxa"/>
          </w:tcPr>
          <w:p w14:paraId="1380C09D"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US_KS15</w:t>
            </w:r>
          </w:p>
        </w:tc>
        <w:tc>
          <w:tcPr>
            <w:tcW w:w="5975" w:type="dxa"/>
          </w:tcPr>
          <w:p w14:paraId="4D6A1197" w14:textId="77777777" w:rsidR="00E35084" w:rsidRPr="00E35084" w:rsidDel="00D16481" w:rsidRDefault="00E35084" w:rsidP="00050C0F">
            <w:pPr>
              <w:spacing w:before="0" w:line="276" w:lineRule="auto"/>
              <w:rPr>
                <w:rFonts w:cs="Times New Roman"/>
                <w:sz w:val="22"/>
              </w:rPr>
            </w:pPr>
            <w:proofErr w:type="spellStart"/>
            <w:r w:rsidRPr="00E35084">
              <w:rPr>
                <w:rFonts w:cs="Times New Roman"/>
                <w:sz w:val="22"/>
              </w:rPr>
              <w:t>Kriwoluzky</w:t>
            </w:r>
            <w:proofErr w:type="spellEnd"/>
            <w:r w:rsidRPr="00E35084">
              <w:rPr>
                <w:rFonts w:cs="Times New Roman"/>
                <w:sz w:val="22"/>
              </w:rPr>
              <w:t xml:space="preserve"> and Stoltenberg (2014): Monetary policy and the transaction role of money in the US, </w:t>
            </w:r>
            <w:r w:rsidRPr="00E35084">
              <w:rPr>
                <w:rFonts w:cs="Times New Roman"/>
                <w:i/>
                <w:iCs/>
                <w:sz w:val="22"/>
              </w:rPr>
              <w:t>Economic Journal</w:t>
            </w:r>
            <w:r w:rsidRPr="00E35084">
              <w:rPr>
                <w:rFonts w:cs="Times New Roman"/>
                <w:sz w:val="22"/>
              </w:rPr>
              <w:t xml:space="preserve"> 125, pp. 1452–1473</w:t>
            </w:r>
          </w:p>
        </w:tc>
      </w:tr>
      <w:tr w:rsidR="00E35084" w14:paraId="58F73102" w14:textId="77777777" w:rsidTr="00E35084">
        <w:tc>
          <w:tcPr>
            <w:tcW w:w="2665" w:type="dxa"/>
          </w:tcPr>
          <w:p w14:paraId="07A3207E"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US_LTW17</w:t>
            </w:r>
          </w:p>
        </w:tc>
        <w:tc>
          <w:tcPr>
            <w:tcW w:w="5975" w:type="dxa"/>
          </w:tcPr>
          <w:p w14:paraId="182247D6"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Leeper et al. (2017): Clearing up the fiscal multiplier morass, </w:t>
            </w:r>
            <w:r w:rsidRPr="00E35084">
              <w:rPr>
                <w:rFonts w:cs="Times New Roman"/>
                <w:i/>
                <w:iCs/>
                <w:sz w:val="22"/>
              </w:rPr>
              <w:t>American Economic Review</w:t>
            </w:r>
            <w:r w:rsidRPr="00E35084">
              <w:rPr>
                <w:rFonts w:cs="Times New Roman"/>
                <w:sz w:val="22"/>
              </w:rPr>
              <w:t xml:space="preserve"> 107, pp. 2409–2454</w:t>
            </w:r>
          </w:p>
        </w:tc>
      </w:tr>
      <w:tr w:rsidR="00E35084" w14:paraId="0FA7B2F8" w14:textId="77777777" w:rsidTr="00E35084">
        <w:tc>
          <w:tcPr>
            <w:tcW w:w="2665" w:type="dxa"/>
          </w:tcPr>
          <w:p w14:paraId="40DDAEC3"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US_MI07AL</w:t>
            </w:r>
          </w:p>
        </w:tc>
        <w:tc>
          <w:tcPr>
            <w:tcW w:w="5975" w:type="dxa"/>
          </w:tcPr>
          <w:p w14:paraId="13863739"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Milani (2007): Expectations, learning and macroeconomic persistence, </w:t>
            </w:r>
            <w:r w:rsidRPr="00E35084">
              <w:rPr>
                <w:rFonts w:cs="Times New Roman"/>
                <w:i/>
                <w:iCs/>
                <w:sz w:val="22"/>
              </w:rPr>
              <w:t>Journal of Monetary Economics</w:t>
            </w:r>
            <w:r w:rsidRPr="00E35084">
              <w:rPr>
                <w:rFonts w:cs="Times New Roman"/>
                <w:sz w:val="22"/>
              </w:rPr>
              <w:t xml:space="preserve"> 54, pp. 2065–2082</w:t>
            </w:r>
          </w:p>
        </w:tc>
      </w:tr>
      <w:tr w:rsidR="00E35084" w14:paraId="5261BA5D" w14:textId="77777777" w:rsidTr="00E35084">
        <w:tc>
          <w:tcPr>
            <w:tcW w:w="2665" w:type="dxa"/>
          </w:tcPr>
          <w:p w14:paraId="57BE950B"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US_MR07</w:t>
            </w:r>
          </w:p>
        </w:tc>
        <w:tc>
          <w:tcPr>
            <w:tcW w:w="5975" w:type="dxa"/>
          </w:tcPr>
          <w:p w14:paraId="4568BDFB"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Mankiw and Reis (2007): Sticky information in general equilibrium, </w:t>
            </w:r>
            <w:r w:rsidRPr="00E35084">
              <w:rPr>
                <w:rFonts w:cs="Times New Roman"/>
                <w:i/>
                <w:iCs/>
                <w:sz w:val="22"/>
              </w:rPr>
              <w:t>Journal of the European Economic Association</w:t>
            </w:r>
            <w:r w:rsidRPr="00E35084">
              <w:rPr>
                <w:rFonts w:cs="Times New Roman"/>
                <w:sz w:val="22"/>
              </w:rPr>
              <w:t xml:space="preserve"> 5(2-3), pp. 603–613</w:t>
            </w:r>
          </w:p>
        </w:tc>
      </w:tr>
      <w:tr w:rsidR="00E35084" w14:paraId="368FA676" w14:textId="77777777" w:rsidTr="00E35084">
        <w:tc>
          <w:tcPr>
            <w:tcW w:w="2665" w:type="dxa"/>
          </w:tcPr>
          <w:p w14:paraId="45430F06"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US_OR03</w:t>
            </w:r>
          </w:p>
        </w:tc>
        <w:tc>
          <w:tcPr>
            <w:tcW w:w="5975" w:type="dxa"/>
          </w:tcPr>
          <w:p w14:paraId="38A42010"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Orphanides (2003): The quest for prosperity without inflation, </w:t>
            </w:r>
            <w:r w:rsidRPr="00E35084">
              <w:rPr>
                <w:rFonts w:cs="Times New Roman"/>
                <w:i/>
                <w:iCs/>
                <w:sz w:val="22"/>
              </w:rPr>
              <w:t>Journal of Monetary Economics</w:t>
            </w:r>
            <w:r w:rsidRPr="00E35084">
              <w:rPr>
                <w:rFonts w:cs="Times New Roman"/>
                <w:sz w:val="22"/>
              </w:rPr>
              <w:t xml:space="preserve"> 50, pp. 633–663</w:t>
            </w:r>
          </w:p>
        </w:tc>
      </w:tr>
      <w:tr w:rsidR="00E35084" w14:paraId="5C19F695" w14:textId="77777777" w:rsidTr="00E35084">
        <w:tc>
          <w:tcPr>
            <w:tcW w:w="2665" w:type="dxa"/>
          </w:tcPr>
          <w:p w14:paraId="7E0B4295"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US_OW98</w:t>
            </w:r>
          </w:p>
        </w:tc>
        <w:tc>
          <w:tcPr>
            <w:tcW w:w="5975" w:type="dxa"/>
          </w:tcPr>
          <w:p w14:paraId="11065BF9"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Orphanides and Wieland (1998): Price stability and monetary policy effectiveness when nominal interest rates are bounded at zero, </w:t>
            </w:r>
            <w:r w:rsidRPr="00E35084">
              <w:rPr>
                <w:rFonts w:cs="Times New Roman"/>
                <w:i/>
                <w:iCs/>
                <w:sz w:val="22"/>
              </w:rPr>
              <w:t>Finance and Economics Discussion Series</w:t>
            </w:r>
            <w:r w:rsidRPr="00E35084">
              <w:rPr>
                <w:rFonts w:cs="Times New Roman"/>
                <w:sz w:val="22"/>
              </w:rPr>
              <w:t xml:space="preserve"> 98-35</w:t>
            </w:r>
          </w:p>
        </w:tc>
      </w:tr>
      <w:tr w:rsidR="00E35084" w14:paraId="2D271974" w14:textId="77777777" w:rsidTr="00E35084">
        <w:tc>
          <w:tcPr>
            <w:tcW w:w="2665" w:type="dxa"/>
          </w:tcPr>
          <w:p w14:paraId="76921816"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lastRenderedPageBreak/>
              <w:t>US_PM08fl</w:t>
            </w:r>
          </w:p>
        </w:tc>
        <w:tc>
          <w:tcPr>
            <w:tcW w:w="5975" w:type="dxa"/>
          </w:tcPr>
          <w:p w14:paraId="5DB2F595" w14:textId="77777777" w:rsidR="00E35084" w:rsidRPr="00E35084" w:rsidDel="00D16481" w:rsidRDefault="00E35084" w:rsidP="00050C0F">
            <w:pPr>
              <w:spacing w:before="0" w:line="276" w:lineRule="auto"/>
              <w:rPr>
                <w:rFonts w:cs="Times New Roman"/>
                <w:sz w:val="22"/>
              </w:rPr>
            </w:pPr>
            <w:proofErr w:type="spellStart"/>
            <w:r w:rsidRPr="00E35084">
              <w:rPr>
                <w:rFonts w:cs="Times New Roman"/>
                <w:sz w:val="22"/>
              </w:rPr>
              <w:t>Carabenciov</w:t>
            </w:r>
            <w:proofErr w:type="spellEnd"/>
            <w:r w:rsidRPr="00E35084">
              <w:rPr>
                <w:rFonts w:cs="Times New Roman"/>
                <w:sz w:val="22"/>
              </w:rPr>
              <w:t xml:space="preserve"> et al. (2008): A small quarterly projection model of the US economy, </w:t>
            </w:r>
            <w:r w:rsidRPr="00E35084">
              <w:rPr>
                <w:rFonts w:cs="Times New Roman"/>
                <w:i/>
                <w:iCs/>
                <w:sz w:val="22"/>
              </w:rPr>
              <w:t>IMF Working Paper</w:t>
            </w:r>
            <w:r w:rsidRPr="00E35084">
              <w:rPr>
                <w:rFonts w:cs="Times New Roman"/>
                <w:sz w:val="22"/>
              </w:rPr>
              <w:t xml:space="preserve"> 08/278</w:t>
            </w:r>
          </w:p>
        </w:tc>
      </w:tr>
      <w:tr w:rsidR="00E35084" w14:paraId="54B9D5DA" w14:textId="77777777" w:rsidTr="00E35084">
        <w:tc>
          <w:tcPr>
            <w:tcW w:w="2665" w:type="dxa"/>
          </w:tcPr>
          <w:p w14:paraId="51D96871"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US_PV15</w:t>
            </w:r>
          </w:p>
        </w:tc>
        <w:tc>
          <w:tcPr>
            <w:tcW w:w="5975" w:type="dxa"/>
          </w:tcPr>
          <w:p w14:paraId="1C88A6D9" w14:textId="77777777" w:rsidR="00E35084" w:rsidRPr="00E35084" w:rsidDel="00D16481" w:rsidRDefault="00E35084" w:rsidP="00050C0F">
            <w:pPr>
              <w:spacing w:before="0" w:line="276" w:lineRule="auto"/>
              <w:rPr>
                <w:rFonts w:cs="Times New Roman"/>
                <w:sz w:val="22"/>
              </w:rPr>
            </w:pPr>
            <w:proofErr w:type="spellStart"/>
            <w:r w:rsidRPr="00E35084">
              <w:rPr>
                <w:rFonts w:cs="Times New Roman"/>
                <w:sz w:val="22"/>
              </w:rPr>
              <w:t>Poutineau</w:t>
            </w:r>
            <w:proofErr w:type="spellEnd"/>
            <w:r w:rsidRPr="00E35084">
              <w:rPr>
                <w:rFonts w:cs="Times New Roman"/>
                <w:sz w:val="22"/>
              </w:rPr>
              <w:t xml:space="preserve"> and </w:t>
            </w:r>
            <w:proofErr w:type="spellStart"/>
            <w:r w:rsidRPr="00E35084">
              <w:rPr>
                <w:rFonts w:cs="Times New Roman"/>
                <w:sz w:val="22"/>
              </w:rPr>
              <w:t>Vermandel</w:t>
            </w:r>
            <w:proofErr w:type="spellEnd"/>
            <w:r w:rsidRPr="00E35084">
              <w:rPr>
                <w:rFonts w:cs="Times New Roman"/>
                <w:sz w:val="22"/>
              </w:rPr>
              <w:t xml:space="preserve"> (2015): Financial frictions and the extensive margin of activity, </w:t>
            </w:r>
            <w:r w:rsidRPr="00E35084">
              <w:rPr>
                <w:rFonts w:cs="Times New Roman"/>
                <w:i/>
                <w:iCs/>
                <w:sz w:val="22"/>
              </w:rPr>
              <w:t>Research in Economics</w:t>
            </w:r>
            <w:r w:rsidRPr="00E35084">
              <w:rPr>
                <w:rFonts w:cs="Times New Roman"/>
                <w:sz w:val="22"/>
              </w:rPr>
              <w:t xml:space="preserve"> 69, pp. 525–554</w:t>
            </w:r>
          </w:p>
        </w:tc>
      </w:tr>
      <w:tr w:rsidR="00E35084" w14:paraId="63889E4D" w14:textId="77777777" w:rsidTr="00E35084">
        <w:tc>
          <w:tcPr>
            <w:tcW w:w="2665" w:type="dxa"/>
          </w:tcPr>
          <w:p w14:paraId="78F2EF7C"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US_RA07</w:t>
            </w:r>
          </w:p>
        </w:tc>
        <w:tc>
          <w:tcPr>
            <w:tcW w:w="5975" w:type="dxa"/>
          </w:tcPr>
          <w:p w14:paraId="1ADA5DC3"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Rabanal (2007): Does inflation increase after a monetary policy tightening? answers based on </w:t>
            </w:r>
            <w:proofErr w:type="spellStart"/>
            <w:proofErr w:type="gramStart"/>
            <w:r w:rsidRPr="00E35084">
              <w:rPr>
                <w:rFonts w:cs="Times New Roman"/>
                <w:sz w:val="22"/>
              </w:rPr>
              <w:t>a</w:t>
            </w:r>
            <w:proofErr w:type="spellEnd"/>
            <w:proofErr w:type="gramEnd"/>
            <w:r w:rsidRPr="00E35084">
              <w:rPr>
                <w:rFonts w:cs="Times New Roman"/>
                <w:sz w:val="22"/>
              </w:rPr>
              <w:t xml:space="preserve"> estimated DSGE model, </w:t>
            </w:r>
            <w:r w:rsidRPr="00E35084">
              <w:rPr>
                <w:rFonts w:cs="Times New Roman"/>
                <w:i/>
                <w:iCs/>
                <w:sz w:val="22"/>
              </w:rPr>
              <w:t>Journal of Economic Dynamics &amp; Control</w:t>
            </w:r>
            <w:r w:rsidRPr="00E35084">
              <w:rPr>
                <w:rFonts w:cs="Times New Roman"/>
                <w:sz w:val="22"/>
              </w:rPr>
              <w:t xml:space="preserve"> 31, pp. 906–937</w:t>
            </w:r>
          </w:p>
        </w:tc>
      </w:tr>
      <w:tr w:rsidR="00E35084" w14:paraId="6CB2362B" w14:textId="77777777" w:rsidTr="00E35084">
        <w:tc>
          <w:tcPr>
            <w:tcW w:w="2665" w:type="dxa"/>
          </w:tcPr>
          <w:p w14:paraId="2C68D0C6"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US_RE09</w:t>
            </w:r>
          </w:p>
        </w:tc>
        <w:tc>
          <w:tcPr>
            <w:tcW w:w="5975" w:type="dxa"/>
          </w:tcPr>
          <w:p w14:paraId="4C1E0A61"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Reis (2009): A sticky-information general-equilibrium model for policy analysis, </w:t>
            </w:r>
            <w:r w:rsidRPr="00E35084">
              <w:rPr>
                <w:rFonts w:cs="Times New Roman"/>
                <w:i/>
                <w:iCs/>
                <w:sz w:val="22"/>
              </w:rPr>
              <w:t>Technical Report</w:t>
            </w:r>
            <w:r w:rsidRPr="00E35084">
              <w:rPr>
                <w:rFonts w:cs="Times New Roman"/>
                <w:sz w:val="22"/>
              </w:rPr>
              <w:t>,</w:t>
            </w:r>
            <w:r w:rsidRPr="00E35084">
              <w:rPr>
                <w:rFonts w:cs="Times New Roman"/>
                <w:i/>
                <w:iCs/>
                <w:sz w:val="22"/>
              </w:rPr>
              <w:t xml:space="preserve"> </w:t>
            </w:r>
            <w:r w:rsidRPr="00E35084">
              <w:rPr>
                <w:rFonts w:cs="Times New Roman"/>
                <w:sz w:val="22"/>
              </w:rPr>
              <w:t>NBER</w:t>
            </w:r>
          </w:p>
        </w:tc>
      </w:tr>
      <w:tr w:rsidR="00E35084" w14:paraId="026E71A1" w14:textId="77777777" w:rsidTr="00E35084">
        <w:tc>
          <w:tcPr>
            <w:tcW w:w="2665" w:type="dxa"/>
          </w:tcPr>
          <w:p w14:paraId="13616353"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US_RS99</w:t>
            </w:r>
          </w:p>
        </w:tc>
        <w:tc>
          <w:tcPr>
            <w:tcW w:w="5975" w:type="dxa"/>
          </w:tcPr>
          <w:p w14:paraId="1A2C3262"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Rudebusch and Svensson (1999): Policy rules for inflation targeting, in: Taylor, J.B. (Ed.), </w:t>
            </w:r>
            <w:r w:rsidRPr="00E35084">
              <w:rPr>
                <w:rFonts w:cs="Times New Roman"/>
                <w:i/>
                <w:iCs/>
                <w:sz w:val="22"/>
              </w:rPr>
              <w:t>Monetary Policy Rules</w:t>
            </w:r>
            <w:r w:rsidRPr="00E35084">
              <w:rPr>
                <w:rFonts w:cs="Times New Roman"/>
                <w:sz w:val="22"/>
              </w:rPr>
              <w:t>, pp. 203–262</w:t>
            </w:r>
          </w:p>
        </w:tc>
      </w:tr>
      <w:tr w:rsidR="00E35084" w14:paraId="5EA47051" w14:textId="77777777" w:rsidTr="00E35084">
        <w:tc>
          <w:tcPr>
            <w:tcW w:w="2665" w:type="dxa"/>
          </w:tcPr>
          <w:p w14:paraId="07E6C8BA"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US_SW07</w:t>
            </w:r>
          </w:p>
        </w:tc>
        <w:tc>
          <w:tcPr>
            <w:tcW w:w="5975" w:type="dxa"/>
          </w:tcPr>
          <w:p w14:paraId="3BAF4550"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Smets and Wouters (2007): Shocks and Frictions in US Business Cycles: A Bayesian DSGE Approach, </w:t>
            </w:r>
            <w:r w:rsidRPr="00E35084">
              <w:rPr>
                <w:rFonts w:cs="Times New Roman"/>
                <w:i/>
                <w:iCs/>
                <w:sz w:val="22"/>
              </w:rPr>
              <w:t>The American Economic Review</w:t>
            </w:r>
            <w:r w:rsidRPr="00E35084">
              <w:rPr>
                <w:rFonts w:cs="Times New Roman"/>
                <w:sz w:val="22"/>
              </w:rPr>
              <w:t xml:space="preserve"> 97(3), pp. 586–606</w:t>
            </w:r>
          </w:p>
        </w:tc>
      </w:tr>
      <w:tr w:rsidR="00E35084" w14:paraId="27DE49B5" w14:textId="77777777" w:rsidTr="00E35084">
        <w:tc>
          <w:tcPr>
            <w:tcW w:w="2665" w:type="dxa"/>
          </w:tcPr>
          <w:p w14:paraId="47A60549"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US_VI16gk</w:t>
            </w:r>
          </w:p>
        </w:tc>
        <w:tc>
          <w:tcPr>
            <w:tcW w:w="5975" w:type="dxa"/>
          </w:tcPr>
          <w:p w14:paraId="3F33D12D" w14:textId="7C132554" w:rsidR="00E35084" w:rsidRPr="00E35084" w:rsidDel="00D16481" w:rsidRDefault="00E35084" w:rsidP="00983FC4">
            <w:pPr>
              <w:spacing w:before="0" w:line="276" w:lineRule="auto"/>
              <w:rPr>
                <w:rFonts w:cs="Times New Roman"/>
                <w:sz w:val="22"/>
              </w:rPr>
            </w:pPr>
            <w:r w:rsidRPr="00E35084">
              <w:rPr>
                <w:rFonts w:cs="Times New Roman"/>
                <w:sz w:val="22"/>
              </w:rPr>
              <w:t xml:space="preserve">Villa (2016): Financial frictions in the euro area and the </w:t>
            </w:r>
            <w:proofErr w:type="gramStart"/>
            <w:r w:rsidRPr="00E35084">
              <w:rPr>
                <w:rFonts w:cs="Times New Roman"/>
                <w:sz w:val="22"/>
              </w:rPr>
              <w:t>united states</w:t>
            </w:r>
            <w:proofErr w:type="gramEnd"/>
            <w:r w:rsidRPr="00E35084">
              <w:rPr>
                <w:rFonts w:cs="Times New Roman"/>
                <w:sz w:val="22"/>
              </w:rPr>
              <w:t xml:space="preserve">: A Bayesian assessment, </w:t>
            </w:r>
            <w:r w:rsidRPr="00E35084">
              <w:rPr>
                <w:rFonts w:cs="Times New Roman"/>
                <w:i/>
                <w:iCs/>
                <w:sz w:val="22"/>
              </w:rPr>
              <w:t>Macroeconomic Dynamics</w:t>
            </w:r>
            <w:r w:rsidRPr="00E35084">
              <w:rPr>
                <w:rFonts w:cs="Times New Roman"/>
                <w:sz w:val="22"/>
              </w:rPr>
              <w:t xml:space="preserve"> 20, pp. 1313–1340</w:t>
            </w:r>
          </w:p>
        </w:tc>
      </w:tr>
      <w:tr w:rsidR="00E35084" w14:paraId="7B484CA4" w14:textId="77777777" w:rsidTr="00E35084">
        <w:tc>
          <w:tcPr>
            <w:tcW w:w="2665" w:type="dxa"/>
          </w:tcPr>
          <w:p w14:paraId="518F2990" w14:textId="77777777" w:rsidR="00E35084" w:rsidRPr="00E35084" w:rsidDel="00D16481" w:rsidRDefault="00E35084" w:rsidP="00050C0F">
            <w:pPr>
              <w:spacing w:before="0" w:line="276" w:lineRule="auto"/>
              <w:rPr>
                <w:rFonts w:cs="Times New Roman"/>
                <w:sz w:val="22"/>
              </w:rPr>
            </w:pPr>
            <w:proofErr w:type="spellStart"/>
            <w:r w:rsidRPr="00E35084">
              <w:rPr>
                <w:rFonts w:cs="Times New Roman"/>
                <w:color w:val="000000"/>
                <w:sz w:val="22"/>
              </w:rPr>
              <w:t>US_VMDno</w:t>
            </w:r>
            <w:proofErr w:type="spellEnd"/>
          </w:p>
        </w:tc>
        <w:tc>
          <w:tcPr>
            <w:tcW w:w="5975" w:type="dxa"/>
          </w:tcPr>
          <w:p w14:paraId="7C3A4CEE" w14:textId="77777777" w:rsidR="00E35084" w:rsidRPr="00E35084" w:rsidDel="00D16481" w:rsidRDefault="00E35084" w:rsidP="00050C0F">
            <w:pPr>
              <w:spacing w:before="0" w:line="276" w:lineRule="auto"/>
              <w:rPr>
                <w:rFonts w:cs="Times New Roman"/>
                <w:sz w:val="22"/>
              </w:rPr>
            </w:pPr>
            <w:r w:rsidRPr="00E35084">
              <w:rPr>
                <w:rFonts w:cs="Times New Roman"/>
                <w:sz w:val="22"/>
              </w:rPr>
              <w:t xml:space="preserve">Verona et al. (2013): (Un)anticipated monetary policy in a DSGE model with a shadow banking system, </w:t>
            </w:r>
            <w:r w:rsidRPr="00E35084">
              <w:rPr>
                <w:rFonts w:cs="Times New Roman"/>
                <w:i/>
                <w:iCs/>
                <w:sz w:val="22"/>
              </w:rPr>
              <w:t>International Journal of Central Banking</w:t>
            </w:r>
            <w:r w:rsidRPr="00E35084">
              <w:rPr>
                <w:rFonts w:cs="Times New Roman"/>
                <w:sz w:val="22"/>
              </w:rPr>
              <w:t xml:space="preserve"> 9, pp. 78–124</w:t>
            </w:r>
          </w:p>
        </w:tc>
      </w:tr>
      <w:tr w:rsidR="00E35084" w14:paraId="46BD7A6D" w14:textId="77777777" w:rsidTr="00E35084">
        <w:tc>
          <w:tcPr>
            <w:tcW w:w="2665" w:type="dxa"/>
          </w:tcPr>
          <w:p w14:paraId="2E135FB2" w14:textId="77777777" w:rsidR="00E35084" w:rsidRPr="00E35084" w:rsidDel="00D16481" w:rsidRDefault="00E35084" w:rsidP="00050C0F">
            <w:pPr>
              <w:spacing w:before="0" w:line="276" w:lineRule="auto"/>
              <w:rPr>
                <w:rFonts w:cs="Times New Roman"/>
                <w:sz w:val="22"/>
              </w:rPr>
            </w:pPr>
            <w:r w:rsidRPr="00E35084">
              <w:rPr>
                <w:rFonts w:cs="Times New Roman"/>
                <w:color w:val="000000"/>
                <w:sz w:val="22"/>
              </w:rPr>
              <w:t>US_YR13AL</w:t>
            </w:r>
          </w:p>
        </w:tc>
        <w:tc>
          <w:tcPr>
            <w:tcW w:w="5975" w:type="dxa"/>
          </w:tcPr>
          <w:p w14:paraId="384AEF47" w14:textId="77777777" w:rsidR="00E35084" w:rsidRPr="00E35084" w:rsidDel="00D16481" w:rsidRDefault="00E35084" w:rsidP="00050C0F">
            <w:pPr>
              <w:spacing w:before="0" w:line="276" w:lineRule="auto"/>
              <w:rPr>
                <w:rFonts w:cs="Times New Roman"/>
                <w:sz w:val="22"/>
              </w:rPr>
            </w:pPr>
            <w:proofErr w:type="spellStart"/>
            <w:r w:rsidRPr="00E35084">
              <w:rPr>
                <w:rFonts w:cs="Times New Roman"/>
                <w:sz w:val="22"/>
              </w:rPr>
              <w:t>Rychalovska</w:t>
            </w:r>
            <w:proofErr w:type="spellEnd"/>
            <w:r w:rsidRPr="00E35084">
              <w:rPr>
                <w:rFonts w:cs="Times New Roman"/>
                <w:sz w:val="22"/>
              </w:rPr>
              <w:t xml:space="preserve"> (2016): The implications of financial frictions and imperfect knowledge in the estimated DSGE model of the U.S. economy, </w:t>
            </w:r>
            <w:r w:rsidRPr="00E35084">
              <w:rPr>
                <w:rFonts w:cs="Times New Roman"/>
                <w:i/>
                <w:iCs/>
                <w:sz w:val="22"/>
              </w:rPr>
              <w:t>Journal of Economic Dynamics and Control</w:t>
            </w:r>
            <w:r w:rsidRPr="00E35084">
              <w:rPr>
                <w:rFonts w:cs="Times New Roman"/>
                <w:sz w:val="22"/>
              </w:rPr>
              <w:t xml:space="preserve"> 73, pp. 259 – 282</w:t>
            </w:r>
          </w:p>
        </w:tc>
      </w:tr>
      <w:tr w:rsidR="00E35084" w14:paraId="1924D9AB" w14:textId="77777777" w:rsidTr="00E35084">
        <w:tc>
          <w:tcPr>
            <w:tcW w:w="8640" w:type="dxa"/>
            <w:gridSpan w:val="2"/>
            <w:vAlign w:val="bottom"/>
          </w:tcPr>
          <w:p w14:paraId="7EC56ED5" w14:textId="6C751099" w:rsidR="00E35084" w:rsidRPr="00BB0F8A" w:rsidRDefault="00E35084" w:rsidP="00BB0F8A">
            <w:pPr>
              <w:spacing w:before="0" w:line="276" w:lineRule="auto"/>
              <w:rPr>
                <w:rFonts w:cs="Times New Roman"/>
                <w:sz w:val="20"/>
                <w:szCs w:val="20"/>
              </w:rPr>
            </w:pPr>
            <w:r w:rsidRPr="00BB0F8A">
              <w:rPr>
                <w:rFonts w:cs="Times New Roman"/>
                <w:sz w:val="20"/>
                <w:szCs w:val="20"/>
              </w:rPr>
              <w:t xml:space="preserve">Notes: * </w:t>
            </w:r>
            <w:r>
              <w:rPr>
                <w:rFonts w:cs="Times New Roman"/>
                <w:sz w:val="20"/>
                <w:szCs w:val="20"/>
              </w:rPr>
              <w:t>Disi</w:t>
            </w:r>
            <w:r w:rsidRPr="00BB0F8A">
              <w:rPr>
                <w:rFonts w:cs="Times New Roman"/>
                <w:sz w:val="20"/>
                <w:szCs w:val="20"/>
              </w:rPr>
              <w:t xml:space="preserve">nflation </w:t>
            </w:r>
            <w:r>
              <w:rPr>
                <w:rFonts w:cs="Times New Roman"/>
                <w:sz w:val="20"/>
                <w:szCs w:val="20"/>
              </w:rPr>
              <w:t>un</w:t>
            </w:r>
            <w:r w:rsidRPr="00BB0F8A">
              <w:rPr>
                <w:rFonts w:cs="Times New Roman"/>
                <w:sz w:val="20"/>
                <w:szCs w:val="20"/>
              </w:rPr>
              <w:t xml:space="preserve">feasible; </w:t>
            </w:r>
            <w:proofErr w:type="spellStart"/>
            <w:r w:rsidRPr="00BB0F8A">
              <w:rPr>
                <w:rFonts w:cs="Times New Roman"/>
                <w:i/>
                <w:iCs/>
                <w:sz w:val="20"/>
                <w:szCs w:val="20"/>
              </w:rPr>
              <w:t>sacratio</w:t>
            </w:r>
            <w:proofErr w:type="spellEnd"/>
            <w:r w:rsidRPr="00BB0F8A">
              <w:rPr>
                <w:rFonts w:cs="Times New Roman"/>
                <w:sz w:val="20"/>
                <w:szCs w:val="20"/>
              </w:rPr>
              <w:t xml:space="preserve"> incalculable.  **</w:t>
            </w:r>
            <w:r w:rsidR="00F93A0D">
              <w:rPr>
                <w:rFonts w:cs="Times New Roman"/>
                <w:sz w:val="20"/>
                <w:szCs w:val="20"/>
              </w:rPr>
              <w:t xml:space="preserve">Simulation </w:t>
            </w:r>
            <w:r w:rsidRPr="00BB0F8A">
              <w:rPr>
                <w:rFonts w:cs="Times New Roman"/>
                <w:sz w:val="20"/>
                <w:szCs w:val="20"/>
              </w:rPr>
              <w:t>does not converge under the Taylor rule</w:t>
            </w:r>
            <w:r w:rsidR="00BE71C5">
              <w:rPr>
                <w:rFonts w:cs="Times New Roman"/>
                <w:sz w:val="20"/>
                <w:szCs w:val="20"/>
              </w:rPr>
              <w:t xml:space="preserve"> (NK_MM10, US_CCF12) or the inertial Taylor rule (NK_MM10).  ***</w:t>
            </w:r>
            <w:r w:rsidR="00BC3514">
              <w:rPr>
                <w:rFonts w:cs="Times New Roman"/>
                <w:sz w:val="20"/>
                <w:szCs w:val="20"/>
              </w:rPr>
              <w:t xml:space="preserve">IRF </w:t>
            </w:r>
            <w:r w:rsidR="000E218B">
              <w:rPr>
                <w:rFonts w:cs="Times New Roman"/>
                <w:sz w:val="20"/>
                <w:szCs w:val="20"/>
              </w:rPr>
              <w:t xml:space="preserve">peak is reached after 100 quarters or more </w:t>
            </w:r>
            <w:r w:rsidR="003E74D9">
              <w:rPr>
                <w:rFonts w:cs="Times New Roman"/>
                <w:sz w:val="20"/>
                <w:szCs w:val="20"/>
              </w:rPr>
              <w:t xml:space="preserve">for </w:t>
            </w:r>
            <w:r w:rsidR="000E218B">
              <w:rPr>
                <w:rFonts w:cs="Times New Roman"/>
                <w:sz w:val="20"/>
                <w:szCs w:val="20"/>
              </w:rPr>
              <w:t>output (</w:t>
            </w:r>
            <w:proofErr w:type="spellStart"/>
            <w:r w:rsidR="001063AB">
              <w:rPr>
                <w:rFonts w:cs="Times New Roman"/>
                <w:sz w:val="20"/>
                <w:szCs w:val="20"/>
              </w:rPr>
              <w:t>US_ACELm</w:t>
            </w:r>
            <w:proofErr w:type="spellEnd"/>
            <w:r w:rsidR="001063AB">
              <w:rPr>
                <w:rFonts w:cs="Times New Roman"/>
                <w:sz w:val="20"/>
                <w:szCs w:val="20"/>
              </w:rPr>
              <w:t xml:space="preserve"> under the Taylor rule</w:t>
            </w:r>
            <w:proofErr w:type="gramStart"/>
            <w:r w:rsidR="001063AB">
              <w:rPr>
                <w:rFonts w:cs="Times New Roman"/>
                <w:sz w:val="20"/>
                <w:szCs w:val="20"/>
              </w:rPr>
              <w:t xml:space="preserve">, </w:t>
            </w:r>
            <w:r w:rsidR="000E218B">
              <w:rPr>
                <w:rFonts w:cs="Times New Roman"/>
                <w:sz w:val="20"/>
                <w:szCs w:val="20"/>
              </w:rPr>
              <w:t>)</w:t>
            </w:r>
            <w:proofErr w:type="gramEnd"/>
            <w:r w:rsidR="000E218B">
              <w:rPr>
                <w:rFonts w:cs="Times New Roman"/>
                <w:sz w:val="20"/>
                <w:szCs w:val="20"/>
              </w:rPr>
              <w:t xml:space="preserve"> or for inflation (</w:t>
            </w:r>
            <w:r w:rsidR="00593C1E">
              <w:rPr>
                <w:rFonts w:cs="Times New Roman"/>
                <w:sz w:val="20"/>
                <w:szCs w:val="20"/>
              </w:rPr>
              <w:t xml:space="preserve">US_CMR14 under the Taylor rule, </w:t>
            </w:r>
            <w:r w:rsidR="00A82B32">
              <w:rPr>
                <w:rFonts w:cs="Times New Roman"/>
                <w:sz w:val="20"/>
                <w:szCs w:val="20"/>
              </w:rPr>
              <w:t xml:space="preserve">US_MI07AL under the </w:t>
            </w:r>
            <w:r w:rsidR="00130CB3">
              <w:rPr>
                <w:rFonts w:cs="Times New Roman"/>
                <w:sz w:val="20"/>
                <w:szCs w:val="20"/>
              </w:rPr>
              <w:t xml:space="preserve">inertial Taylor rule and the </w:t>
            </w:r>
            <w:r w:rsidR="00A82B32">
              <w:rPr>
                <w:rFonts w:cs="Times New Roman"/>
                <w:sz w:val="20"/>
                <w:szCs w:val="20"/>
              </w:rPr>
              <w:t xml:space="preserve">growth rule, </w:t>
            </w:r>
            <w:r w:rsidR="00B37EED">
              <w:rPr>
                <w:rFonts w:cs="Times New Roman"/>
                <w:sz w:val="20"/>
                <w:szCs w:val="20"/>
              </w:rPr>
              <w:t>and US_VI16gk</w:t>
            </w:r>
            <w:r w:rsidR="003E74D9">
              <w:rPr>
                <w:rFonts w:cs="Times New Roman"/>
                <w:sz w:val="20"/>
                <w:szCs w:val="20"/>
              </w:rPr>
              <w:t xml:space="preserve"> under the Taylor rule</w:t>
            </w:r>
            <w:r w:rsidR="000E218B">
              <w:rPr>
                <w:rFonts w:cs="Times New Roman"/>
                <w:sz w:val="20"/>
                <w:szCs w:val="20"/>
              </w:rPr>
              <w:t xml:space="preserve">).  </w:t>
            </w:r>
          </w:p>
        </w:tc>
      </w:tr>
    </w:tbl>
    <w:p w14:paraId="39E90468" w14:textId="63065F31" w:rsidR="00DB5BFD" w:rsidRDefault="00DB5BFD" w:rsidP="00E35084">
      <w:pPr>
        <w:spacing w:before="100" w:beforeAutospacing="1" w:after="100" w:afterAutospacing="1" w:line="240" w:lineRule="auto"/>
        <w:rPr>
          <w:rFonts w:cs="Times New Roman"/>
          <w:szCs w:val="24"/>
        </w:rPr>
      </w:pPr>
    </w:p>
    <w:p w14:paraId="067EBFBC" w14:textId="77777777" w:rsidR="00DB5BFD" w:rsidRDefault="00DB5BFD">
      <w:pPr>
        <w:spacing w:before="0" w:after="160" w:line="259" w:lineRule="auto"/>
        <w:rPr>
          <w:rFonts w:cs="Times New Roman"/>
          <w:szCs w:val="24"/>
        </w:rPr>
      </w:pPr>
      <w:r>
        <w:rPr>
          <w:rFonts w:cs="Times New Roman"/>
          <w:szCs w:val="24"/>
        </w:rPr>
        <w:br w:type="page"/>
      </w:r>
    </w:p>
    <w:p w14:paraId="7A94FDA2" w14:textId="63042BE5" w:rsidR="00DB5BFD" w:rsidRPr="00DB5BFD" w:rsidRDefault="00DB5BFD" w:rsidP="00E35084">
      <w:pPr>
        <w:spacing w:before="100" w:beforeAutospacing="1" w:after="100" w:afterAutospacing="1" w:line="240" w:lineRule="auto"/>
        <w:rPr>
          <w:rFonts w:cs="Times New Roman"/>
          <w:b/>
          <w:bCs/>
          <w:szCs w:val="24"/>
        </w:rPr>
      </w:pPr>
      <w:r w:rsidRPr="00DB5BFD">
        <w:rPr>
          <w:rFonts w:cs="Times New Roman"/>
          <w:b/>
          <w:bCs/>
          <w:szCs w:val="24"/>
        </w:rPr>
        <w:lastRenderedPageBreak/>
        <w:t>Appendix B</w:t>
      </w:r>
    </w:p>
    <w:p w14:paraId="6A9473C2" w14:textId="77777777" w:rsidR="00CB343F" w:rsidRDefault="00CB343F" w:rsidP="00E35084">
      <w:pPr>
        <w:spacing w:before="100" w:beforeAutospacing="1" w:after="100" w:afterAutospacing="1" w:line="240" w:lineRule="auto"/>
        <w:rPr>
          <w:rFonts w:cs="Times New Roman"/>
          <w:i/>
          <w:iCs/>
          <w:szCs w:val="24"/>
        </w:rPr>
      </w:pPr>
      <w:r w:rsidRPr="00CB343F">
        <w:rPr>
          <w:rFonts w:cs="Times New Roman"/>
          <w:i/>
          <w:iCs/>
          <w:szCs w:val="24"/>
        </w:rPr>
        <w:t>B.1 More results for the full sample of models</w:t>
      </w:r>
    </w:p>
    <w:tbl>
      <w:tblPr>
        <w:tblStyle w:val="TableGrid5"/>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2"/>
        <w:gridCol w:w="1521"/>
        <w:gridCol w:w="1568"/>
        <w:gridCol w:w="1568"/>
        <w:gridCol w:w="1568"/>
        <w:gridCol w:w="1373"/>
      </w:tblGrid>
      <w:tr w:rsidR="00235EAE" w:rsidRPr="0063773D" w14:paraId="3C15E3D3" w14:textId="77777777" w:rsidTr="00392761">
        <w:trPr>
          <w:trHeight w:val="432"/>
        </w:trPr>
        <w:tc>
          <w:tcPr>
            <w:tcW w:w="9360" w:type="dxa"/>
            <w:gridSpan w:val="6"/>
            <w:tcBorders>
              <w:top w:val="single" w:sz="4" w:space="0" w:color="auto"/>
            </w:tcBorders>
            <w:shd w:val="clear" w:color="auto" w:fill="FFFFFF"/>
          </w:tcPr>
          <w:p w14:paraId="111B1846" w14:textId="7F5C06B4" w:rsidR="00235EAE" w:rsidRPr="00235EAE" w:rsidRDefault="00235EAE" w:rsidP="00507DDB">
            <w:pPr>
              <w:spacing w:after="0" w:line="240" w:lineRule="auto"/>
              <w:jc w:val="center"/>
              <w:rPr>
                <w:rFonts w:ascii="Aptos" w:eastAsia="Aptos" w:hAnsi="Aptos" w:cs="Times New Roman"/>
                <w:sz w:val="22"/>
                <w:szCs w:val="22"/>
              </w:rPr>
            </w:pPr>
            <w:r w:rsidRPr="00235EAE">
              <w:rPr>
                <w:rFonts w:ascii="Aptos" w:eastAsia="Aptos" w:hAnsi="Aptos" w:cs="Times New Roman"/>
                <w:sz w:val="22"/>
                <w:szCs w:val="22"/>
              </w:rPr>
              <w:t>Table B1</w:t>
            </w:r>
          </w:p>
          <w:p w14:paraId="577F0108" w14:textId="77777777" w:rsidR="00235EAE" w:rsidRDefault="00235EAE" w:rsidP="00507DDB">
            <w:pPr>
              <w:spacing w:before="0" w:after="0" w:line="240" w:lineRule="auto"/>
              <w:jc w:val="center"/>
              <w:rPr>
                <w:rFonts w:ascii="Aptos" w:eastAsia="Aptos" w:hAnsi="Aptos" w:cs="Times New Roman"/>
                <w:b/>
                <w:bCs/>
                <w:sz w:val="22"/>
                <w:szCs w:val="22"/>
                <w:u w:val="single"/>
              </w:rPr>
            </w:pPr>
            <w:r w:rsidRPr="00235EAE">
              <w:rPr>
                <w:rFonts w:ascii="Aptos" w:eastAsia="Aptos" w:hAnsi="Aptos" w:cs="Times New Roman"/>
                <w:b/>
                <w:bCs/>
                <w:sz w:val="22"/>
                <w:szCs w:val="22"/>
                <w:u w:val="single"/>
              </w:rPr>
              <w:t>Relationship with a range of model variables</w:t>
            </w:r>
          </w:p>
          <w:p w14:paraId="6C34C611" w14:textId="74C15185" w:rsidR="00507DDB" w:rsidRPr="00507DDB" w:rsidRDefault="00507DDB" w:rsidP="00507DDB">
            <w:pPr>
              <w:spacing w:before="0" w:after="0" w:line="240" w:lineRule="auto"/>
              <w:jc w:val="center"/>
              <w:rPr>
                <w:rFonts w:ascii="Aptos" w:eastAsia="Aptos" w:hAnsi="Aptos" w:cs="Times New Roman"/>
                <w:sz w:val="20"/>
                <w:szCs w:val="20"/>
              </w:rPr>
            </w:pPr>
            <w:r w:rsidRPr="00507DDB">
              <w:rPr>
                <w:rFonts w:ascii="Aptos" w:eastAsia="Aptos" w:hAnsi="Aptos" w:cs="Times New Roman"/>
                <w:sz w:val="20"/>
                <w:szCs w:val="20"/>
              </w:rPr>
              <w:t>(full sample)</w:t>
            </w:r>
          </w:p>
          <w:p w14:paraId="3E577450" w14:textId="77777777" w:rsidR="00235EAE" w:rsidRPr="00235EAE" w:rsidRDefault="00235EAE" w:rsidP="00392761">
            <w:pPr>
              <w:spacing w:after="0" w:line="240" w:lineRule="auto"/>
              <w:jc w:val="center"/>
              <w:rPr>
                <w:rFonts w:ascii="Aptos" w:eastAsia="Aptos" w:hAnsi="Aptos" w:cs="Times New Roman"/>
                <w:sz w:val="22"/>
                <w:szCs w:val="22"/>
              </w:rPr>
            </w:pPr>
            <w:r>
              <w:rPr>
                <w:rFonts w:ascii="Aptos" w:eastAsia="Aptos" w:hAnsi="Aptos" w:cs="Times New Roman"/>
                <w:sz w:val="20"/>
                <w:szCs w:val="20"/>
              </w:rPr>
              <w:t xml:space="preserve">                                                                   </w:t>
            </w:r>
            <w:r w:rsidRPr="00235EAE">
              <w:rPr>
                <w:rFonts w:ascii="Aptos" w:eastAsia="Aptos" w:hAnsi="Aptos" w:cs="Times New Roman"/>
                <w:b/>
                <w:bCs/>
                <w:sz w:val="22"/>
                <w:szCs w:val="22"/>
              </w:rPr>
              <w:t>Elasticities</w:t>
            </w:r>
            <w:r w:rsidRPr="00235EAE">
              <w:rPr>
                <w:rFonts w:ascii="Aptos" w:hAnsi="Aptos" w:cs="Times New Roman"/>
                <w:b/>
                <w:bCs/>
                <w:sz w:val="22"/>
                <w:szCs w:val="22"/>
                <w:vertAlign w:val="superscript"/>
              </w:rPr>
              <w:t>†</w:t>
            </w:r>
            <w:r w:rsidRPr="00235EAE">
              <w:rPr>
                <w:rFonts w:ascii="Aptos" w:eastAsia="Aptos" w:hAnsi="Aptos" w:cs="Times New Roman"/>
                <w:b/>
                <w:bCs/>
                <w:sz w:val="22"/>
                <w:szCs w:val="22"/>
              </w:rPr>
              <w:t xml:space="preserve">                                                                    Timing</w:t>
            </w:r>
            <w:r w:rsidRPr="00235EAE">
              <w:rPr>
                <w:rFonts w:ascii="Aptos" w:hAnsi="Aptos" w:cs="Times New Roman"/>
                <w:b/>
                <w:bCs/>
                <w:sz w:val="22"/>
                <w:szCs w:val="22"/>
                <w:vertAlign w:val="superscript"/>
              </w:rPr>
              <w:t>††</w:t>
            </w:r>
          </w:p>
        </w:tc>
      </w:tr>
      <w:tr w:rsidR="00235EAE" w:rsidRPr="0063773D" w14:paraId="33CEFF0A" w14:textId="77777777" w:rsidTr="00392761">
        <w:trPr>
          <w:trHeight w:val="432"/>
        </w:trPr>
        <w:tc>
          <w:tcPr>
            <w:tcW w:w="1762" w:type="dxa"/>
            <w:tcBorders>
              <w:bottom w:val="single" w:sz="4" w:space="0" w:color="auto"/>
            </w:tcBorders>
            <w:shd w:val="pct10" w:color="auto" w:fill="FFFFFF"/>
          </w:tcPr>
          <w:p w14:paraId="2ED1E96C" w14:textId="77777777" w:rsidR="00235EAE" w:rsidRPr="0063773D" w:rsidRDefault="00235EAE" w:rsidP="00392761">
            <w:pPr>
              <w:spacing w:before="0" w:after="0" w:line="240" w:lineRule="auto"/>
              <w:jc w:val="center"/>
              <w:rPr>
                <w:rFonts w:ascii="Aptos" w:eastAsia="Aptos" w:hAnsi="Aptos" w:cs="Times New Roman"/>
                <w:sz w:val="20"/>
                <w:szCs w:val="20"/>
              </w:rPr>
            </w:pPr>
          </w:p>
        </w:tc>
        <w:tc>
          <w:tcPr>
            <w:tcW w:w="1521" w:type="dxa"/>
            <w:tcBorders>
              <w:bottom w:val="single" w:sz="4" w:space="0" w:color="auto"/>
            </w:tcBorders>
            <w:shd w:val="pct10" w:color="auto" w:fill="FFFFFF"/>
            <w:vAlign w:val="center"/>
            <w:hideMark/>
          </w:tcPr>
          <w:p w14:paraId="45F4B0EC" w14:textId="77777777" w:rsidR="00235EAE" w:rsidRPr="00242BA9" w:rsidRDefault="00235EAE" w:rsidP="00392761">
            <w:pPr>
              <w:spacing w:before="0" w:after="0" w:line="240" w:lineRule="auto"/>
              <w:jc w:val="center"/>
              <w:rPr>
                <w:rFonts w:ascii="Aptos" w:eastAsia="Aptos" w:hAnsi="Aptos" w:cs="Times New Roman"/>
                <w:i/>
                <w:iCs/>
                <w:sz w:val="22"/>
                <w:szCs w:val="22"/>
              </w:rPr>
            </w:pPr>
            <w:r w:rsidRPr="00242BA9">
              <w:rPr>
                <w:rFonts w:ascii="Aptos" w:eastAsia="Aptos" w:hAnsi="Aptos" w:cs="Times New Roman"/>
                <w:i/>
                <w:iCs/>
                <w:sz w:val="22"/>
                <w:szCs w:val="22"/>
              </w:rPr>
              <w:t>y-slope</w:t>
            </w:r>
          </w:p>
        </w:tc>
        <w:tc>
          <w:tcPr>
            <w:tcW w:w="1568" w:type="dxa"/>
            <w:tcBorders>
              <w:bottom w:val="single" w:sz="4" w:space="0" w:color="auto"/>
            </w:tcBorders>
            <w:shd w:val="pct10" w:color="auto" w:fill="FFFFFF"/>
            <w:vAlign w:val="center"/>
            <w:hideMark/>
          </w:tcPr>
          <w:p w14:paraId="57341BA9" w14:textId="77777777" w:rsidR="00235EAE" w:rsidRPr="00242BA9" w:rsidRDefault="00235EAE" w:rsidP="00392761">
            <w:pPr>
              <w:spacing w:before="0" w:after="0" w:line="240" w:lineRule="auto"/>
              <w:jc w:val="center"/>
              <w:rPr>
                <w:rFonts w:ascii="Aptos" w:eastAsia="Aptos" w:hAnsi="Aptos" w:cs="Times New Roman"/>
                <w:i/>
                <w:iCs/>
                <w:sz w:val="22"/>
                <w:szCs w:val="22"/>
              </w:rPr>
            </w:pPr>
            <w:r w:rsidRPr="00242BA9">
              <w:rPr>
                <w:rFonts w:ascii="Aptos" w:eastAsia="Aptos" w:hAnsi="Aptos" w:cs="Times New Roman"/>
                <w:i/>
                <w:iCs/>
                <w:sz w:val="22"/>
                <w:szCs w:val="22"/>
              </w:rPr>
              <w:t>π-slope</w:t>
            </w:r>
          </w:p>
        </w:tc>
        <w:tc>
          <w:tcPr>
            <w:tcW w:w="1568" w:type="dxa"/>
            <w:tcBorders>
              <w:bottom w:val="single" w:sz="4" w:space="0" w:color="auto"/>
            </w:tcBorders>
            <w:shd w:val="pct10" w:color="auto" w:fill="FFFFFF"/>
            <w:vAlign w:val="center"/>
          </w:tcPr>
          <w:p w14:paraId="0515F8A4" w14:textId="77777777" w:rsidR="00235EAE" w:rsidRPr="00242BA9" w:rsidRDefault="00235EAE" w:rsidP="00392761">
            <w:pPr>
              <w:spacing w:before="0" w:after="0" w:line="240" w:lineRule="auto"/>
              <w:jc w:val="center"/>
              <w:rPr>
                <w:rFonts w:ascii="Aptos" w:eastAsia="Aptos" w:hAnsi="Aptos" w:cs="Times New Roman"/>
                <w:i/>
                <w:iCs/>
                <w:sz w:val="22"/>
                <w:szCs w:val="22"/>
              </w:rPr>
            </w:pPr>
            <w:proofErr w:type="spellStart"/>
            <w:r w:rsidRPr="00242BA9">
              <w:rPr>
                <w:rFonts w:ascii="Aptos" w:eastAsia="Aptos" w:hAnsi="Aptos" w:cs="Times New Roman"/>
                <w:i/>
                <w:iCs/>
                <w:sz w:val="22"/>
                <w:szCs w:val="22"/>
              </w:rPr>
              <w:t>sacratio</w:t>
            </w:r>
            <w:proofErr w:type="spellEnd"/>
          </w:p>
        </w:tc>
        <w:tc>
          <w:tcPr>
            <w:tcW w:w="1568" w:type="dxa"/>
            <w:tcBorders>
              <w:bottom w:val="single" w:sz="4" w:space="0" w:color="auto"/>
            </w:tcBorders>
            <w:shd w:val="pct10" w:color="auto" w:fill="FFFFFF"/>
            <w:vAlign w:val="center"/>
          </w:tcPr>
          <w:p w14:paraId="36F061AD" w14:textId="77777777" w:rsidR="00235EAE" w:rsidRPr="00242BA9" w:rsidRDefault="00235EAE" w:rsidP="00392761">
            <w:pPr>
              <w:spacing w:before="0" w:after="0" w:line="240" w:lineRule="auto"/>
              <w:jc w:val="center"/>
              <w:rPr>
                <w:rFonts w:ascii="Aptos" w:eastAsia="Aptos" w:hAnsi="Aptos" w:cs="Times New Roman"/>
                <w:i/>
                <w:iCs/>
                <w:sz w:val="22"/>
                <w:szCs w:val="22"/>
              </w:rPr>
            </w:pPr>
            <w:r w:rsidRPr="00242BA9">
              <w:rPr>
                <w:rFonts w:ascii="Aptos" w:eastAsia="Aptos" w:hAnsi="Aptos" w:cs="Times New Roman"/>
                <w:i/>
                <w:iCs/>
                <w:sz w:val="22"/>
                <w:szCs w:val="22"/>
              </w:rPr>
              <w:t>y-timing</w:t>
            </w:r>
          </w:p>
        </w:tc>
        <w:tc>
          <w:tcPr>
            <w:tcW w:w="1373" w:type="dxa"/>
            <w:tcBorders>
              <w:bottom w:val="single" w:sz="4" w:space="0" w:color="auto"/>
            </w:tcBorders>
            <w:shd w:val="pct10" w:color="auto" w:fill="FFFFFF"/>
            <w:vAlign w:val="center"/>
          </w:tcPr>
          <w:p w14:paraId="3EE0093B" w14:textId="77777777" w:rsidR="00235EAE" w:rsidRPr="00242BA9" w:rsidRDefault="00235EAE" w:rsidP="00392761">
            <w:pPr>
              <w:spacing w:before="0" w:after="0" w:line="240" w:lineRule="auto"/>
              <w:jc w:val="center"/>
              <w:rPr>
                <w:rFonts w:ascii="Aptos" w:eastAsia="Aptos" w:hAnsi="Aptos" w:cs="Times New Roman"/>
                <w:i/>
                <w:iCs/>
                <w:sz w:val="22"/>
                <w:szCs w:val="22"/>
              </w:rPr>
            </w:pPr>
            <w:r w:rsidRPr="00242BA9">
              <w:rPr>
                <w:rFonts w:ascii="Aptos" w:eastAsia="Aptos" w:hAnsi="Aptos" w:cs="Times New Roman"/>
                <w:i/>
                <w:iCs/>
                <w:sz w:val="22"/>
                <w:szCs w:val="22"/>
              </w:rPr>
              <w:t>π-timing</w:t>
            </w:r>
          </w:p>
        </w:tc>
      </w:tr>
      <w:tr w:rsidR="00235EAE" w:rsidRPr="0063773D" w14:paraId="1F140327" w14:textId="77777777" w:rsidTr="00392761">
        <w:trPr>
          <w:trHeight w:val="504"/>
        </w:trPr>
        <w:tc>
          <w:tcPr>
            <w:tcW w:w="1762" w:type="dxa"/>
          </w:tcPr>
          <w:p w14:paraId="271AFDF9" w14:textId="77777777" w:rsidR="00235EAE" w:rsidRPr="00235EAE" w:rsidRDefault="00235EAE" w:rsidP="00392761">
            <w:pPr>
              <w:spacing w:before="0" w:after="0" w:line="240" w:lineRule="auto"/>
              <w:rPr>
                <w:rFonts w:ascii="Aptos" w:eastAsia="Aptos" w:hAnsi="Aptos" w:cs="Times New Roman"/>
                <w:sz w:val="22"/>
                <w:szCs w:val="22"/>
              </w:rPr>
            </w:pPr>
            <w:r w:rsidRPr="00235EAE">
              <w:rPr>
                <w:rFonts w:ascii="Aptos" w:eastAsia="Aptos" w:hAnsi="Aptos" w:cs="Times New Roman"/>
                <w:sz w:val="22"/>
                <w:szCs w:val="22"/>
              </w:rPr>
              <w:t xml:space="preserve">Sticky wages </w:t>
            </w:r>
          </w:p>
        </w:tc>
        <w:tc>
          <w:tcPr>
            <w:tcW w:w="1521" w:type="dxa"/>
            <w:hideMark/>
          </w:tcPr>
          <w:p w14:paraId="518DFD0B" w14:textId="77777777" w:rsidR="00235EAE" w:rsidRPr="00235EAE" w:rsidRDefault="00235EAE" w:rsidP="00392761">
            <w:pPr>
              <w:spacing w:before="0" w:after="0" w:line="240" w:lineRule="auto"/>
              <w:jc w:val="center"/>
              <w:rPr>
                <w:rFonts w:ascii="Aptos" w:eastAsia="Aptos" w:hAnsi="Aptos" w:cs="Times New Roman"/>
                <w:sz w:val="22"/>
                <w:szCs w:val="22"/>
              </w:rPr>
            </w:pPr>
          </w:p>
        </w:tc>
        <w:tc>
          <w:tcPr>
            <w:tcW w:w="1568" w:type="dxa"/>
            <w:hideMark/>
          </w:tcPr>
          <w:p w14:paraId="4F3162B1" w14:textId="77777777" w:rsidR="00235EAE" w:rsidRPr="00235EAE" w:rsidRDefault="00235EAE" w:rsidP="00392761">
            <w:pPr>
              <w:spacing w:before="0" w:after="0" w:line="240" w:lineRule="auto"/>
              <w:jc w:val="center"/>
              <w:rPr>
                <w:rFonts w:ascii="Aptos" w:eastAsia="Aptos" w:hAnsi="Aptos" w:cs="Times New Roman"/>
                <w:sz w:val="22"/>
                <w:szCs w:val="22"/>
              </w:rPr>
            </w:pPr>
          </w:p>
        </w:tc>
        <w:tc>
          <w:tcPr>
            <w:tcW w:w="1568" w:type="dxa"/>
          </w:tcPr>
          <w:p w14:paraId="34A3F605" w14:textId="77777777" w:rsidR="00235EAE" w:rsidRPr="00235EAE" w:rsidRDefault="00235EAE" w:rsidP="00392761">
            <w:pPr>
              <w:spacing w:before="0" w:after="0" w:line="240" w:lineRule="auto"/>
              <w:jc w:val="center"/>
              <w:rPr>
                <w:rFonts w:ascii="Aptos" w:eastAsia="Aptos" w:hAnsi="Aptos" w:cs="Times New Roman"/>
                <w:sz w:val="22"/>
                <w:szCs w:val="22"/>
              </w:rPr>
            </w:pPr>
          </w:p>
        </w:tc>
        <w:tc>
          <w:tcPr>
            <w:tcW w:w="1568" w:type="dxa"/>
          </w:tcPr>
          <w:p w14:paraId="1121EFDE" w14:textId="77777777" w:rsidR="00235EAE" w:rsidRPr="00235EAE" w:rsidRDefault="00235EAE" w:rsidP="00392761">
            <w:pPr>
              <w:spacing w:before="0" w:after="0" w:line="240" w:lineRule="auto"/>
              <w:jc w:val="center"/>
              <w:rPr>
                <w:rFonts w:ascii="Aptos" w:eastAsia="Aptos" w:hAnsi="Aptos" w:cs="Times New Roman"/>
                <w:sz w:val="22"/>
                <w:szCs w:val="22"/>
              </w:rPr>
            </w:pPr>
          </w:p>
        </w:tc>
        <w:tc>
          <w:tcPr>
            <w:tcW w:w="1373" w:type="dxa"/>
          </w:tcPr>
          <w:p w14:paraId="5DFBC727" w14:textId="77777777" w:rsidR="00235EAE" w:rsidRPr="00235EAE" w:rsidRDefault="00235EAE" w:rsidP="00392761">
            <w:pPr>
              <w:spacing w:before="0" w:after="0" w:line="240" w:lineRule="auto"/>
              <w:jc w:val="center"/>
              <w:rPr>
                <w:rFonts w:ascii="Aptos" w:eastAsia="Aptos" w:hAnsi="Aptos" w:cs="Times New Roman"/>
                <w:sz w:val="22"/>
                <w:szCs w:val="22"/>
              </w:rPr>
            </w:pPr>
          </w:p>
        </w:tc>
      </w:tr>
      <w:tr w:rsidR="00235EAE" w:rsidRPr="0063773D" w14:paraId="284F433D" w14:textId="77777777" w:rsidTr="00392761">
        <w:trPr>
          <w:trHeight w:val="504"/>
        </w:trPr>
        <w:tc>
          <w:tcPr>
            <w:tcW w:w="1762" w:type="dxa"/>
          </w:tcPr>
          <w:p w14:paraId="5DC9BCCB" w14:textId="77777777" w:rsidR="00235EAE" w:rsidRPr="00235EAE" w:rsidRDefault="00235EAE" w:rsidP="00392761">
            <w:pPr>
              <w:spacing w:before="0" w:after="0" w:line="240" w:lineRule="auto"/>
              <w:rPr>
                <w:rFonts w:ascii="Aptos" w:eastAsia="Aptos" w:hAnsi="Aptos" w:cs="Times New Roman"/>
                <w:sz w:val="22"/>
                <w:szCs w:val="22"/>
              </w:rPr>
            </w:pPr>
            <w:r w:rsidRPr="00235EAE">
              <w:rPr>
                <w:rFonts w:ascii="Aptos" w:eastAsia="Aptos" w:hAnsi="Aptos" w:cs="Times New Roman"/>
                <w:sz w:val="22"/>
                <w:szCs w:val="22"/>
              </w:rPr>
              <w:t>Wage indexation</w:t>
            </w:r>
          </w:p>
        </w:tc>
        <w:tc>
          <w:tcPr>
            <w:tcW w:w="1521" w:type="dxa"/>
            <w:hideMark/>
          </w:tcPr>
          <w:p w14:paraId="1F5C987B"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0.11</w:t>
            </w:r>
          </w:p>
          <w:p w14:paraId="3E526D44"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(0.13)</w:t>
            </w:r>
          </w:p>
        </w:tc>
        <w:tc>
          <w:tcPr>
            <w:tcW w:w="1568" w:type="dxa"/>
            <w:hideMark/>
          </w:tcPr>
          <w:p w14:paraId="7B36A796" w14:textId="7FC7F04B" w:rsidR="00235EAE" w:rsidRPr="00A04F16" w:rsidRDefault="00A04F16" w:rsidP="00392761">
            <w:pPr>
              <w:spacing w:before="0" w:after="0" w:line="240" w:lineRule="auto"/>
              <w:jc w:val="center"/>
              <w:rPr>
                <w:rFonts w:ascii="Aptos" w:eastAsia="Aptos" w:hAnsi="Aptos" w:cs="Times New Roman"/>
                <w:sz w:val="20"/>
                <w:szCs w:val="20"/>
              </w:rPr>
            </w:pPr>
            <w:r>
              <w:rPr>
                <w:rFonts w:ascii="Aptos" w:eastAsia="Aptos" w:hAnsi="Aptos" w:cs="Times New Roman"/>
                <w:sz w:val="22"/>
                <w:szCs w:val="22"/>
              </w:rPr>
              <w:t xml:space="preserve">  </w:t>
            </w:r>
            <w:r w:rsidR="00235EAE" w:rsidRPr="00235EAE">
              <w:rPr>
                <w:rFonts w:ascii="Aptos" w:eastAsia="Aptos" w:hAnsi="Aptos" w:cs="Times New Roman"/>
                <w:sz w:val="22"/>
                <w:szCs w:val="22"/>
              </w:rPr>
              <w:t>0.10</w:t>
            </w:r>
            <w:r w:rsidR="00235EAE" w:rsidRPr="00A04F16">
              <w:rPr>
                <w:rFonts w:ascii="Aptos" w:eastAsia="Aptos" w:hAnsi="Aptos" w:cs="Times New Roman"/>
                <w:sz w:val="20"/>
                <w:szCs w:val="20"/>
              </w:rPr>
              <w:t>**</w:t>
            </w:r>
          </w:p>
          <w:p w14:paraId="7AC8162E"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(0.05)</w:t>
            </w:r>
          </w:p>
        </w:tc>
        <w:tc>
          <w:tcPr>
            <w:tcW w:w="1568" w:type="dxa"/>
          </w:tcPr>
          <w:p w14:paraId="6907EA1B"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1.92</w:t>
            </w:r>
            <w:r w:rsidRPr="00A04F16">
              <w:rPr>
                <w:rFonts w:ascii="Aptos" w:eastAsia="Aptos" w:hAnsi="Aptos" w:cs="Times New Roman"/>
                <w:sz w:val="20"/>
                <w:szCs w:val="20"/>
              </w:rPr>
              <w:t>*</w:t>
            </w:r>
          </w:p>
          <w:p w14:paraId="6FACF056"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(1.01)</w:t>
            </w:r>
          </w:p>
        </w:tc>
        <w:tc>
          <w:tcPr>
            <w:tcW w:w="1568" w:type="dxa"/>
          </w:tcPr>
          <w:p w14:paraId="588D0DF9"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0.15</w:t>
            </w:r>
          </w:p>
          <w:p w14:paraId="365DF7AD"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(0.14)</w:t>
            </w:r>
          </w:p>
        </w:tc>
        <w:tc>
          <w:tcPr>
            <w:tcW w:w="1373" w:type="dxa"/>
          </w:tcPr>
          <w:p w14:paraId="4DF3891B"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0.08</w:t>
            </w:r>
          </w:p>
          <w:p w14:paraId="12DFA1CF"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(0.13)</w:t>
            </w:r>
          </w:p>
        </w:tc>
      </w:tr>
      <w:tr w:rsidR="00235EAE" w:rsidRPr="0063773D" w14:paraId="3B3A697C" w14:textId="77777777" w:rsidTr="00392761">
        <w:trPr>
          <w:trHeight w:val="504"/>
        </w:trPr>
        <w:tc>
          <w:tcPr>
            <w:tcW w:w="1762" w:type="dxa"/>
          </w:tcPr>
          <w:p w14:paraId="03D3481E" w14:textId="77777777" w:rsidR="00235EAE" w:rsidRPr="00235EAE" w:rsidRDefault="00235EAE" w:rsidP="00392761">
            <w:pPr>
              <w:spacing w:before="0" w:after="0" w:line="240" w:lineRule="auto"/>
              <w:rPr>
                <w:rFonts w:ascii="Aptos" w:eastAsia="Aptos" w:hAnsi="Aptos" w:cs="Times New Roman"/>
                <w:sz w:val="22"/>
                <w:szCs w:val="22"/>
              </w:rPr>
            </w:pPr>
            <w:r w:rsidRPr="00235EAE">
              <w:rPr>
                <w:rFonts w:ascii="Aptos" w:eastAsia="Aptos" w:hAnsi="Aptos" w:cs="Times New Roman"/>
                <w:sz w:val="22"/>
                <w:szCs w:val="22"/>
              </w:rPr>
              <w:t>Price indexation</w:t>
            </w:r>
          </w:p>
        </w:tc>
        <w:tc>
          <w:tcPr>
            <w:tcW w:w="1521" w:type="dxa"/>
            <w:hideMark/>
          </w:tcPr>
          <w:p w14:paraId="5B8248EA"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0.03</w:t>
            </w:r>
          </w:p>
          <w:p w14:paraId="303424AE"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(0.11)</w:t>
            </w:r>
          </w:p>
        </w:tc>
        <w:tc>
          <w:tcPr>
            <w:tcW w:w="1568" w:type="dxa"/>
            <w:hideMark/>
          </w:tcPr>
          <w:p w14:paraId="5B7001B9"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-0.05</w:t>
            </w:r>
          </w:p>
          <w:p w14:paraId="72FF003A"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(0.04)</w:t>
            </w:r>
          </w:p>
        </w:tc>
        <w:tc>
          <w:tcPr>
            <w:tcW w:w="1568" w:type="dxa"/>
          </w:tcPr>
          <w:p w14:paraId="3BB8B219"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-0.90</w:t>
            </w:r>
          </w:p>
          <w:p w14:paraId="37953AD4"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(0.85)</w:t>
            </w:r>
          </w:p>
        </w:tc>
        <w:tc>
          <w:tcPr>
            <w:tcW w:w="1568" w:type="dxa"/>
          </w:tcPr>
          <w:p w14:paraId="72FEB75F"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-0.01</w:t>
            </w:r>
          </w:p>
          <w:p w14:paraId="30CDA7FB"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(0.12)</w:t>
            </w:r>
          </w:p>
        </w:tc>
        <w:tc>
          <w:tcPr>
            <w:tcW w:w="1373" w:type="dxa"/>
          </w:tcPr>
          <w:p w14:paraId="5CB21462"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0.13</w:t>
            </w:r>
          </w:p>
          <w:p w14:paraId="36C4E964"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(0.11)</w:t>
            </w:r>
          </w:p>
        </w:tc>
      </w:tr>
      <w:tr w:rsidR="00235EAE" w:rsidRPr="0063773D" w14:paraId="02E6AD29" w14:textId="77777777" w:rsidTr="00392761">
        <w:trPr>
          <w:trHeight w:val="504"/>
        </w:trPr>
        <w:tc>
          <w:tcPr>
            <w:tcW w:w="1762" w:type="dxa"/>
          </w:tcPr>
          <w:p w14:paraId="4AED90D0" w14:textId="77777777" w:rsidR="00235EAE" w:rsidRPr="00235EAE" w:rsidRDefault="00235EAE" w:rsidP="00392761">
            <w:pPr>
              <w:spacing w:before="0" w:after="0" w:line="240" w:lineRule="auto"/>
              <w:rPr>
                <w:rFonts w:ascii="Aptos" w:eastAsia="Aptos" w:hAnsi="Aptos" w:cs="Times New Roman"/>
                <w:sz w:val="22"/>
                <w:szCs w:val="22"/>
              </w:rPr>
            </w:pPr>
            <w:r w:rsidRPr="00235EAE">
              <w:rPr>
                <w:rFonts w:ascii="Aptos" w:eastAsia="Aptos" w:hAnsi="Aptos" w:cs="Times New Roman"/>
                <w:sz w:val="22"/>
                <w:szCs w:val="22"/>
              </w:rPr>
              <w:t>Learning</w:t>
            </w:r>
          </w:p>
        </w:tc>
        <w:tc>
          <w:tcPr>
            <w:tcW w:w="1521" w:type="dxa"/>
          </w:tcPr>
          <w:p w14:paraId="16D96271"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0.16</w:t>
            </w:r>
          </w:p>
          <w:p w14:paraId="2CA24B97"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(0.32)</w:t>
            </w:r>
          </w:p>
        </w:tc>
        <w:tc>
          <w:tcPr>
            <w:tcW w:w="1568" w:type="dxa"/>
          </w:tcPr>
          <w:p w14:paraId="693A9EB8" w14:textId="0F9517D4" w:rsidR="00235EAE" w:rsidRPr="00235EAE" w:rsidRDefault="00A04F16"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00235EAE" w:rsidRPr="00235EAE">
              <w:rPr>
                <w:rFonts w:ascii="Aptos" w:eastAsia="Aptos" w:hAnsi="Aptos" w:cs="Times New Roman"/>
                <w:sz w:val="22"/>
                <w:szCs w:val="22"/>
              </w:rPr>
              <w:t>-0.50</w:t>
            </w:r>
            <w:r w:rsidR="00235EAE" w:rsidRPr="00A04F16">
              <w:rPr>
                <w:rFonts w:ascii="Aptos" w:eastAsia="Aptos" w:hAnsi="Aptos" w:cs="Times New Roman"/>
                <w:sz w:val="20"/>
                <w:szCs w:val="20"/>
              </w:rPr>
              <w:t>***</w:t>
            </w:r>
          </w:p>
          <w:p w14:paraId="08E7E1E6"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(0.12)</w:t>
            </w:r>
          </w:p>
        </w:tc>
        <w:tc>
          <w:tcPr>
            <w:tcW w:w="1568" w:type="dxa"/>
          </w:tcPr>
          <w:p w14:paraId="42D1DAFE"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-3.18</w:t>
            </w:r>
          </w:p>
          <w:p w14:paraId="07CB2316"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(2.17)</w:t>
            </w:r>
          </w:p>
        </w:tc>
        <w:tc>
          <w:tcPr>
            <w:tcW w:w="1568" w:type="dxa"/>
          </w:tcPr>
          <w:p w14:paraId="170DAA2F"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0.34</w:t>
            </w:r>
          </w:p>
          <w:p w14:paraId="0246807B"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(0.34)</w:t>
            </w:r>
          </w:p>
        </w:tc>
        <w:tc>
          <w:tcPr>
            <w:tcW w:w="1373" w:type="dxa"/>
          </w:tcPr>
          <w:p w14:paraId="65BB9306" w14:textId="4A31FDAD" w:rsidR="00235EAE" w:rsidRPr="00235EAE" w:rsidRDefault="00A04F16"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00235EAE" w:rsidRPr="00235EAE">
              <w:rPr>
                <w:rFonts w:ascii="Aptos" w:eastAsia="Aptos" w:hAnsi="Aptos" w:cs="Times New Roman"/>
                <w:sz w:val="22"/>
                <w:szCs w:val="22"/>
              </w:rPr>
              <w:t>0.74</w:t>
            </w:r>
            <w:r w:rsidR="00235EAE" w:rsidRPr="00A04F16">
              <w:rPr>
                <w:rFonts w:ascii="Aptos" w:eastAsia="Aptos" w:hAnsi="Aptos" w:cs="Times New Roman"/>
                <w:sz w:val="20"/>
                <w:szCs w:val="20"/>
              </w:rPr>
              <w:t>**</w:t>
            </w:r>
          </w:p>
          <w:p w14:paraId="68042AB1"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(0.32)</w:t>
            </w:r>
          </w:p>
        </w:tc>
      </w:tr>
      <w:tr w:rsidR="00235EAE" w:rsidRPr="0063773D" w14:paraId="1EEB0FE9" w14:textId="77777777" w:rsidTr="00392761">
        <w:trPr>
          <w:trHeight w:val="504"/>
        </w:trPr>
        <w:tc>
          <w:tcPr>
            <w:tcW w:w="1762" w:type="dxa"/>
          </w:tcPr>
          <w:p w14:paraId="668D9DBD" w14:textId="77777777" w:rsidR="00235EAE" w:rsidRPr="00235EAE" w:rsidRDefault="00235EAE" w:rsidP="00392761">
            <w:pPr>
              <w:spacing w:before="0" w:after="0" w:line="240" w:lineRule="auto"/>
              <w:rPr>
                <w:rFonts w:ascii="Aptos" w:eastAsia="Aptos" w:hAnsi="Aptos" w:cs="Times New Roman"/>
                <w:sz w:val="22"/>
                <w:szCs w:val="22"/>
              </w:rPr>
            </w:pPr>
            <w:r w:rsidRPr="00235EAE">
              <w:rPr>
                <w:rFonts w:ascii="Aptos" w:eastAsia="Aptos" w:hAnsi="Aptos" w:cs="Times New Roman"/>
                <w:sz w:val="22"/>
                <w:szCs w:val="22"/>
              </w:rPr>
              <w:t>Wealth</w:t>
            </w:r>
          </w:p>
        </w:tc>
        <w:tc>
          <w:tcPr>
            <w:tcW w:w="1521" w:type="dxa"/>
          </w:tcPr>
          <w:p w14:paraId="61E93D11"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-0.26</w:t>
            </w:r>
            <w:r w:rsidRPr="00A04F16">
              <w:rPr>
                <w:rFonts w:ascii="Aptos" w:eastAsia="Aptos" w:hAnsi="Aptos" w:cs="Times New Roman"/>
                <w:sz w:val="20"/>
                <w:szCs w:val="20"/>
              </w:rPr>
              <w:t>**</w:t>
            </w:r>
          </w:p>
          <w:p w14:paraId="4BD8AB1D"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(0.10)</w:t>
            </w:r>
          </w:p>
        </w:tc>
        <w:tc>
          <w:tcPr>
            <w:tcW w:w="1568" w:type="dxa"/>
          </w:tcPr>
          <w:p w14:paraId="52294DA1"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-0.12</w:t>
            </w:r>
            <w:r w:rsidRPr="00A04F16">
              <w:rPr>
                <w:rFonts w:ascii="Aptos" w:eastAsia="Aptos" w:hAnsi="Aptos" w:cs="Times New Roman"/>
                <w:sz w:val="20"/>
                <w:szCs w:val="20"/>
              </w:rPr>
              <w:t>***</w:t>
            </w:r>
          </w:p>
          <w:p w14:paraId="1593E804"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(0.04)</w:t>
            </w:r>
          </w:p>
        </w:tc>
        <w:tc>
          <w:tcPr>
            <w:tcW w:w="1568" w:type="dxa"/>
          </w:tcPr>
          <w:p w14:paraId="6638A2B7"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-0.57</w:t>
            </w:r>
          </w:p>
          <w:p w14:paraId="25C72857"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(0.76)</w:t>
            </w:r>
          </w:p>
        </w:tc>
        <w:tc>
          <w:tcPr>
            <w:tcW w:w="1568" w:type="dxa"/>
          </w:tcPr>
          <w:p w14:paraId="64634D9F"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0.002</w:t>
            </w:r>
          </w:p>
          <w:p w14:paraId="50A5B98F"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(0.12)</w:t>
            </w:r>
          </w:p>
        </w:tc>
        <w:tc>
          <w:tcPr>
            <w:tcW w:w="1373" w:type="dxa"/>
          </w:tcPr>
          <w:p w14:paraId="00CC72E7"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-0.11</w:t>
            </w:r>
          </w:p>
          <w:p w14:paraId="3E60B420"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(0.11)</w:t>
            </w:r>
          </w:p>
        </w:tc>
      </w:tr>
      <w:tr w:rsidR="00235EAE" w:rsidRPr="0063773D" w14:paraId="58DB6FF7" w14:textId="77777777" w:rsidTr="00392761">
        <w:trPr>
          <w:trHeight w:val="504"/>
        </w:trPr>
        <w:tc>
          <w:tcPr>
            <w:tcW w:w="1762" w:type="dxa"/>
          </w:tcPr>
          <w:p w14:paraId="3ACE2C3F" w14:textId="77777777" w:rsidR="00235EAE" w:rsidRPr="00235EAE" w:rsidRDefault="00235EAE" w:rsidP="00392761">
            <w:pPr>
              <w:spacing w:before="0" w:after="0" w:line="240" w:lineRule="auto"/>
              <w:rPr>
                <w:rFonts w:ascii="Aptos" w:eastAsia="Aptos" w:hAnsi="Aptos" w:cs="Times New Roman"/>
                <w:sz w:val="22"/>
                <w:szCs w:val="22"/>
              </w:rPr>
            </w:pPr>
            <w:r w:rsidRPr="00235EAE">
              <w:rPr>
                <w:rFonts w:ascii="Aptos" w:eastAsia="Aptos" w:hAnsi="Aptos" w:cs="Times New Roman"/>
                <w:sz w:val="22"/>
                <w:szCs w:val="22"/>
              </w:rPr>
              <w:t>Bank Credit</w:t>
            </w:r>
          </w:p>
        </w:tc>
        <w:tc>
          <w:tcPr>
            <w:tcW w:w="1521" w:type="dxa"/>
          </w:tcPr>
          <w:p w14:paraId="1284351F" w14:textId="77777777" w:rsidR="00235EAE" w:rsidRPr="00235EAE" w:rsidRDefault="00235EAE" w:rsidP="00392761">
            <w:pPr>
              <w:spacing w:before="0" w:after="0" w:line="240" w:lineRule="auto"/>
              <w:jc w:val="center"/>
              <w:rPr>
                <w:rFonts w:ascii="Aptos" w:eastAsia="Aptos" w:hAnsi="Aptos" w:cs="Times New Roman"/>
                <w:sz w:val="22"/>
                <w:szCs w:val="22"/>
              </w:rPr>
            </w:pPr>
          </w:p>
        </w:tc>
        <w:tc>
          <w:tcPr>
            <w:tcW w:w="1568" w:type="dxa"/>
          </w:tcPr>
          <w:p w14:paraId="74F69DA1" w14:textId="77777777" w:rsidR="00235EAE" w:rsidRPr="00235EAE" w:rsidRDefault="00235EAE" w:rsidP="00392761">
            <w:pPr>
              <w:spacing w:before="0" w:after="0" w:line="240" w:lineRule="auto"/>
              <w:jc w:val="center"/>
              <w:rPr>
                <w:rFonts w:ascii="Aptos" w:eastAsia="Aptos" w:hAnsi="Aptos" w:cs="Times New Roman"/>
                <w:sz w:val="22"/>
                <w:szCs w:val="22"/>
              </w:rPr>
            </w:pPr>
          </w:p>
        </w:tc>
        <w:tc>
          <w:tcPr>
            <w:tcW w:w="1568" w:type="dxa"/>
          </w:tcPr>
          <w:p w14:paraId="340A329C" w14:textId="77777777" w:rsidR="00235EAE" w:rsidRPr="00235EAE" w:rsidRDefault="00235EAE" w:rsidP="00392761">
            <w:pPr>
              <w:spacing w:before="0" w:after="0" w:line="240" w:lineRule="auto"/>
              <w:jc w:val="center"/>
              <w:rPr>
                <w:rFonts w:ascii="Aptos" w:eastAsia="Aptos" w:hAnsi="Aptos" w:cs="Times New Roman"/>
                <w:sz w:val="22"/>
                <w:szCs w:val="22"/>
              </w:rPr>
            </w:pPr>
          </w:p>
        </w:tc>
        <w:tc>
          <w:tcPr>
            <w:tcW w:w="1568" w:type="dxa"/>
          </w:tcPr>
          <w:p w14:paraId="06444DBD" w14:textId="77777777" w:rsidR="00235EAE" w:rsidRPr="00235EAE" w:rsidRDefault="00235EAE" w:rsidP="00392761">
            <w:pPr>
              <w:spacing w:before="0" w:after="0" w:line="240" w:lineRule="auto"/>
              <w:jc w:val="center"/>
              <w:rPr>
                <w:rFonts w:ascii="Aptos" w:eastAsia="Aptos" w:hAnsi="Aptos" w:cs="Times New Roman"/>
                <w:sz w:val="22"/>
                <w:szCs w:val="22"/>
              </w:rPr>
            </w:pPr>
          </w:p>
        </w:tc>
        <w:tc>
          <w:tcPr>
            <w:tcW w:w="1373" w:type="dxa"/>
          </w:tcPr>
          <w:p w14:paraId="0566EE95" w14:textId="77777777" w:rsidR="00235EAE" w:rsidRPr="00235EAE" w:rsidRDefault="00235EAE" w:rsidP="00392761">
            <w:pPr>
              <w:spacing w:before="0" w:after="0" w:line="240" w:lineRule="auto"/>
              <w:jc w:val="center"/>
              <w:rPr>
                <w:rFonts w:ascii="Aptos" w:eastAsia="Aptos" w:hAnsi="Aptos" w:cs="Times New Roman"/>
                <w:sz w:val="22"/>
                <w:szCs w:val="22"/>
              </w:rPr>
            </w:pPr>
          </w:p>
        </w:tc>
      </w:tr>
      <w:tr w:rsidR="00235EAE" w:rsidRPr="0063773D" w14:paraId="5E246072" w14:textId="77777777" w:rsidTr="00392761">
        <w:trPr>
          <w:trHeight w:val="504"/>
        </w:trPr>
        <w:tc>
          <w:tcPr>
            <w:tcW w:w="1762" w:type="dxa"/>
          </w:tcPr>
          <w:p w14:paraId="75634C84" w14:textId="77777777" w:rsidR="00235EAE" w:rsidRPr="00235EAE" w:rsidRDefault="00235EAE" w:rsidP="00392761">
            <w:pPr>
              <w:spacing w:before="0" w:after="0" w:line="240" w:lineRule="auto"/>
              <w:rPr>
                <w:rFonts w:ascii="Aptos" w:eastAsia="Aptos" w:hAnsi="Aptos" w:cs="Times New Roman"/>
                <w:sz w:val="22"/>
                <w:szCs w:val="22"/>
              </w:rPr>
            </w:pPr>
            <w:r w:rsidRPr="00235EAE">
              <w:rPr>
                <w:rFonts w:ascii="Aptos" w:eastAsia="Aptos" w:hAnsi="Aptos" w:cs="Times New Roman"/>
                <w:sz w:val="22"/>
                <w:szCs w:val="22"/>
              </w:rPr>
              <w:t>Net Worth</w:t>
            </w:r>
          </w:p>
        </w:tc>
        <w:tc>
          <w:tcPr>
            <w:tcW w:w="1521" w:type="dxa"/>
          </w:tcPr>
          <w:p w14:paraId="7D7B5278" w14:textId="03E9933B" w:rsidR="00235EAE" w:rsidRPr="00235EAE" w:rsidRDefault="00A04F16"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00235EAE" w:rsidRPr="00235EAE">
              <w:rPr>
                <w:rFonts w:ascii="Aptos" w:eastAsia="Aptos" w:hAnsi="Aptos" w:cs="Times New Roman"/>
                <w:sz w:val="22"/>
                <w:szCs w:val="22"/>
              </w:rPr>
              <w:t>-0.76</w:t>
            </w:r>
            <w:r w:rsidR="00235EAE" w:rsidRPr="00A04F16">
              <w:rPr>
                <w:rFonts w:ascii="Aptos" w:eastAsia="Aptos" w:hAnsi="Aptos" w:cs="Times New Roman"/>
                <w:sz w:val="20"/>
                <w:szCs w:val="20"/>
              </w:rPr>
              <w:t>***</w:t>
            </w:r>
          </w:p>
          <w:p w14:paraId="7F17C2CC"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(0.10)</w:t>
            </w:r>
          </w:p>
        </w:tc>
        <w:tc>
          <w:tcPr>
            <w:tcW w:w="1568" w:type="dxa"/>
          </w:tcPr>
          <w:p w14:paraId="4D98FA07"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0.09</w:t>
            </w:r>
            <w:r w:rsidRPr="00A04F16">
              <w:rPr>
                <w:rFonts w:ascii="Aptos" w:eastAsia="Aptos" w:hAnsi="Aptos" w:cs="Times New Roman"/>
                <w:sz w:val="20"/>
                <w:szCs w:val="20"/>
              </w:rPr>
              <w:t>**</w:t>
            </w:r>
          </w:p>
          <w:p w14:paraId="00BCCA5E"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(0.04)</w:t>
            </w:r>
          </w:p>
        </w:tc>
        <w:tc>
          <w:tcPr>
            <w:tcW w:w="1568" w:type="dxa"/>
          </w:tcPr>
          <w:p w14:paraId="65AC3A3C" w14:textId="38B826B2" w:rsidR="00235EAE" w:rsidRPr="00235EAE" w:rsidRDefault="00A04F16"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00235EAE" w:rsidRPr="00235EAE">
              <w:rPr>
                <w:rFonts w:ascii="Aptos" w:eastAsia="Aptos" w:hAnsi="Aptos" w:cs="Times New Roman"/>
                <w:sz w:val="22"/>
                <w:szCs w:val="22"/>
              </w:rPr>
              <w:t>1.95***</w:t>
            </w:r>
          </w:p>
          <w:p w14:paraId="1B42F195"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(0.74)</w:t>
            </w:r>
          </w:p>
        </w:tc>
        <w:tc>
          <w:tcPr>
            <w:tcW w:w="1568" w:type="dxa"/>
          </w:tcPr>
          <w:p w14:paraId="723AA1A4"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-0.04</w:t>
            </w:r>
          </w:p>
          <w:p w14:paraId="4E57F97A"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(0.12)</w:t>
            </w:r>
          </w:p>
        </w:tc>
        <w:tc>
          <w:tcPr>
            <w:tcW w:w="1373" w:type="dxa"/>
          </w:tcPr>
          <w:p w14:paraId="200AA28D"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-0.13</w:t>
            </w:r>
          </w:p>
          <w:p w14:paraId="530ABDE8"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(0.11)</w:t>
            </w:r>
          </w:p>
        </w:tc>
      </w:tr>
      <w:tr w:rsidR="00235EAE" w:rsidRPr="0063773D" w14:paraId="54554DD9" w14:textId="77777777" w:rsidTr="00392761">
        <w:trPr>
          <w:trHeight w:val="504"/>
        </w:trPr>
        <w:tc>
          <w:tcPr>
            <w:tcW w:w="1762" w:type="dxa"/>
          </w:tcPr>
          <w:p w14:paraId="3494D639" w14:textId="77777777" w:rsidR="00235EAE" w:rsidRPr="00235EAE" w:rsidRDefault="00235EAE" w:rsidP="00392761">
            <w:pPr>
              <w:spacing w:before="0" w:after="0" w:line="240" w:lineRule="auto"/>
              <w:rPr>
                <w:rFonts w:ascii="Aptos" w:eastAsia="Aptos" w:hAnsi="Aptos" w:cs="Times New Roman"/>
                <w:sz w:val="22"/>
                <w:szCs w:val="22"/>
              </w:rPr>
            </w:pPr>
            <w:r w:rsidRPr="00235EAE">
              <w:rPr>
                <w:rFonts w:ascii="Aptos" w:eastAsia="Aptos" w:hAnsi="Aptos" w:cs="Times New Roman"/>
                <w:sz w:val="22"/>
                <w:szCs w:val="22"/>
              </w:rPr>
              <w:t>Open Economy</w:t>
            </w:r>
          </w:p>
        </w:tc>
        <w:tc>
          <w:tcPr>
            <w:tcW w:w="1521" w:type="dxa"/>
          </w:tcPr>
          <w:p w14:paraId="4CEB1642" w14:textId="77777777" w:rsidR="00235EAE" w:rsidRPr="00235EAE" w:rsidRDefault="00235EAE" w:rsidP="00392761">
            <w:pPr>
              <w:spacing w:before="0" w:after="0" w:line="240" w:lineRule="auto"/>
              <w:jc w:val="center"/>
              <w:rPr>
                <w:rFonts w:ascii="Aptos" w:eastAsia="Aptos" w:hAnsi="Aptos" w:cs="Times New Roman"/>
                <w:sz w:val="22"/>
                <w:szCs w:val="22"/>
              </w:rPr>
            </w:pPr>
          </w:p>
        </w:tc>
        <w:tc>
          <w:tcPr>
            <w:tcW w:w="1568" w:type="dxa"/>
          </w:tcPr>
          <w:p w14:paraId="71C1BBBD" w14:textId="77777777" w:rsidR="00235EAE" w:rsidRPr="00235EAE" w:rsidRDefault="00235EAE" w:rsidP="00392761">
            <w:pPr>
              <w:spacing w:before="0" w:after="0" w:line="240" w:lineRule="auto"/>
              <w:jc w:val="center"/>
              <w:rPr>
                <w:rFonts w:ascii="Aptos" w:eastAsia="Aptos" w:hAnsi="Aptos" w:cs="Times New Roman"/>
                <w:sz w:val="22"/>
                <w:szCs w:val="22"/>
              </w:rPr>
            </w:pPr>
          </w:p>
        </w:tc>
        <w:tc>
          <w:tcPr>
            <w:tcW w:w="1568" w:type="dxa"/>
          </w:tcPr>
          <w:p w14:paraId="304C32BA" w14:textId="77777777" w:rsidR="00235EAE" w:rsidRPr="00235EAE" w:rsidRDefault="00235EAE" w:rsidP="00392761">
            <w:pPr>
              <w:spacing w:before="0" w:after="0" w:line="240" w:lineRule="auto"/>
              <w:jc w:val="center"/>
              <w:rPr>
                <w:rFonts w:ascii="Aptos" w:eastAsia="Aptos" w:hAnsi="Aptos" w:cs="Times New Roman"/>
                <w:sz w:val="22"/>
                <w:szCs w:val="22"/>
              </w:rPr>
            </w:pPr>
          </w:p>
        </w:tc>
        <w:tc>
          <w:tcPr>
            <w:tcW w:w="1568" w:type="dxa"/>
          </w:tcPr>
          <w:p w14:paraId="7642E727" w14:textId="77777777" w:rsidR="00235EAE" w:rsidRPr="00235EAE" w:rsidRDefault="00235EAE" w:rsidP="00392761">
            <w:pPr>
              <w:spacing w:before="0" w:after="0" w:line="240" w:lineRule="auto"/>
              <w:jc w:val="center"/>
              <w:rPr>
                <w:rFonts w:ascii="Aptos" w:eastAsia="Aptos" w:hAnsi="Aptos" w:cs="Times New Roman"/>
                <w:sz w:val="22"/>
                <w:szCs w:val="22"/>
              </w:rPr>
            </w:pPr>
          </w:p>
        </w:tc>
        <w:tc>
          <w:tcPr>
            <w:tcW w:w="1373" w:type="dxa"/>
          </w:tcPr>
          <w:p w14:paraId="7FAABE59" w14:textId="77777777" w:rsidR="00235EAE" w:rsidRPr="00235EAE" w:rsidRDefault="00235EAE" w:rsidP="00392761">
            <w:pPr>
              <w:spacing w:before="0" w:after="0" w:line="240" w:lineRule="auto"/>
              <w:jc w:val="center"/>
              <w:rPr>
                <w:rFonts w:ascii="Aptos" w:eastAsia="Aptos" w:hAnsi="Aptos" w:cs="Times New Roman"/>
                <w:sz w:val="22"/>
                <w:szCs w:val="22"/>
              </w:rPr>
            </w:pPr>
          </w:p>
        </w:tc>
      </w:tr>
      <w:tr w:rsidR="00235EAE" w:rsidRPr="0063773D" w14:paraId="0D49C1D4" w14:textId="77777777" w:rsidTr="00392761">
        <w:trPr>
          <w:trHeight w:val="504"/>
        </w:trPr>
        <w:tc>
          <w:tcPr>
            <w:tcW w:w="1762" w:type="dxa"/>
          </w:tcPr>
          <w:p w14:paraId="67985EDD" w14:textId="77777777" w:rsidR="00235EAE" w:rsidRPr="00235EAE" w:rsidRDefault="00235EAE" w:rsidP="00392761">
            <w:pPr>
              <w:spacing w:before="0" w:after="0" w:line="240" w:lineRule="auto"/>
              <w:rPr>
                <w:rFonts w:ascii="Aptos" w:eastAsia="Aptos" w:hAnsi="Aptos" w:cs="Times New Roman"/>
                <w:sz w:val="22"/>
                <w:szCs w:val="22"/>
              </w:rPr>
            </w:pPr>
            <w:r w:rsidRPr="00235EAE">
              <w:rPr>
                <w:rFonts w:ascii="Aptos" w:eastAsia="Aptos" w:hAnsi="Aptos" w:cs="Times New Roman"/>
                <w:sz w:val="22"/>
                <w:szCs w:val="22"/>
              </w:rPr>
              <w:t>Central Bank Authors</w:t>
            </w:r>
          </w:p>
        </w:tc>
        <w:tc>
          <w:tcPr>
            <w:tcW w:w="1521" w:type="dxa"/>
          </w:tcPr>
          <w:p w14:paraId="5B7C26BD"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-0.26</w:t>
            </w:r>
            <w:r w:rsidRPr="00A04F16">
              <w:rPr>
                <w:rFonts w:ascii="Aptos" w:eastAsia="Aptos" w:hAnsi="Aptos" w:cs="Times New Roman"/>
                <w:sz w:val="20"/>
                <w:szCs w:val="20"/>
              </w:rPr>
              <w:t>**</w:t>
            </w:r>
          </w:p>
          <w:p w14:paraId="44E7146D"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(0.10)</w:t>
            </w:r>
          </w:p>
        </w:tc>
        <w:tc>
          <w:tcPr>
            <w:tcW w:w="1568" w:type="dxa"/>
          </w:tcPr>
          <w:p w14:paraId="7007656C"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-0.06</w:t>
            </w:r>
          </w:p>
          <w:p w14:paraId="66CAD98B"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(0.04)</w:t>
            </w:r>
          </w:p>
        </w:tc>
        <w:tc>
          <w:tcPr>
            <w:tcW w:w="1568" w:type="dxa"/>
          </w:tcPr>
          <w:p w14:paraId="0F088656"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0.51</w:t>
            </w:r>
          </w:p>
          <w:p w14:paraId="551646BD"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(0.72)</w:t>
            </w:r>
          </w:p>
        </w:tc>
        <w:tc>
          <w:tcPr>
            <w:tcW w:w="1568" w:type="dxa"/>
          </w:tcPr>
          <w:p w14:paraId="52A4B506" w14:textId="26DCC629" w:rsidR="00235EAE" w:rsidRPr="00235EAE" w:rsidRDefault="00A04F16"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00235EAE" w:rsidRPr="00235EAE">
              <w:rPr>
                <w:rFonts w:ascii="Aptos" w:eastAsia="Aptos" w:hAnsi="Aptos" w:cs="Times New Roman"/>
                <w:sz w:val="22"/>
                <w:szCs w:val="22"/>
              </w:rPr>
              <w:t>0.54</w:t>
            </w:r>
            <w:r w:rsidR="00235EAE" w:rsidRPr="00A04F16">
              <w:rPr>
                <w:rFonts w:ascii="Aptos" w:eastAsia="Aptos" w:hAnsi="Aptos" w:cs="Times New Roman"/>
                <w:sz w:val="20"/>
                <w:szCs w:val="20"/>
              </w:rPr>
              <w:t>***</w:t>
            </w:r>
          </w:p>
          <w:p w14:paraId="13C18465"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(0.12)</w:t>
            </w:r>
          </w:p>
        </w:tc>
        <w:tc>
          <w:tcPr>
            <w:tcW w:w="1373" w:type="dxa"/>
          </w:tcPr>
          <w:p w14:paraId="0200C8AC" w14:textId="0F8690BB" w:rsidR="00235EAE" w:rsidRPr="00235EAE" w:rsidRDefault="00A04F16"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00235EAE" w:rsidRPr="00235EAE">
              <w:rPr>
                <w:rFonts w:ascii="Aptos" w:eastAsia="Aptos" w:hAnsi="Aptos" w:cs="Times New Roman"/>
                <w:sz w:val="22"/>
                <w:szCs w:val="22"/>
              </w:rPr>
              <w:t>0.49</w:t>
            </w:r>
            <w:r w:rsidR="00235EAE" w:rsidRPr="00A04F16">
              <w:rPr>
                <w:rFonts w:ascii="Aptos" w:eastAsia="Aptos" w:hAnsi="Aptos" w:cs="Times New Roman"/>
                <w:sz w:val="20"/>
                <w:szCs w:val="20"/>
              </w:rPr>
              <w:t>***</w:t>
            </w:r>
          </w:p>
          <w:p w14:paraId="731F27E0"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(0.11)</w:t>
            </w:r>
          </w:p>
        </w:tc>
      </w:tr>
      <w:tr w:rsidR="00235EAE" w:rsidRPr="0063773D" w14:paraId="53A659C9" w14:textId="77777777" w:rsidTr="00392761">
        <w:trPr>
          <w:trHeight w:val="504"/>
        </w:trPr>
        <w:tc>
          <w:tcPr>
            <w:tcW w:w="1762" w:type="dxa"/>
          </w:tcPr>
          <w:p w14:paraId="619D9963" w14:textId="38188E33" w:rsidR="00235EAE" w:rsidRPr="00235EAE" w:rsidRDefault="00235EAE" w:rsidP="00392761">
            <w:pPr>
              <w:spacing w:before="0" w:after="0" w:line="240" w:lineRule="auto"/>
              <w:rPr>
                <w:rFonts w:ascii="Aptos" w:eastAsia="Aptos" w:hAnsi="Aptos" w:cs="Times New Roman"/>
                <w:sz w:val="22"/>
                <w:szCs w:val="22"/>
              </w:rPr>
            </w:pPr>
            <w:proofErr w:type="gramStart"/>
            <w:r w:rsidRPr="00235EAE">
              <w:rPr>
                <w:rFonts w:ascii="Aptos" w:eastAsia="Aptos" w:hAnsi="Aptos" w:cs="Times New Roman"/>
                <w:sz w:val="22"/>
                <w:szCs w:val="22"/>
              </w:rPr>
              <w:t>Log(</w:t>
            </w:r>
            <w:proofErr w:type="gramEnd"/>
            <w:r w:rsidR="00E129D6">
              <w:rPr>
                <w:rFonts w:ascii="Aptos" w:eastAsia="Aptos" w:hAnsi="Aptos" w:cs="Times New Roman"/>
                <w:sz w:val="22"/>
                <w:szCs w:val="22"/>
              </w:rPr>
              <w:t xml:space="preserve"># </w:t>
            </w:r>
            <w:proofErr w:type="spellStart"/>
            <w:r w:rsidRPr="00235EAE">
              <w:rPr>
                <w:rFonts w:ascii="Aptos" w:eastAsia="Aptos" w:hAnsi="Aptos" w:cs="Times New Roman"/>
                <w:sz w:val="22"/>
                <w:szCs w:val="22"/>
              </w:rPr>
              <w:t>eqs</w:t>
            </w:r>
            <w:proofErr w:type="spellEnd"/>
            <w:r w:rsidR="00E129D6">
              <w:rPr>
                <w:rFonts w:ascii="Aptos" w:eastAsia="Aptos" w:hAnsi="Aptos" w:cs="Times New Roman"/>
                <w:sz w:val="22"/>
                <w:szCs w:val="22"/>
              </w:rPr>
              <w:t>.</w:t>
            </w:r>
            <w:r w:rsidRPr="00235EAE">
              <w:rPr>
                <w:rFonts w:ascii="Aptos" w:eastAsia="Aptos" w:hAnsi="Aptos" w:cs="Times New Roman"/>
                <w:sz w:val="22"/>
                <w:szCs w:val="22"/>
              </w:rPr>
              <w:t>)</w:t>
            </w:r>
          </w:p>
        </w:tc>
        <w:tc>
          <w:tcPr>
            <w:tcW w:w="1521" w:type="dxa"/>
          </w:tcPr>
          <w:p w14:paraId="76124DB8" w14:textId="77777777" w:rsidR="00235EAE" w:rsidRPr="00235EAE" w:rsidRDefault="00235EAE" w:rsidP="00392761">
            <w:pPr>
              <w:spacing w:before="0" w:after="0" w:line="240" w:lineRule="auto"/>
              <w:jc w:val="center"/>
              <w:rPr>
                <w:rFonts w:ascii="Aptos" w:eastAsia="Aptos" w:hAnsi="Aptos" w:cs="Times New Roman"/>
                <w:sz w:val="22"/>
                <w:szCs w:val="22"/>
              </w:rPr>
            </w:pPr>
          </w:p>
        </w:tc>
        <w:tc>
          <w:tcPr>
            <w:tcW w:w="1568" w:type="dxa"/>
          </w:tcPr>
          <w:p w14:paraId="373C751E" w14:textId="77777777" w:rsidR="00235EAE" w:rsidRPr="00235EAE" w:rsidRDefault="00235EAE" w:rsidP="00392761">
            <w:pPr>
              <w:spacing w:before="0" w:after="0" w:line="240" w:lineRule="auto"/>
              <w:jc w:val="center"/>
              <w:rPr>
                <w:rFonts w:ascii="Aptos" w:eastAsia="Aptos" w:hAnsi="Aptos" w:cs="Times New Roman"/>
                <w:sz w:val="22"/>
                <w:szCs w:val="22"/>
              </w:rPr>
            </w:pPr>
          </w:p>
        </w:tc>
        <w:tc>
          <w:tcPr>
            <w:tcW w:w="1568" w:type="dxa"/>
          </w:tcPr>
          <w:p w14:paraId="2565E1AF" w14:textId="77777777" w:rsidR="00235EAE" w:rsidRPr="00235EAE" w:rsidRDefault="00235EAE" w:rsidP="00392761">
            <w:pPr>
              <w:spacing w:before="0" w:after="0" w:line="240" w:lineRule="auto"/>
              <w:jc w:val="center"/>
              <w:rPr>
                <w:rFonts w:ascii="Aptos" w:eastAsia="Aptos" w:hAnsi="Aptos" w:cs="Times New Roman"/>
                <w:sz w:val="22"/>
                <w:szCs w:val="22"/>
              </w:rPr>
            </w:pPr>
          </w:p>
        </w:tc>
        <w:tc>
          <w:tcPr>
            <w:tcW w:w="1568" w:type="dxa"/>
          </w:tcPr>
          <w:p w14:paraId="508FAB9F" w14:textId="77777777" w:rsidR="00235EAE" w:rsidRPr="00235EAE" w:rsidRDefault="00235EAE" w:rsidP="00392761">
            <w:pPr>
              <w:spacing w:before="0" w:after="0" w:line="240" w:lineRule="auto"/>
              <w:jc w:val="center"/>
              <w:rPr>
                <w:rFonts w:ascii="Aptos" w:eastAsia="Aptos" w:hAnsi="Aptos" w:cs="Times New Roman"/>
                <w:sz w:val="22"/>
                <w:szCs w:val="22"/>
              </w:rPr>
            </w:pPr>
          </w:p>
        </w:tc>
        <w:tc>
          <w:tcPr>
            <w:tcW w:w="1373" w:type="dxa"/>
          </w:tcPr>
          <w:p w14:paraId="32B7E3AE" w14:textId="77777777" w:rsidR="00235EAE" w:rsidRPr="00235EAE" w:rsidRDefault="00235EAE" w:rsidP="00392761">
            <w:pPr>
              <w:spacing w:before="0" w:after="0" w:line="240" w:lineRule="auto"/>
              <w:jc w:val="center"/>
              <w:rPr>
                <w:rFonts w:ascii="Aptos" w:eastAsia="Aptos" w:hAnsi="Aptos" w:cs="Times New Roman"/>
                <w:sz w:val="22"/>
                <w:szCs w:val="22"/>
              </w:rPr>
            </w:pPr>
          </w:p>
        </w:tc>
      </w:tr>
      <w:tr w:rsidR="00235EAE" w:rsidRPr="0063773D" w14:paraId="79F48582" w14:textId="77777777" w:rsidTr="00392761">
        <w:trPr>
          <w:trHeight w:val="504"/>
        </w:trPr>
        <w:tc>
          <w:tcPr>
            <w:tcW w:w="1762" w:type="dxa"/>
          </w:tcPr>
          <w:p w14:paraId="2FCF4A1D" w14:textId="77777777" w:rsidR="00235EAE" w:rsidRPr="00235EAE" w:rsidRDefault="00235EAE" w:rsidP="00392761">
            <w:pPr>
              <w:spacing w:before="0" w:after="0" w:line="240" w:lineRule="auto"/>
              <w:rPr>
                <w:rFonts w:ascii="Aptos" w:eastAsia="Aptos" w:hAnsi="Aptos" w:cs="Times New Roman"/>
                <w:sz w:val="22"/>
                <w:szCs w:val="22"/>
              </w:rPr>
            </w:pPr>
            <w:r w:rsidRPr="00235EAE">
              <w:rPr>
                <w:rFonts w:ascii="Aptos" w:eastAsia="Aptos" w:hAnsi="Aptos" w:cs="Times New Roman"/>
                <w:sz w:val="22"/>
                <w:szCs w:val="22"/>
              </w:rPr>
              <w:t>Early vintage</w:t>
            </w:r>
          </w:p>
        </w:tc>
        <w:tc>
          <w:tcPr>
            <w:tcW w:w="1521" w:type="dxa"/>
          </w:tcPr>
          <w:p w14:paraId="3E5B090F"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-0.20</w:t>
            </w:r>
          </w:p>
          <w:p w14:paraId="45776C13"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(0.17)</w:t>
            </w:r>
          </w:p>
        </w:tc>
        <w:tc>
          <w:tcPr>
            <w:tcW w:w="1568" w:type="dxa"/>
          </w:tcPr>
          <w:p w14:paraId="1179F6C3"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-0.04</w:t>
            </w:r>
          </w:p>
          <w:p w14:paraId="0EFC52DC"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(0.06)</w:t>
            </w:r>
          </w:p>
        </w:tc>
        <w:tc>
          <w:tcPr>
            <w:tcW w:w="1568" w:type="dxa"/>
          </w:tcPr>
          <w:p w14:paraId="0103885C" w14:textId="60C0CBAC" w:rsidR="00235EAE" w:rsidRPr="00235EAE" w:rsidRDefault="00A04F16"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00235EAE" w:rsidRPr="00235EAE">
              <w:rPr>
                <w:rFonts w:ascii="Aptos" w:eastAsia="Aptos" w:hAnsi="Aptos" w:cs="Times New Roman"/>
                <w:sz w:val="22"/>
                <w:szCs w:val="22"/>
              </w:rPr>
              <w:t>3.43</w:t>
            </w:r>
            <w:r w:rsidR="00235EAE" w:rsidRPr="00A04F16">
              <w:rPr>
                <w:rFonts w:ascii="Aptos" w:eastAsia="Aptos" w:hAnsi="Aptos" w:cs="Times New Roman"/>
                <w:sz w:val="20"/>
                <w:szCs w:val="20"/>
              </w:rPr>
              <w:t>***</w:t>
            </w:r>
          </w:p>
          <w:p w14:paraId="7F92DB01"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(1.25)</w:t>
            </w:r>
          </w:p>
        </w:tc>
        <w:tc>
          <w:tcPr>
            <w:tcW w:w="1568" w:type="dxa"/>
          </w:tcPr>
          <w:p w14:paraId="3FE8AE4D"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0.22</w:t>
            </w:r>
          </w:p>
          <w:p w14:paraId="5C73856E"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(0.19)</w:t>
            </w:r>
          </w:p>
        </w:tc>
        <w:tc>
          <w:tcPr>
            <w:tcW w:w="1373" w:type="dxa"/>
          </w:tcPr>
          <w:p w14:paraId="56D2B569" w14:textId="0E05CCF6" w:rsidR="00235EAE" w:rsidRPr="00235EAE" w:rsidRDefault="00A04F16"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00235EAE" w:rsidRPr="00235EAE">
              <w:rPr>
                <w:rFonts w:ascii="Aptos" w:eastAsia="Aptos" w:hAnsi="Aptos" w:cs="Times New Roman"/>
                <w:sz w:val="22"/>
                <w:szCs w:val="22"/>
              </w:rPr>
              <w:t>1.12</w:t>
            </w:r>
            <w:r w:rsidR="00235EAE" w:rsidRPr="00A04F16">
              <w:rPr>
                <w:rFonts w:ascii="Aptos" w:eastAsia="Aptos" w:hAnsi="Aptos" w:cs="Times New Roman"/>
                <w:sz w:val="20"/>
                <w:szCs w:val="20"/>
              </w:rPr>
              <w:t>***</w:t>
            </w:r>
          </w:p>
          <w:p w14:paraId="6C865EEC"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(0.18)</w:t>
            </w:r>
          </w:p>
        </w:tc>
      </w:tr>
      <w:tr w:rsidR="00235EAE" w:rsidRPr="0063773D" w14:paraId="04572FB7" w14:textId="77777777" w:rsidTr="00392761">
        <w:trPr>
          <w:trHeight w:val="504"/>
        </w:trPr>
        <w:tc>
          <w:tcPr>
            <w:tcW w:w="1762" w:type="dxa"/>
          </w:tcPr>
          <w:p w14:paraId="34B2BD25" w14:textId="77777777" w:rsidR="00235EAE" w:rsidRPr="00235EAE" w:rsidRDefault="00235EAE" w:rsidP="00392761">
            <w:pPr>
              <w:spacing w:before="0" w:after="0" w:line="240" w:lineRule="auto"/>
              <w:rPr>
                <w:rFonts w:ascii="Aptos" w:eastAsia="Aptos" w:hAnsi="Aptos" w:cs="Times New Roman"/>
                <w:sz w:val="22"/>
                <w:szCs w:val="22"/>
              </w:rPr>
            </w:pPr>
            <w:r w:rsidRPr="00235EAE">
              <w:rPr>
                <w:rFonts w:ascii="Aptos" w:eastAsia="Aptos" w:hAnsi="Aptos" w:cs="Times New Roman"/>
                <w:sz w:val="22"/>
                <w:szCs w:val="22"/>
              </w:rPr>
              <w:t>Middle vintage</w:t>
            </w:r>
          </w:p>
        </w:tc>
        <w:tc>
          <w:tcPr>
            <w:tcW w:w="1521" w:type="dxa"/>
            <w:tcBorders>
              <w:bottom w:val="single" w:sz="4" w:space="0" w:color="auto"/>
            </w:tcBorders>
          </w:tcPr>
          <w:p w14:paraId="480F0417"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-0.18</w:t>
            </w:r>
          </w:p>
          <w:p w14:paraId="031CC36C"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(0.11)</w:t>
            </w:r>
          </w:p>
        </w:tc>
        <w:tc>
          <w:tcPr>
            <w:tcW w:w="1568" w:type="dxa"/>
            <w:tcBorders>
              <w:bottom w:val="single" w:sz="4" w:space="0" w:color="auto"/>
            </w:tcBorders>
          </w:tcPr>
          <w:p w14:paraId="0181AA47"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-0.05</w:t>
            </w:r>
          </w:p>
          <w:p w14:paraId="666E276E"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(0.04)</w:t>
            </w:r>
          </w:p>
        </w:tc>
        <w:tc>
          <w:tcPr>
            <w:tcW w:w="1568" w:type="dxa"/>
            <w:tcBorders>
              <w:bottom w:val="single" w:sz="4" w:space="0" w:color="auto"/>
            </w:tcBorders>
          </w:tcPr>
          <w:p w14:paraId="2AEB9C4B" w14:textId="77777777" w:rsidR="00235EAE" w:rsidRPr="00A04F16" w:rsidRDefault="00235EAE" w:rsidP="00392761">
            <w:pPr>
              <w:spacing w:before="0" w:after="0" w:line="240" w:lineRule="auto"/>
              <w:jc w:val="center"/>
              <w:rPr>
                <w:rFonts w:ascii="Aptos" w:eastAsia="Aptos" w:hAnsi="Aptos" w:cs="Times New Roman"/>
                <w:sz w:val="20"/>
                <w:szCs w:val="20"/>
              </w:rPr>
            </w:pPr>
            <w:r w:rsidRPr="00235EAE">
              <w:rPr>
                <w:rFonts w:ascii="Aptos" w:eastAsia="Aptos" w:hAnsi="Aptos" w:cs="Times New Roman"/>
                <w:sz w:val="22"/>
                <w:szCs w:val="22"/>
              </w:rPr>
              <w:t>1.68</w:t>
            </w:r>
            <w:r w:rsidRPr="00A04F16">
              <w:rPr>
                <w:rFonts w:ascii="Aptos" w:eastAsia="Aptos" w:hAnsi="Aptos" w:cs="Times New Roman"/>
                <w:sz w:val="20"/>
                <w:szCs w:val="20"/>
              </w:rPr>
              <w:t>**</w:t>
            </w:r>
          </w:p>
          <w:p w14:paraId="2BD7C137"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(0.81)</w:t>
            </w:r>
          </w:p>
        </w:tc>
        <w:tc>
          <w:tcPr>
            <w:tcW w:w="1568" w:type="dxa"/>
            <w:tcBorders>
              <w:bottom w:val="single" w:sz="4" w:space="0" w:color="auto"/>
            </w:tcBorders>
          </w:tcPr>
          <w:p w14:paraId="0F1C17E7"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-0.02</w:t>
            </w:r>
          </w:p>
          <w:p w14:paraId="43CD9FE1"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(0.13)</w:t>
            </w:r>
          </w:p>
        </w:tc>
        <w:tc>
          <w:tcPr>
            <w:tcW w:w="1373" w:type="dxa"/>
            <w:tcBorders>
              <w:bottom w:val="single" w:sz="4" w:space="0" w:color="auto"/>
            </w:tcBorders>
          </w:tcPr>
          <w:p w14:paraId="427B65F6"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0.48</w:t>
            </w:r>
            <w:r w:rsidRPr="00A04F16">
              <w:rPr>
                <w:rFonts w:ascii="Aptos" w:eastAsia="Aptos" w:hAnsi="Aptos" w:cs="Times New Roman"/>
                <w:sz w:val="20"/>
                <w:szCs w:val="20"/>
              </w:rPr>
              <w:t>***</w:t>
            </w:r>
          </w:p>
          <w:p w14:paraId="13036570" w14:textId="77777777" w:rsidR="00235EAE" w:rsidRPr="00235EAE" w:rsidRDefault="00235EAE" w:rsidP="00392761">
            <w:pPr>
              <w:spacing w:before="0" w:after="0" w:line="240" w:lineRule="auto"/>
              <w:jc w:val="center"/>
              <w:rPr>
                <w:rFonts w:ascii="Aptos" w:eastAsia="Aptos" w:hAnsi="Aptos" w:cs="Times New Roman"/>
                <w:sz w:val="22"/>
                <w:szCs w:val="22"/>
              </w:rPr>
            </w:pPr>
            <w:r w:rsidRPr="00235EAE">
              <w:rPr>
                <w:rFonts w:ascii="Aptos" w:eastAsia="Aptos" w:hAnsi="Aptos" w:cs="Times New Roman"/>
                <w:sz w:val="22"/>
                <w:szCs w:val="22"/>
              </w:rPr>
              <w:t>(0.12)</w:t>
            </w:r>
          </w:p>
        </w:tc>
      </w:tr>
      <w:tr w:rsidR="00235EAE" w:rsidRPr="0063773D" w14:paraId="631BCF3C" w14:textId="77777777" w:rsidTr="00392761">
        <w:trPr>
          <w:trHeight w:val="360"/>
        </w:trPr>
        <w:tc>
          <w:tcPr>
            <w:tcW w:w="1762" w:type="dxa"/>
            <w:tcBorders>
              <w:top w:val="single" w:sz="4" w:space="0" w:color="auto"/>
            </w:tcBorders>
            <w:vAlign w:val="center"/>
            <w:hideMark/>
          </w:tcPr>
          <w:p w14:paraId="1FCE3189" w14:textId="77777777" w:rsidR="00235EAE" w:rsidRPr="0063773D" w:rsidRDefault="00870E06" w:rsidP="00392761">
            <w:pPr>
              <w:spacing w:before="0" w:after="0" w:line="240" w:lineRule="auto"/>
              <w:rPr>
                <w:rFonts w:ascii="Aptos" w:eastAsia="Aptos" w:hAnsi="Aptos" w:cs="Times New Roman"/>
                <w:sz w:val="20"/>
                <w:szCs w:val="20"/>
              </w:rPr>
            </w:pPr>
            <m:oMathPara>
              <m:oMath>
                <m:sSup>
                  <m:sSupPr>
                    <m:ctrlPr>
                      <w:rPr>
                        <w:rFonts w:ascii="Cambria Math" w:eastAsia="Aptos" w:hAnsi="Cambria Math" w:cs="Times New Roman"/>
                        <w:i/>
                        <w:noProof/>
                        <w:sz w:val="20"/>
                        <w:szCs w:val="20"/>
                      </w:rPr>
                    </m:ctrlPr>
                  </m:sSupPr>
                  <m:e>
                    <m:r>
                      <w:rPr>
                        <w:rFonts w:ascii="Cambria Math" w:eastAsia="Aptos" w:hAnsi="Cambria Math" w:cs="Times New Roman"/>
                        <w:noProof/>
                        <w:sz w:val="20"/>
                        <w:szCs w:val="20"/>
                      </w:rPr>
                      <m:t>R</m:t>
                    </m:r>
                  </m:e>
                  <m:sup>
                    <m:r>
                      <w:rPr>
                        <w:rFonts w:ascii="Cambria Math" w:eastAsia="Aptos" w:hAnsi="Cambria Math" w:cs="Times New Roman"/>
                        <w:noProof/>
                        <w:sz w:val="20"/>
                        <w:szCs w:val="20"/>
                      </w:rPr>
                      <m:t>2</m:t>
                    </m:r>
                  </m:sup>
                </m:sSup>
                <m:r>
                  <w:rPr>
                    <w:rFonts w:ascii="Cambria Math" w:eastAsia="Aptos" w:hAnsi="Cambria Math" w:cs="Times New Roman"/>
                    <w:noProof/>
                    <w:sz w:val="20"/>
                    <w:szCs w:val="20"/>
                  </w:rPr>
                  <m:t xml:space="preserve"> </m:t>
                </m:r>
              </m:oMath>
            </m:oMathPara>
          </w:p>
        </w:tc>
        <w:tc>
          <w:tcPr>
            <w:tcW w:w="1521" w:type="dxa"/>
            <w:tcBorders>
              <w:top w:val="single" w:sz="4" w:space="0" w:color="auto"/>
            </w:tcBorders>
            <w:vAlign w:val="center"/>
            <w:hideMark/>
          </w:tcPr>
          <w:p w14:paraId="444F1522"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0.16</w:t>
            </w:r>
          </w:p>
        </w:tc>
        <w:tc>
          <w:tcPr>
            <w:tcW w:w="1568" w:type="dxa"/>
            <w:tcBorders>
              <w:top w:val="single" w:sz="4" w:space="0" w:color="auto"/>
            </w:tcBorders>
            <w:vAlign w:val="center"/>
            <w:hideMark/>
          </w:tcPr>
          <w:p w14:paraId="28EA9451"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0.22</w:t>
            </w:r>
          </w:p>
        </w:tc>
        <w:tc>
          <w:tcPr>
            <w:tcW w:w="1568" w:type="dxa"/>
            <w:tcBorders>
              <w:top w:val="single" w:sz="4" w:space="0" w:color="auto"/>
            </w:tcBorders>
            <w:vAlign w:val="center"/>
          </w:tcPr>
          <w:p w14:paraId="4A48AE88"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0.11</w:t>
            </w:r>
          </w:p>
        </w:tc>
        <w:tc>
          <w:tcPr>
            <w:tcW w:w="1568" w:type="dxa"/>
            <w:tcBorders>
              <w:top w:val="single" w:sz="4" w:space="0" w:color="auto"/>
            </w:tcBorders>
            <w:vAlign w:val="center"/>
          </w:tcPr>
          <w:p w14:paraId="615C7FB4"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0.24</w:t>
            </w:r>
          </w:p>
        </w:tc>
        <w:tc>
          <w:tcPr>
            <w:tcW w:w="1373" w:type="dxa"/>
            <w:tcBorders>
              <w:top w:val="single" w:sz="4" w:space="0" w:color="auto"/>
            </w:tcBorders>
            <w:vAlign w:val="center"/>
          </w:tcPr>
          <w:p w14:paraId="349C169A"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0.39</w:t>
            </w:r>
          </w:p>
        </w:tc>
      </w:tr>
      <w:tr w:rsidR="00235EAE" w:rsidRPr="0063773D" w14:paraId="69BBEA48" w14:textId="77777777" w:rsidTr="00392761">
        <w:trPr>
          <w:trHeight w:val="360"/>
        </w:trPr>
        <w:tc>
          <w:tcPr>
            <w:tcW w:w="1762" w:type="dxa"/>
            <w:vAlign w:val="center"/>
          </w:tcPr>
          <w:p w14:paraId="3CEA20F7" w14:textId="77777777" w:rsidR="00235EAE" w:rsidRPr="0063773D" w:rsidRDefault="00870E06" w:rsidP="00392761">
            <w:pPr>
              <w:spacing w:before="0" w:after="0" w:line="240" w:lineRule="auto"/>
              <w:rPr>
                <w:rFonts w:ascii="Aptos" w:eastAsia="Aptos" w:hAnsi="Aptos" w:cs="Times New Roman"/>
                <w:sz w:val="20"/>
                <w:szCs w:val="20"/>
              </w:rPr>
            </w:pPr>
            <m:oMathPara>
              <m:oMath>
                <m:sSup>
                  <m:sSupPr>
                    <m:ctrlPr>
                      <w:rPr>
                        <w:rFonts w:ascii="Cambria Math" w:eastAsia="Aptos" w:hAnsi="Cambria Math" w:cs="Times New Roman"/>
                        <w:iCs/>
                        <w:noProof/>
                        <w:sz w:val="20"/>
                        <w:szCs w:val="20"/>
                      </w:rPr>
                    </m:ctrlPr>
                  </m:sSupPr>
                  <m:e>
                    <m:acc>
                      <m:accPr>
                        <m:chr m:val="̅"/>
                        <m:ctrlPr>
                          <w:rPr>
                            <w:rFonts w:ascii="Cambria Math" w:eastAsia="Aptos" w:hAnsi="Cambria Math" w:cs="Times New Roman"/>
                            <w:iCs/>
                            <w:noProof/>
                            <w:sz w:val="20"/>
                            <w:szCs w:val="20"/>
                          </w:rPr>
                        </m:ctrlPr>
                      </m:accPr>
                      <m:e>
                        <m:r>
                          <w:rPr>
                            <w:rFonts w:ascii="Cambria Math" w:eastAsia="Aptos" w:hAnsi="Cambria Math" w:cs="Times New Roman"/>
                            <w:noProof/>
                            <w:sz w:val="20"/>
                            <w:szCs w:val="20"/>
                          </w:rPr>
                          <m:t>R</m:t>
                        </m:r>
                        <m:ctrlPr>
                          <w:rPr>
                            <w:rFonts w:ascii="Cambria Math" w:eastAsia="Aptos" w:hAnsi="Cambria Math" w:cs="Times New Roman"/>
                            <w:i/>
                            <w:noProof/>
                            <w:sz w:val="20"/>
                            <w:szCs w:val="20"/>
                          </w:rPr>
                        </m:ctrlPr>
                      </m:e>
                    </m:acc>
                  </m:e>
                  <m:sup>
                    <m:r>
                      <m:rPr>
                        <m:sty m:val="p"/>
                      </m:rPr>
                      <w:rPr>
                        <w:rFonts w:ascii="Cambria Math" w:eastAsia="Aptos" w:hAnsi="Cambria Math" w:cs="Times New Roman"/>
                        <w:noProof/>
                        <w:sz w:val="20"/>
                        <w:szCs w:val="20"/>
                      </w:rPr>
                      <m:t>2</m:t>
                    </m:r>
                  </m:sup>
                </m:sSup>
              </m:oMath>
            </m:oMathPara>
          </w:p>
        </w:tc>
        <w:tc>
          <w:tcPr>
            <w:tcW w:w="1521" w:type="dxa"/>
            <w:vAlign w:val="center"/>
          </w:tcPr>
          <w:p w14:paraId="7CFF7A58"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0.12</w:t>
            </w:r>
          </w:p>
        </w:tc>
        <w:tc>
          <w:tcPr>
            <w:tcW w:w="1568" w:type="dxa"/>
            <w:vAlign w:val="center"/>
          </w:tcPr>
          <w:p w14:paraId="70058145"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0.18</w:t>
            </w:r>
          </w:p>
        </w:tc>
        <w:tc>
          <w:tcPr>
            <w:tcW w:w="1568" w:type="dxa"/>
            <w:vAlign w:val="center"/>
          </w:tcPr>
          <w:p w14:paraId="1E3D2549"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0.06</w:t>
            </w:r>
          </w:p>
        </w:tc>
        <w:tc>
          <w:tcPr>
            <w:tcW w:w="1568" w:type="dxa"/>
            <w:vAlign w:val="center"/>
          </w:tcPr>
          <w:p w14:paraId="2ACC26AE"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0.20</w:t>
            </w:r>
          </w:p>
        </w:tc>
        <w:tc>
          <w:tcPr>
            <w:tcW w:w="1373" w:type="dxa"/>
            <w:vAlign w:val="center"/>
          </w:tcPr>
          <w:p w14:paraId="74F4ADC9"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0.36</w:t>
            </w:r>
          </w:p>
        </w:tc>
      </w:tr>
      <w:tr w:rsidR="00235EAE" w:rsidRPr="0063773D" w14:paraId="37263D8A" w14:textId="77777777" w:rsidTr="00392761">
        <w:trPr>
          <w:trHeight w:val="360"/>
        </w:trPr>
        <w:tc>
          <w:tcPr>
            <w:tcW w:w="1762" w:type="dxa"/>
            <w:vAlign w:val="center"/>
          </w:tcPr>
          <w:p w14:paraId="6917CC82" w14:textId="77777777" w:rsidR="00235EAE" w:rsidRDefault="00870E06" w:rsidP="00392761">
            <w:pPr>
              <w:spacing w:before="0" w:after="0" w:line="240" w:lineRule="auto"/>
              <w:rPr>
                <w:rFonts w:eastAsia="Calibri" w:cs="Times New Roman"/>
                <w:iCs/>
                <w:noProof/>
                <w:sz w:val="20"/>
                <w:szCs w:val="20"/>
              </w:rPr>
            </w:pPr>
            <m:oMathPara>
              <m:oMath>
                <m:sSubSup>
                  <m:sSubSupPr>
                    <m:ctrlPr>
                      <w:rPr>
                        <w:rFonts w:ascii="Cambria Math" w:eastAsia="Aptos" w:hAnsi="Cambria Math" w:cs="Times New Roman"/>
                        <w:i/>
                        <w:noProof/>
                        <w:sz w:val="20"/>
                        <w:szCs w:val="20"/>
                      </w:rPr>
                    </m:ctrlPr>
                  </m:sSubSupPr>
                  <m:e>
                    <m:r>
                      <w:rPr>
                        <w:rFonts w:ascii="Cambria Math" w:eastAsia="Aptos" w:hAnsi="Cambria Math" w:cs="Times New Roman"/>
                        <w:noProof/>
                        <w:sz w:val="20"/>
                        <w:szCs w:val="20"/>
                      </w:rPr>
                      <m:t>R</m:t>
                    </m:r>
                  </m:e>
                  <m:sub>
                    <m:r>
                      <w:rPr>
                        <w:rFonts w:ascii="Cambria Math" w:eastAsia="Aptos" w:hAnsi="Cambria Math" w:cs="Times New Roman"/>
                        <w:noProof/>
                        <w:sz w:val="20"/>
                        <w:szCs w:val="20"/>
                      </w:rPr>
                      <m:t>w</m:t>
                    </m:r>
                  </m:sub>
                  <m:sup>
                    <m:r>
                      <w:rPr>
                        <w:rFonts w:ascii="Cambria Math" w:eastAsia="Aptos" w:hAnsi="Cambria Math" w:cs="Times New Roman"/>
                        <w:noProof/>
                        <w:sz w:val="20"/>
                        <w:szCs w:val="20"/>
                      </w:rPr>
                      <m:t>2</m:t>
                    </m:r>
                  </m:sup>
                </m:sSubSup>
              </m:oMath>
            </m:oMathPara>
          </w:p>
        </w:tc>
        <w:tc>
          <w:tcPr>
            <w:tcW w:w="1521" w:type="dxa"/>
            <w:vAlign w:val="center"/>
          </w:tcPr>
          <w:p w14:paraId="510D76D6"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0.39</w:t>
            </w:r>
          </w:p>
        </w:tc>
        <w:tc>
          <w:tcPr>
            <w:tcW w:w="1568" w:type="dxa"/>
            <w:vAlign w:val="center"/>
          </w:tcPr>
          <w:p w14:paraId="0C94C0E5"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0.51</w:t>
            </w:r>
          </w:p>
        </w:tc>
        <w:tc>
          <w:tcPr>
            <w:tcW w:w="1568" w:type="dxa"/>
            <w:vAlign w:val="center"/>
          </w:tcPr>
          <w:p w14:paraId="41B8B9CE"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0.27</w:t>
            </w:r>
          </w:p>
        </w:tc>
        <w:tc>
          <w:tcPr>
            <w:tcW w:w="1568" w:type="dxa"/>
            <w:vAlign w:val="center"/>
          </w:tcPr>
          <w:p w14:paraId="66BCD88B"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w:t>
            </w:r>
          </w:p>
        </w:tc>
        <w:tc>
          <w:tcPr>
            <w:tcW w:w="1373" w:type="dxa"/>
            <w:vAlign w:val="center"/>
          </w:tcPr>
          <w:p w14:paraId="75CC3BFD"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w:t>
            </w:r>
          </w:p>
        </w:tc>
      </w:tr>
      <w:tr w:rsidR="00235EAE" w:rsidRPr="0063773D" w14:paraId="00EDEC85" w14:textId="77777777" w:rsidTr="00392761">
        <w:trPr>
          <w:trHeight w:val="360"/>
        </w:trPr>
        <w:tc>
          <w:tcPr>
            <w:tcW w:w="1762" w:type="dxa"/>
            <w:tcBorders>
              <w:bottom w:val="single" w:sz="4" w:space="0" w:color="auto"/>
            </w:tcBorders>
            <w:vAlign w:val="center"/>
            <w:hideMark/>
          </w:tcPr>
          <w:p w14:paraId="5113AEE0" w14:textId="77777777" w:rsidR="00235EAE" w:rsidRPr="0063773D" w:rsidRDefault="00235EAE" w:rsidP="00392761">
            <w:pPr>
              <w:spacing w:before="0" w:after="0" w:line="240" w:lineRule="auto"/>
              <w:rPr>
                <w:rFonts w:ascii="Aptos" w:eastAsia="Aptos" w:hAnsi="Aptos" w:cs="Times New Roman"/>
                <w:sz w:val="20"/>
                <w:szCs w:val="20"/>
              </w:rPr>
            </w:pPr>
            <m:oMathPara>
              <m:oMath>
                <m:r>
                  <w:rPr>
                    <w:rFonts w:ascii="Cambria Math" w:eastAsia="Aptos" w:hAnsi="Cambria Math" w:cs="Times New Roman"/>
                    <w:noProof/>
                    <w:sz w:val="20"/>
                    <w:szCs w:val="20"/>
                  </w:rPr>
                  <m:t>N</m:t>
                </m:r>
              </m:oMath>
            </m:oMathPara>
          </w:p>
        </w:tc>
        <w:tc>
          <w:tcPr>
            <w:tcW w:w="1521" w:type="dxa"/>
            <w:vAlign w:val="center"/>
          </w:tcPr>
          <w:p w14:paraId="7B2895BF"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217</w:t>
            </w:r>
          </w:p>
        </w:tc>
        <w:tc>
          <w:tcPr>
            <w:tcW w:w="1568" w:type="dxa"/>
            <w:vAlign w:val="center"/>
          </w:tcPr>
          <w:p w14:paraId="5F05C070"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217</w:t>
            </w:r>
          </w:p>
        </w:tc>
        <w:tc>
          <w:tcPr>
            <w:tcW w:w="1568" w:type="dxa"/>
            <w:vAlign w:val="center"/>
          </w:tcPr>
          <w:p w14:paraId="7AB472DC"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192</w:t>
            </w:r>
          </w:p>
        </w:tc>
        <w:tc>
          <w:tcPr>
            <w:tcW w:w="1568" w:type="dxa"/>
            <w:vAlign w:val="center"/>
          </w:tcPr>
          <w:p w14:paraId="77A74A85"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217</w:t>
            </w:r>
          </w:p>
        </w:tc>
        <w:tc>
          <w:tcPr>
            <w:tcW w:w="1373" w:type="dxa"/>
            <w:vAlign w:val="center"/>
          </w:tcPr>
          <w:p w14:paraId="67E2C008" w14:textId="77777777" w:rsidR="00235EAE" w:rsidRPr="00A04F16" w:rsidRDefault="00235EAE" w:rsidP="00392761">
            <w:pPr>
              <w:spacing w:before="0" w:after="0" w:line="240" w:lineRule="auto"/>
              <w:jc w:val="center"/>
              <w:rPr>
                <w:rFonts w:ascii="Aptos" w:eastAsia="Aptos" w:hAnsi="Aptos" w:cs="Times New Roman"/>
                <w:sz w:val="22"/>
                <w:szCs w:val="22"/>
              </w:rPr>
            </w:pPr>
            <w:r w:rsidRPr="00A04F16">
              <w:rPr>
                <w:rFonts w:ascii="Aptos" w:eastAsia="Aptos" w:hAnsi="Aptos" w:cs="Times New Roman"/>
                <w:sz w:val="22"/>
                <w:szCs w:val="22"/>
              </w:rPr>
              <w:t>217</w:t>
            </w:r>
          </w:p>
        </w:tc>
      </w:tr>
      <w:tr w:rsidR="00235EAE" w:rsidRPr="0063773D" w14:paraId="42D3B37B" w14:textId="77777777" w:rsidTr="00392761">
        <w:trPr>
          <w:trHeight w:val="432"/>
        </w:trPr>
        <w:tc>
          <w:tcPr>
            <w:tcW w:w="9360" w:type="dxa"/>
            <w:gridSpan w:val="6"/>
            <w:tcBorders>
              <w:top w:val="single" w:sz="4" w:space="0" w:color="auto"/>
              <w:bottom w:val="single" w:sz="4" w:space="0" w:color="auto"/>
            </w:tcBorders>
          </w:tcPr>
          <w:p w14:paraId="42975639" w14:textId="6304AFAF" w:rsidR="00235EAE" w:rsidRPr="0063773D" w:rsidRDefault="00235EAE" w:rsidP="00392761">
            <w:pPr>
              <w:spacing w:before="0" w:after="0" w:line="240" w:lineRule="auto"/>
              <w:rPr>
                <w:rFonts w:ascii="Aptos" w:eastAsia="Aptos" w:hAnsi="Aptos" w:cs="Times New Roman"/>
                <w:sz w:val="20"/>
                <w:szCs w:val="20"/>
              </w:rPr>
            </w:pPr>
            <w:r w:rsidRPr="001D7714">
              <w:rPr>
                <w:rFonts w:ascii="Aptos" w:eastAsia="Aptos" w:hAnsi="Aptos" w:cs="Times New Roman"/>
                <w:sz w:val="20"/>
                <w:szCs w:val="20"/>
              </w:rPr>
              <w:t xml:space="preserve">Notes: † Robust </w:t>
            </w:r>
            <w:r>
              <w:rPr>
                <w:rFonts w:ascii="Aptos" w:eastAsia="Aptos" w:hAnsi="Aptos" w:cs="Times New Roman"/>
                <w:sz w:val="20"/>
                <w:szCs w:val="20"/>
              </w:rPr>
              <w:t xml:space="preserve">least squares.  Robust </w:t>
            </w:r>
            <w:r w:rsidRPr="001D7714">
              <w:rPr>
                <w:rFonts w:ascii="Aptos" w:eastAsia="Aptos" w:hAnsi="Aptos" w:cs="Times New Roman"/>
                <w:sz w:val="20"/>
                <w:szCs w:val="20"/>
              </w:rPr>
              <w:t xml:space="preserve">standard errors in parentheses. RLS settings: M-estimation, </w:t>
            </w:r>
            <w:proofErr w:type="spellStart"/>
            <w:r w:rsidRPr="001D7714">
              <w:rPr>
                <w:rFonts w:ascii="Aptos" w:eastAsia="Aptos" w:hAnsi="Aptos" w:cs="Times New Roman"/>
                <w:sz w:val="20"/>
                <w:szCs w:val="20"/>
              </w:rPr>
              <w:t>bisquare</w:t>
            </w:r>
            <w:proofErr w:type="spellEnd"/>
            <w:r w:rsidRPr="001D7714">
              <w:rPr>
                <w:rFonts w:ascii="Aptos" w:eastAsia="Aptos" w:hAnsi="Aptos" w:cs="Times New Roman"/>
                <w:sz w:val="20"/>
                <w:szCs w:val="20"/>
              </w:rPr>
              <w:t xml:space="preserve"> with tuning=4.685, MAD scaling, median centered. †† Negative binomial </w:t>
            </w:r>
            <w:ins w:id="328" w:author="Robert Tetlow" w:date="2025-09-01T12:05:00Z" w16du:dateUtc="2025-09-01T16:05:00Z">
              <w:r w:rsidR="00412533">
                <w:rPr>
                  <w:rFonts w:ascii="Aptos" w:eastAsia="Aptos" w:hAnsi="Aptos" w:cs="Times New Roman"/>
                  <w:sz w:val="20"/>
                  <w:szCs w:val="20"/>
                </w:rPr>
                <w:t xml:space="preserve">QML </w:t>
              </w:r>
            </w:ins>
            <w:r w:rsidRPr="001D7714">
              <w:rPr>
                <w:rFonts w:ascii="Aptos" w:eastAsia="Aptos" w:hAnsi="Aptos" w:cs="Times New Roman"/>
                <w:sz w:val="20"/>
                <w:szCs w:val="20"/>
              </w:rPr>
              <w:t>regressions,</w:t>
            </w:r>
            <w:ins w:id="329" w:author="Robert Tetlow" w:date="2025-09-01T12:05:00Z" w16du:dateUtc="2025-09-01T16:05:00Z">
              <w:r w:rsidR="00412533">
                <w:rPr>
                  <w:rFonts w:ascii="Aptos" w:eastAsia="Aptos" w:hAnsi="Aptos" w:cs="Times New Roman"/>
                  <w:sz w:val="20"/>
                  <w:szCs w:val="20"/>
                </w:rPr>
                <w:t xml:space="preserve"> corrected for overdispersion where appropriate</w:t>
              </w:r>
            </w:ins>
            <w:del w:id="330" w:author="Robert Tetlow" w:date="2025-09-01T12:05:00Z" w16du:dateUtc="2025-09-01T16:05:00Z">
              <w:r w:rsidRPr="001D7714" w:rsidDel="00412533">
                <w:rPr>
                  <w:rFonts w:ascii="Aptos" w:eastAsia="Aptos" w:hAnsi="Aptos" w:cs="Times New Roman"/>
                  <w:sz w:val="20"/>
                  <w:szCs w:val="20"/>
                </w:rPr>
                <w:delText xml:space="preserve"> </w:delText>
              </w:r>
              <w:r w:rsidDel="00412533">
                <w:rPr>
                  <w:rFonts w:ascii="Aptos" w:eastAsia="Aptos" w:hAnsi="Aptos" w:cs="Times New Roman"/>
                  <w:sz w:val="20"/>
                  <w:szCs w:val="20"/>
                </w:rPr>
                <w:delText>QML</w:delText>
              </w:r>
            </w:del>
            <w:r>
              <w:rPr>
                <w:rFonts w:ascii="Aptos" w:eastAsia="Aptos" w:hAnsi="Aptos" w:cs="Times New Roman"/>
                <w:sz w:val="20"/>
                <w:szCs w:val="20"/>
              </w:rPr>
              <w:t>, GLM covariances.  Regressions include d</w:t>
            </w:r>
            <w:r w:rsidRPr="0048148A">
              <w:rPr>
                <w:rFonts w:ascii="Aptos" w:eastAsia="Aptos" w:hAnsi="Aptos" w:cs="Times New Roman"/>
                <w:sz w:val="20"/>
                <w:szCs w:val="20"/>
              </w:rPr>
              <w:t>ummy variables for policy rules and for estimated models</w:t>
            </w:r>
            <w:r>
              <w:rPr>
                <w:rFonts w:ascii="Aptos" w:eastAsia="Aptos" w:hAnsi="Aptos" w:cs="Times New Roman"/>
                <w:sz w:val="20"/>
                <w:szCs w:val="20"/>
              </w:rPr>
              <w:t xml:space="preserve"> as controls.  </w:t>
            </w:r>
            <w:proofErr w:type="gramStart"/>
            <w:r w:rsidRPr="001D7714">
              <w:rPr>
                <w:rFonts w:ascii="Aptos" w:eastAsia="Aptos" w:hAnsi="Aptos" w:cs="Times New Roman"/>
                <w:sz w:val="20"/>
                <w:szCs w:val="20"/>
              </w:rPr>
              <w:t>*,**,*</w:t>
            </w:r>
            <w:proofErr w:type="gramEnd"/>
            <w:r w:rsidRPr="001D7714">
              <w:rPr>
                <w:rFonts w:ascii="Aptos" w:eastAsia="Aptos" w:hAnsi="Aptos" w:cs="Times New Roman"/>
                <w:sz w:val="20"/>
                <w:szCs w:val="20"/>
              </w:rPr>
              <w:t>** indicate statistical significance at 10, 5, and 1 percent, respectively.  See Table 1 for definitions of variables.</w:t>
            </w:r>
          </w:p>
        </w:tc>
      </w:tr>
    </w:tbl>
    <w:p w14:paraId="1FFC6791" w14:textId="77777777" w:rsidR="00235EAE" w:rsidRDefault="00235EAE" w:rsidP="00E35084">
      <w:pPr>
        <w:spacing w:before="100" w:beforeAutospacing="1" w:after="100" w:afterAutospacing="1" w:line="240" w:lineRule="auto"/>
        <w:rPr>
          <w:rFonts w:cs="Times New Roman"/>
          <w:szCs w:val="24"/>
        </w:rPr>
      </w:pPr>
    </w:p>
    <w:p w14:paraId="74883471" w14:textId="77777777" w:rsidR="00235EAE" w:rsidRPr="00235EAE" w:rsidRDefault="00235EAE" w:rsidP="00E35084">
      <w:pPr>
        <w:spacing w:before="100" w:beforeAutospacing="1" w:after="100" w:afterAutospacing="1" w:line="240" w:lineRule="auto"/>
        <w:rPr>
          <w:rFonts w:cs="Times New Roman"/>
          <w:szCs w:val="24"/>
        </w:rPr>
      </w:pPr>
    </w:p>
    <w:p w14:paraId="66C4B678" w14:textId="7510B73B" w:rsidR="00DB5BFD" w:rsidRPr="00235EAE" w:rsidRDefault="00CB343F" w:rsidP="00E35084">
      <w:pPr>
        <w:spacing w:before="100" w:beforeAutospacing="1" w:after="100" w:afterAutospacing="1" w:line="240" w:lineRule="auto"/>
        <w:rPr>
          <w:rFonts w:cs="Times New Roman"/>
          <w:i/>
          <w:iCs/>
          <w:szCs w:val="24"/>
        </w:rPr>
      </w:pPr>
      <w:r w:rsidRPr="00235EAE">
        <w:rPr>
          <w:rFonts w:cs="Times New Roman"/>
          <w:i/>
          <w:iCs/>
          <w:szCs w:val="24"/>
        </w:rPr>
        <w:t xml:space="preserve">B.2 </w:t>
      </w:r>
      <w:r w:rsidR="00235EAE" w:rsidRPr="00235EAE">
        <w:rPr>
          <w:rFonts w:cs="Times New Roman"/>
          <w:i/>
          <w:iCs/>
          <w:szCs w:val="24"/>
        </w:rPr>
        <w:t>Result</w:t>
      </w:r>
      <w:r w:rsidRPr="00235EAE">
        <w:rPr>
          <w:rFonts w:cs="Times New Roman"/>
          <w:i/>
          <w:iCs/>
          <w:szCs w:val="24"/>
        </w:rPr>
        <w:t>s for the subsample of estimate</w:t>
      </w:r>
      <w:r w:rsidR="00235EAE" w:rsidRPr="00235EAE">
        <w:rPr>
          <w:rFonts w:cs="Times New Roman"/>
          <w:i/>
          <w:iCs/>
          <w:szCs w:val="24"/>
        </w:rPr>
        <w:t>d models</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0"/>
        <w:gridCol w:w="1604"/>
        <w:gridCol w:w="1516"/>
        <w:gridCol w:w="1429"/>
        <w:gridCol w:w="1512"/>
        <w:gridCol w:w="1429"/>
      </w:tblGrid>
      <w:tr w:rsidR="007B5856" w:rsidRPr="00957AE4" w14:paraId="1B9F6A66" w14:textId="77777777" w:rsidTr="00BA31E2">
        <w:trPr>
          <w:trHeight w:val="432"/>
        </w:trPr>
        <w:tc>
          <w:tcPr>
            <w:tcW w:w="9360" w:type="dxa"/>
            <w:gridSpan w:val="6"/>
            <w:tcBorders>
              <w:top w:val="single" w:sz="4" w:space="0" w:color="auto"/>
            </w:tcBorders>
            <w:shd w:val="clear" w:color="auto" w:fill="FFFFFF"/>
          </w:tcPr>
          <w:p w14:paraId="280C9127" w14:textId="62EFD00D" w:rsidR="007B5856" w:rsidRPr="001D7714" w:rsidRDefault="007B5856" w:rsidP="00507DDB">
            <w:pPr>
              <w:spacing w:after="0" w:line="240" w:lineRule="auto"/>
              <w:jc w:val="center"/>
              <w:rPr>
                <w:rFonts w:ascii="Aptos" w:eastAsia="Aptos" w:hAnsi="Aptos" w:cs="Times New Roman"/>
                <w:sz w:val="22"/>
              </w:rPr>
            </w:pPr>
            <w:r w:rsidRPr="001D7714">
              <w:rPr>
                <w:rFonts w:ascii="Aptos" w:eastAsia="Aptos" w:hAnsi="Aptos" w:cs="Times New Roman"/>
                <w:sz w:val="22"/>
              </w:rPr>
              <w:t xml:space="preserve">Table </w:t>
            </w:r>
            <w:r w:rsidR="00235EAE">
              <w:rPr>
                <w:rFonts w:ascii="Aptos" w:eastAsia="Aptos" w:hAnsi="Aptos" w:cs="Times New Roman"/>
                <w:sz w:val="22"/>
              </w:rPr>
              <w:t>B</w:t>
            </w:r>
            <w:r w:rsidR="004B5EB0">
              <w:rPr>
                <w:rFonts w:ascii="Aptos" w:eastAsia="Aptos" w:hAnsi="Aptos" w:cs="Times New Roman"/>
                <w:sz w:val="22"/>
              </w:rPr>
              <w:t>2</w:t>
            </w:r>
          </w:p>
          <w:p w14:paraId="24A6D704" w14:textId="77777777" w:rsidR="007B5856" w:rsidRDefault="007B5856" w:rsidP="00507DDB">
            <w:pPr>
              <w:spacing w:before="0" w:after="0" w:line="240" w:lineRule="auto"/>
              <w:jc w:val="center"/>
              <w:rPr>
                <w:rFonts w:ascii="Aptos" w:eastAsia="Aptos" w:hAnsi="Aptos" w:cs="Times New Roman"/>
                <w:b/>
                <w:bCs/>
                <w:sz w:val="22"/>
                <w:u w:val="single"/>
              </w:rPr>
            </w:pPr>
            <w:r w:rsidRPr="001D7714">
              <w:rPr>
                <w:rFonts w:ascii="Aptos" w:eastAsia="Aptos" w:hAnsi="Aptos" w:cs="Times New Roman"/>
                <w:b/>
                <w:bCs/>
                <w:sz w:val="22"/>
                <w:u w:val="single"/>
              </w:rPr>
              <w:t>Effects of policy rules on elasticities and peak timing</w:t>
            </w:r>
          </w:p>
          <w:p w14:paraId="05294742" w14:textId="144BD7FD" w:rsidR="00DE2C02" w:rsidRPr="00507DDB" w:rsidRDefault="00DE2C02" w:rsidP="00507DDB">
            <w:pPr>
              <w:spacing w:before="0" w:line="240" w:lineRule="auto"/>
              <w:jc w:val="center"/>
              <w:rPr>
                <w:rFonts w:ascii="Aptos" w:eastAsia="Aptos" w:hAnsi="Aptos" w:cs="Times New Roman"/>
                <w:sz w:val="20"/>
                <w:szCs w:val="20"/>
              </w:rPr>
            </w:pPr>
            <w:r w:rsidRPr="00507DDB">
              <w:rPr>
                <w:rFonts w:ascii="Aptos" w:eastAsia="Aptos" w:hAnsi="Aptos" w:cs="Times New Roman"/>
                <w:sz w:val="20"/>
                <w:szCs w:val="20"/>
              </w:rPr>
              <w:t>(estimated models)</w:t>
            </w:r>
          </w:p>
        </w:tc>
      </w:tr>
      <w:tr w:rsidR="007B5856" w:rsidRPr="00957AE4" w14:paraId="75298883" w14:textId="77777777" w:rsidTr="00BA31E2">
        <w:trPr>
          <w:trHeight w:val="432"/>
        </w:trPr>
        <w:tc>
          <w:tcPr>
            <w:tcW w:w="1870" w:type="dxa"/>
            <w:shd w:val="clear" w:color="auto" w:fill="FFFFFF"/>
          </w:tcPr>
          <w:p w14:paraId="4DC1801A" w14:textId="77777777" w:rsidR="007B5856" w:rsidRPr="001D7714" w:rsidRDefault="007B5856" w:rsidP="00BA31E2">
            <w:pPr>
              <w:spacing w:before="0" w:after="0" w:line="240" w:lineRule="auto"/>
              <w:jc w:val="center"/>
              <w:rPr>
                <w:rFonts w:ascii="Aptos" w:eastAsia="Aptos" w:hAnsi="Aptos" w:cs="Times New Roman"/>
                <w:sz w:val="22"/>
              </w:rPr>
            </w:pPr>
          </w:p>
        </w:tc>
        <w:tc>
          <w:tcPr>
            <w:tcW w:w="4549" w:type="dxa"/>
            <w:gridSpan w:val="3"/>
            <w:shd w:val="clear" w:color="auto" w:fill="FFFFFF"/>
            <w:vAlign w:val="center"/>
          </w:tcPr>
          <w:p w14:paraId="135C565E" w14:textId="77777777" w:rsidR="007B5856" w:rsidRPr="001D7714" w:rsidRDefault="007B5856" w:rsidP="00BA31E2">
            <w:pPr>
              <w:spacing w:before="0" w:after="0" w:line="240" w:lineRule="auto"/>
              <w:jc w:val="center"/>
              <w:rPr>
                <w:rFonts w:ascii="Aptos" w:hAnsi="Aptos" w:cs="Times New Roman"/>
                <w:b/>
                <w:bCs/>
                <w:sz w:val="22"/>
              </w:rPr>
            </w:pPr>
            <w:r w:rsidRPr="001D7714">
              <w:rPr>
                <w:rFonts w:ascii="Aptos" w:hAnsi="Aptos" w:cs="Times New Roman"/>
                <w:b/>
                <w:bCs/>
                <w:sz w:val="22"/>
              </w:rPr>
              <w:t>Elasticities</w:t>
            </w:r>
            <w:r w:rsidRPr="001D7714">
              <w:rPr>
                <w:rFonts w:ascii="Aptos" w:hAnsi="Aptos" w:cs="Times New Roman"/>
                <w:b/>
                <w:bCs/>
                <w:sz w:val="22"/>
                <w:vertAlign w:val="superscript"/>
              </w:rPr>
              <w:t>†</w:t>
            </w:r>
          </w:p>
        </w:tc>
        <w:tc>
          <w:tcPr>
            <w:tcW w:w="2941" w:type="dxa"/>
            <w:gridSpan w:val="2"/>
            <w:shd w:val="clear" w:color="auto" w:fill="FFFFFF"/>
            <w:vAlign w:val="center"/>
          </w:tcPr>
          <w:p w14:paraId="5869FD5C" w14:textId="77777777" w:rsidR="007B5856" w:rsidRPr="001D7714" w:rsidRDefault="007B5856" w:rsidP="00BA31E2">
            <w:pPr>
              <w:spacing w:before="0" w:after="0" w:line="240" w:lineRule="auto"/>
              <w:jc w:val="center"/>
              <w:rPr>
                <w:rFonts w:ascii="Aptos" w:hAnsi="Aptos" w:cs="Times New Roman"/>
                <w:b/>
                <w:bCs/>
                <w:sz w:val="22"/>
              </w:rPr>
            </w:pPr>
            <w:r w:rsidRPr="001D7714">
              <w:rPr>
                <w:rFonts w:ascii="Aptos" w:hAnsi="Aptos" w:cs="Times New Roman"/>
                <w:b/>
                <w:bCs/>
                <w:sz w:val="22"/>
              </w:rPr>
              <w:t>Timing</w:t>
            </w:r>
            <w:r w:rsidRPr="001D7714">
              <w:rPr>
                <w:rFonts w:ascii="Aptos" w:hAnsi="Aptos" w:cs="Times New Roman"/>
                <w:b/>
                <w:bCs/>
                <w:sz w:val="22"/>
                <w:vertAlign w:val="superscript"/>
              </w:rPr>
              <w:t>††</w:t>
            </w:r>
          </w:p>
        </w:tc>
      </w:tr>
      <w:tr w:rsidR="007B5856" w:rsidRPr="00957AE4" w14:paraId="02AA3628" w14:textId="77777777" w:rsidTr="00BA31E2">
        <w:trPr>
          <w:trHeight w:val="432"/>
        </w:trPr>
        <w:tc>
          <w:tcPr>
            <w:tcW w:w="1870" w:type="dxa"/>
            <w:tcBorders>
              <w:bottom w:val="single" w:sz="4" w:space="0" w:color="auto"/>
            </w:tcBorders>
            <w:shd w:val="pct10" w:color="auto" w:fill="FFFFFF"/>
          </w:tcPr>
          <w:p w14:paraId="5566FE7A" w14:textId="77777777" w:rsidR="007B5856" w:rsidRPr="001D7714" w:rsidRDefault="007B5856" w:rsidP="00BA31E2">
            <w:pPr>
              <w:spacing w:before="0" w:after="0" w:line="240" w:lineRule="auto"/>
              <w:jc w:val="center"/>
              <w:rPr>
                <w:rFonts w:ascii="Aptos" w:eastAsia="Aptos" w:hAnsi="Aptos" w:cs="Times New Roman"/>
                <w:sz w:val="22"/>
              </w:rPr>
            </w:pPr>
          </w:p>
        </w:tc>
        <w:tc>
          <w:tcPr>
            <w:tcW w:w="1604" w:type="dxa"/>
            <w:tcBorders>
              <w:bottom w:val="single" w:sz="4" w:space="0" w:color="auto"/>
            </w:tcBorders>
            <w:shd w:val="pct10" w:color="auto" w:fill="FFFFFF"/>
            <w:vAlign w:val="center"/>
            <w:hideMark/>
          </w:tcPr>
          <w:p w14:paraId="6B3D75F2" w14:textId="77777777" w:rsidR="007B5856" w:rsidRPr="001D7714" w:rsidRDefault="007B5856" w:rsidP="00BA31E2">
            <w:pPr>
              <w:spacing w:before="0" w:after="0" w:line="240" w:lineRule="auto"/>
              <w:jc w:val="center"/>
              <w:rPr>
                <w:rFonts w:ascii="Aptos" w:eastAsia="Aptos" w:hAnsi="Aptos" w:cs="Times New Roman"/>
                <w:sz w:val="22"/>
              </w:rPr>
            </w:pPr>
            <w:r w:rsidRPr="001D7714">
              <w:rPr>
                <w:rFonts w:ascii="Aptos" w:hAnsi="Aptos" w:cs="Times New Roman"/>
                <w:i/>
                <w:iCs/>
                <w:sz w:val="22"/>
              </w:rPr>
              <w:t>y-slope</w:t>
            </w:r>
          </w:p>
        </w:tc>
        <w:tc>
          <w:tcPr>
            <w:tcW w:w="1516" w:type="dxa"/>
            <w:tcBorders>
              <w:bottom w:val="single" w:sz="4" w:space="0" w:color="auto"/>
            </w:tcBorders>
            <w:shd w:val="pct10" w:color="auto" w:fill="FFFFFF"/>
            <w:vAlign w:val="center"/>
            <w:hideMark/>
          </w:tcPr>
          <w:p w14:paraId="2FE2A6C6" w14:textId="77777777" w:rsidR="007B5856" w:rsidRPr="001D7714" w:rsidRDefault="007B5856" w:rsidP="00BA31E2">
            <w:pPr>
              <w:spacing w:before="0" w:after="0" w:line="240" w:lineRule="auto"/>
              <w:jc w:val="center"/>
              <w:rPr>
                <w:rFonts w:ascii="Aptos" w:eastAsia="Aptos" w:hAnsi="Aptos" w:cs="Times New Roman"/>
                <w:sz w:val="22"/>
              </w:rPr>
            </w:pPr>
            <w:r w:rsidRPr="001D7714">
              <w:rPr>
                <w:rFonts w:ascii="Aptos" w:hAnsi="Aptos" w:cs="Times New Roman"/>
                <w:i/>
                <w:iCs/>
                <w:sz w:val="22"/>
              </w:rPr>
              <w:t>π-slope</w:t>
            </w:r>
          </w:p>
        </w:tc>
        <w:tc>
          <w:tcPr>
            <w:tcW w:w="1429" w:type="dxa"/>
            <w:tcBorders>
              <w:bottom w:val="single" w:sz="4" w:space="0" w:color="auto"/>
            </w:tcBorders>
            <w:shd w:val="pct10" w:color="auto" w:fill="FFFFFF"/>
            <w:vAlign w:val="center"/>
          </w:tcPr>
          <w:p w14:paraId="2524B619" w14:textId="77777777" w:rsidR="007B5856" w:rsidRPr="001D7714" w:rsidRDefault="007B5856" w:rsidP="00BA31E2">
            <w:pPr>
              <w:spacing w:before="0" w:after="0" w:line="240" w:lineRule="auto"/>
              <w:jc w:val="center"/>
              <w:rPr>
                <w:rFonts w:ascii="Aptos" w:hAnsi="Aptos" w:cs="Times New Roman"/>
                <w:i/>
                <w:iCs/>
                <w:sz w:val="22"/>
              </w:rPr>
            </w:pPr>
            <w:proofErr w:type="spellStart"/>
            <w:r w:rsidRPr="001D7714">
              <w:rPr>
                <w:rFonts w:ascii="Aptos" w:hAnsi="Aptos" w:cs="Times New Roman"/>
                <w:i/>
                <w:iCs/>
                <w:sz w:val="22"/>
              </w:rPr>
              <w:t>sacratio</w:t>
            </w:r>
            <w:proofErr w:type="spellEnd"/>
          </w:p>
        </w:tc>
        <w:tc>
          <w:tcPr>
            <w:tcW w:w="1512" w:type="dxa"/>
            <w:tcBorders>
              <w:bottom w:val="single" w:sz="4" w:space="0" w:color="auto"/>
            </w:tcBorders>
            <w:shd w:val="pct10" w:color="auto" w:fill="FFFFFF"/>
            <w:vAlign w:val="center"/>
          </w:tcPr>
          <w:p w14:paraId="0C6AB174" w14:textId="77777777" w:rsidR="007B5856" w:rsidRPr="001D7714" w:rsidRDefault="007B5856" w:rsidP="00BA31E2">
            <w:pPr>
              <w:spacing w:before="0" w:after="0" w:line="240" w:lineRule="auto"/>
              <w:jc w:val="center"/>
              <w:rPr>
                <w:rFonts w:ascii="Aptos" w:hAnsi="Aptos" w:cs="Times New Roman"/>
                <w:i/>
                <w:iCs/>
                <w:sz w:val="22"/>
              </w:rPr>
            </w:pPr>
            <w:r w:rsidRPr="001D7714">
              <w:rPr>
                <w:rFonts w:ascii="Aptos" w:hAnsi="Aptos" w:cs="Times New Roman"/>
                <w:i/>
                <w:iCs/>
                <w:sz w:val="22"/>
              </w:rPr>
              <w:t>y-timing</w:t>
            </w:r>
          </w:p>
        </w:tc>
        <w:tc>
          <w:tcPr>
            <w:tcW w:w="1429" w:type="dxa"/>
            <w:tcBorders>
              <w:bottom w:val="single" w:sz="4" w:space="0" w:color="auto"/>
            </w:tcBorders>
            <w:shd w:val="pct10" w:color="auto" w:fill="FFFFFF"/>
            <w:vAlign w:val="center"/>
          </w:tcPr>
          <w:p w14:paraId="742676D8" w14:textId="77777777" w:rsidR="007B5856" w:rsidRPr="001D7714" w:rsidRDefault="007B5856" w:rsidP="00BA31E2">
            <w:pPr>
              <w:spacing w:before="0" w:after="0" w:line="240" w:lineRule="auto"/>
              <w:jc w:val="center"/>
              <w:rPr>
                <w:rFonts w:ascii="Aptos" w:eastAsia="Aptos" w:hAnsi="Aptos" w:cs="Times New Roman"/>
                <w:i/>
                <w:iCs/>
                <w:sz w:val="22"/>
              </w:rPr>
            </w:pPr>
            <w:r w:rsidRPr="001D7714">
              <w:rPr>
                <w:rFonts w:ascii="Aptos" w:eastAsia="Aptos" w:hAnsi="Aptos" w:cs="Times New Roman"/>
                <w:i/>
                <w:iCs/>
                <w:sz w:val="22"/>
              </w:rPr>
              <w:t>π-timing</w:t>
            </w:r>
          </w:p>
        </w:tc>
      </w:tr>
      <w:tr w:rsidR="007B5856" w:rsidRPr="00957AE4" w14:paraId="5EEC6541" w14:textId="77777777" w:rsidTr="00CC7EBD">
        <w:trPr>
          <w:trHeight w:val="576"/>
        </w:trPr>
        <w:tc>
          <w:tcPr>
            <w:tcW w:w="1870" w:type="dxa"/>
            <w:tcBorders>
              <w:top w:val="single" w:sz="4" w:space="0" w:color="auto"/>
            </w:tcBorders>
            <w:vAlign w:val="center"/>
            <w:hideMark/>
          </w:tcPr>
          <w:p w14:paraId="56EC4F68" w14:textId="77777777" w:rsidR="007B5856" w:rsidRPr="001D7714" w:rsidRDefault="007B5856" w:rsidP="007B5856">
            <w:pPr>
              <w:spacing w:before="0" w:after="0" w:line="240" w:lineRule="auto"/>
              <w:rPr>
                <w:rFonts w:ascii="Aptos" w:eastAsia="Aptos" w:hAnsi="Aptos" w:cs="Times New Roman"/>
                <w:sz w:val="22"/>
              </w:rPr>
            </w:pPr>
            <w:r w:rsidRPr="001D7714">
              <w:rPr>
                <w:rFonts w:ascii="Aptos" w:eastAsia="Aptos" w:hAnsi="Aptos" w:cs="Times New Roman"/>
                <w:sz w:val="22"/>
              </w:rPr>
              <w:t>Constant</w:t>
            </w:r>
          </w:p>
        </w:tc>
        <w:tc>
          <w:tcPr>
            <w:tcW w:w="1604" w:type="dxa"/>
            <w:vAlign w:val="center"/>
            <w:hideMark/>
          </w:tcPr>
          <w:p w14:paraId="71F553EB" w14:textId="5C69A4FF" w:rsidR="007B5856" w:rsidRPr="00686E44" w:rsidRDefault="00FE2465" w:rsidP="007B5856">
            <w:pPr>
              <w:spacing w:before="0" w:after="0" w:line="240" w:lineRule="auto"/>
              <w:jc w:val="center"/>
              <w:rPr>
                <w:rFonts w:ascii="Aptos" w:eastAsia="Aptos" w:hAnsi="Aptos" w:cs="Times New Roman"/>
                <w:sz w:val="20"/>
                <w:szCs w:val="20"/>
              </w:rPr>
            </w:pPr>
            <w:r>
              <w:rPr>
                <w:rFonts w:ascii="Aptos" w:eastAsia="Aptos" w:hAnsi="Aptos" w:cs="Times New Roman"/>
                <w:sz w:val="20"/>
                <w:szCs w:val="20"/>
              </w:rPr>
              <w:t xml:space="preserve">   </w:t>
            </w:r>
            <w:r w:rsidR="007B5856" w:rsidRPr="00686E44">
              <w:rPr>
                <w:rFonts w:ascii="Aptos" w:eastAsia="Aptos" w:hAnsi="Aptos" w:cs="Times New Roman"/>
                <w:sz w:val="20"/>
                <w:szCs w:val="20"/>
              </w:rPr>
              <w:t>-0.22***</w:t>
            </w:r>
          </w:p>
          <w:p w14:paraId="55BBA052" w14:textId="6BA150B6"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(0.07)</w:t>
            </w:r>
          </w:p>
        </w:tc>
        <w:tc>
          <w:tcPr>
            <w:tcW w:w="1516" w:type="dxa"/>
            <w:vAlign w:val="center"/>
            <w:hideMark/>
          </w:tcPr>
          <w:p w14:paraId="382A8F56" w14:textId="77777777"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-0.04</w:t>
            </w:r>
          </w:p>
          <w:p w14:paraId="661CAFCF" w14:textId="53C9AA9C"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(0.03)</w:t>
            </w:r>
          </w:p>
        </w:tc>
        <w:tc>
          <w:tcPr>
            <w:tcW w:w="1429" w:type="dxa"/>
            <w:vAlign w:val="center"/>
          </w:tcPr>
          <w:p w14:paraId="5CC61C58" w14:textId="77777777"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2.97***</w:t>
            </w:r>
          </w:p>
          <w:p w14:paraId="6D2EBD7C" w14:textId="373A3536"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(0.73)</w:t>
            </w:r>
          </w:p>
        </w:tc>
        <w:tc>
          <w:tcPr>
            <w:tcW w:w="1512" w:type="dxa"/>
            <w:vAlign w:val="center"/>
          </w:tcPr>
          <w:p w14:paraId="6A805046" w14:textId="1AF654DA" w:rsidR="007B5856" w:rsidRPr="00686E44" w:rsidRDefault="00FE2465" w:rsidP="007B5856">
            <w:pPr>
              <w:spacing w:before="0" w:after="0" w:line="240" w:lineRule="auto"/>
              <w:jc w:val="center"/>
              <w:rPr>
                <w:rFonts w:ascii="Aptos" w:eastAsia="Aptos" w:hAnsi="Aptos" w:cs="Times New Roman"/>
                <w:sz w:val="20"/>
                <w:szCs w:val="20"/>
              </w:rPr>
            </w:pPr>
            <w:r>
              <w:rPr>
                <w:rFonts w:ascii="Aptos" w:eastAsia="Aptos" w:hAnsi="Aptos" w:cs="Times New Roman"/>
                <w:sz w:val="20"/>
                <w:szCs w:val="20"/>
              </w:rPr>
              <w:t xml:space="preserve">    </w:t>
            </w:r>
            <w:r w:rsidR="007B5856" w:rsidRPr="00686E44">
              <w:rPr>
                <w:rFonts w:ascii="Aptos" w:eastAsia="Aptos" w:hAnsi="Aptos" w:cs="Times New Roman"/>
                <w:sz w:val="20"/>
                <w:szCs w:val="20"/>
              </w:rPr>
              <w:t>0.64***</w:t>
            </w:r>
          </w:p>
          <w:p w14:paraId="61D806CA" w14:textId="31B26E8F"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(0.1</w:t>
            </w:r>
            <w:r w:rsidR="004F52A4">
              <w:rPr>
                <w:rFonts w:ascii="Aptos" w:eastAsia="Aptos" w:hAnsi="Aptos" w:cs="Times New Roman"/>
                <w:sz w:val="20"/>
                <w:szCs w:val="20"/>
              </w:rPr>
              <w:t>4</w:t>
            </w:r>
            <w:r w:rsidRPr="00686E44">
              <w:rPr>
                <w:rFonts w:ascii="Aptos" w:eastAsia="Aptos" w:hAnsi="Aptos" w:cs="Times New Roman"/>
                <w:sz w:val="20"/>
                <w:szCs w:val="20"/>
              </w:rPr>
              <w:t>)</w:t>
            </w:r>
          </w:p>
        </w:tc>
        <w:tc>
          <w:tcPr>
            <w:tcW w:w="1429" w:type="dxa"/>
            <w:vAlign w:val="center"/>
          </w:tcPr>
          <w:p w14:paraId="1C43B264" w14:textId="42E5BFAA" w:rsidR="007B5856" w:rsidRPr="00686E44" w:rsidRDefault="00AE31F1" w:rsidP="007B5856">
            <w:pPr>
              <w:spacing w:before="0" w:after="0" w:line="240" w:lineRule="auto"/>
              <w:jc w:val="center"/>
              <w:rPr>
                <w:rFonts w:ascii="Aptos" w:eastAsia="Aptos" w:hAnsi="Aptos" w:cs="Times New Roman"/>
                <w:sz w:val="20"/>
                <w:szCs w:val="20"/>
              </w:rPr>
            </w:pPr>
            <w:r>
              <w:rPr>
                <w:rFonts w:ascii="Aptos" w:eastAsia="Aptos" w:hAnsi="Aptos" w:cs="Times New Roman"/>
                <w:sz w:val="20"/>
                <w:szCs w:val="20"/>
              </w:rPr>
              <w:t xml:space="preserve">   </w:t>
            </w:r>
            <w:r w:rsidR="007B5856" w:rsidRPr="00686E44">
              <w:rPr>
                <w:rFonts w:ascii="Aptos" w:eastAsia="Aptos" w:hAnsi="Aptos" w:cs="Times New Roman"/>
                <w:sz w:val="20"/>
                <w:szCs w:val="20"/>
              </w:rPr>
              <w:t>1.16***</w:t>
            </w:r>
          </w:p>
          <w:p w14:paraId="2EC5376F" w14:textId="6C1F785F"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(0.19)</w:t>
            </w:r>
          </w:p>
        </w:tc>
      </w:tr>
      <w:tr w:rsidR="007B5856" w:rsidRPr="00957AE4" w14:paraId="0617A82C" w14:textId="77777777" w:rsidTr="00CC7EBD">
        <w:trPr>
          <w:trHeight w:val="576"/>
        </w:trPr>
        <w:tc>
          <w:tcPr>
            <w:tcW w:w="1870" w:type="dxa"/>
            <w:vAlign w:val="center"/>
            <w:hideMark/>
          </w:tcPr>
          <w:p w14:paraId="2DF556D7" w14:textId="77777777" w:rsidR="007B5856" w:rsidRPr="001D7714" w:rsidRDefault="007B5856" w:rsidP="007B5856">
            <w:pPr>
              <w:spacing w:before="0" w:after="0" w:line="240" w:lineRule="auto"/>
              <w:rPr>
                <w:rFonts w:ascii="Aptos" w:eastAsia="Aptos" w:hAnsi="Aptos" w:cs="Times New Roman"/>
                <w:sz w:val="22"/>
              </w:rPr>
            </w:pPr>
            <w:r w:rsidRPr="001D7714">
              <w:rPr>
                <w:rFonts w:ascii="Aptos" w:eastAsia="Aptos" w:hAnsi="Aptos" w:cs="Times New Roman"/>
                <w:sz w:val="22"/>
              </w:rPr>
              <w:t>Inertial Taylor rule</w:t>
            </w:r>
          </w:p>
        </w:tc>
        <w:tc>
          <w:tcPr>
            <w:tcW w:w="1604" w:type="dxa"/>
            <w:vAlign w:val="center"/>
            <w:hideMark/>
          </w:tcPr>
          <w:p w14:paraId="26A9E929" w14:textId="312B6EE1" w:rsidR="007B5856" w:rsidRPr="00686E44" w:rsidRDefault="00FE2465" w:rsidP="007B5856">
            <w:pPr>
              <w:spacing w:before="0" w:after="0" w:line="240" w:lineRule="auto"/>
              <w:jc w:val="center"/>
              <w:rPr>
                <w:rFonts w:ascii="Aptos" w:eastAsia="Aptos" w:hAnsi="Aptos" w:cs="Times New Roman"/>
                <w:sz w:val="20"/>
                <w:szCs w:val="20"/>
              </w:rPr>
            </w:pPr>
            <w:r>
              <w:rPr>
                <w:rFonts w:ascii="Aptos" w:eastAsia="Aptos" w:hAnsi="Aptos" w:cs="Times New Roman"/>
                <w:sz w:val="20"/>
                <w:szCs w:val="20"/>
              </w:rPr>
              <w:t xml:space="preserve">   </w:t>
            </w:r>
            <w:r w:rsidR="007B5856" w:rsidRPr="00686E44">
              <w:rPr>
                <w:rFonts w:ascii="Aptos" w:eastAsia="Aptos" w:hAnsi="Aptos" w:cs="Times New Roman"/>
                <w:sz w:val="20"/>
                <w:szCs w:val="20"/>
              </w:rPr>
              <w:t>-0.36***</w:t>
            </w:r>
          </w:p>
          <w:p w14:paraId="09437EF7" w14:textId="5F627F18"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(0.10)</w:t>
            </w:r>
          </w:p>
        </w:tc>
        <w:tc>
          <w:tcPr>
            <w:tcW w:w="1516" w:type="dxa"/>
            <w:vAlign w:val="center"/>
            <w:hideMark/>
          </w:tcPr>
          <w:p w14:paraId="3DECA2F3" w14:textId="4978C20B" w:rsidR="007B5856" w:rsidRPr="00686E44" w:rsidRDefault="00FE2465" w:rsidP="007B5856">
            <w:pPr>
              <w:spacing w:before="0" w:after="0" w:line="240" w:lineRule="auto"/>
              <w:jc w:val="center"/>
              <w:rPr>
                <w:rFonts w:ascii="Aptos" w:eastAsia="Aptos" w:hAnsi="Aptos" w:cs="Times New Roman"/>
                <w:sz w:val="20"/>
                <w:szCs w:val="20"/>
              </w:rPr>
            </w:pPr>
            <w:r>
              <w:rPr>
                <w:rFonts w:ascii="Aptos" w:eastAsia="Aptos" w:hAnsi="Aptos" w:cs="Times New Roman"/>
                <w:sz w:val="20"/>
                <w:szCs w:val="20"/>
              </w:rPr>
              <w:t xml:space="preserve">   </w:t>
            </w:r>
            <w:r w:rsidR="007B5856" w:rsidRPr="00686E44">
              <w:rPr>
                <w:rFonts w:ascii="Aptos" w:eastAsia="Aptos" w:hAnsi="Aptos" w:cs="Times New Roman"/>
                <w:sz w:val="20"/>
                <w:szCs w:val="20"/>
              </w:rPr>
              <w:t>-0.12***</w:t>
            </w:r>
          </w:p>
          <w:p w14:paraId="76DCA83F" w14:textId="3A341B1F"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(0.04)</w:t>
            </w:r>
          </w:p>
        </w:tc>
        <w:tc>
          <w:tcPr>
            <w:tcW w:w="1429" w:type="dxa"/>
            <w:vAlign w:val="center"/>
          </w:tcPr>
          <w:p w14:paraId="565DCCCD" w14:textId="77777777"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1.61</w:t>
            </w:r>
          </w:p>
          <w:p w14:paraId="577C592D" w14:textId="6786BA26"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(1.02)</w:t>
            </w:r>
          </w:p>
        </w:tc>
        <w:tc>
          <w:tcPr>
            <w:tcW w:w="1512" w:type="dxa"/>
            <w:vAlign w:val="center"/>
          </w:tcPr>
          <w:p w14:paraId="3A69D469" w14:textId="10B45DAF" w:rsidR="007B5856" w:rsidRPr="00686E44" w:rsidRDefault="00FE2465" w:rsidP="007B5856">
            <w:pPr>
              <w:spacing w:before="0" w:after="0" w:line="240" w:lineRule="auto"/>
              <w:jc w:val="center"/>
              <w:rPr>
                <w:rFonts w:ascii="Aptos" w:eastAsia="Aptos" w:hAnsi="Aptos" w:cs="Times New Roman"/>
                <w:sz w:val="20"/>
                <w:szCs w:val="20"/>
              </w:rPr>
            </w:pPr>
            <w:r>
              <w:rPr>
                <w:rFonts w:ascii="Aptos" w:eastAsia="Aptos" w:hAnsi="Aptos" w:cs="Times New Roman"/>
                <w:sz w:val="20"/>
                <w:szCs w:val="20"/>
              </w:rPr>
              <w:t xml:space="preserve">  </w:t>
            </w:r>
            <w:r w:rsidR="007B5856" w:rsidRPr="00686E44">
              <w:rPr>
                <w:rFonts w:ascii="Aptos" w:eastAsia="Aptos" w:hAnsi="Aptos" w:cs="Times New Roman"/>
                <w:sz w:val="20"/>
                <w:szCs w:val="20"/>
              </w:rPr>
              <w:t>0.43**</w:t>
            </w:r>
          </w:p>
          <w:p w14:paraId="3E0248A8" w14:textId="5304D55F"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w:t>
            </w:r>
            <w:r w:rsidR="00D87D93">
              <w:rPr>
                <w:rFonts w:ascii="Aptos" w:eastAsia="Aptos" w:hAnsi="Aptos" w:cs="Times New Roman"/>
                <w:sz w:val="20"/>
                <w:szCs w:val="20"/>
              </w:rPr>
              <w:t>20</w:t>
            </w:r>
            <w:r w:rsidRPr="00686E44">
              <w:rPr>
                <w:rFonts w:ascii="Aptos" w:eastAsia="Aptos" w:hAnsi="Aptos" w:cs="Times New Roman"/>
                <w:sz w:val="20"/>
                <w:szCs w:val="20"/>
              </w:rPr>
              <w:t>)</w:t>
            </w:r>
          </w:p>
        </w:tc>
        <w:tc>
          <w:tcPr>
            <w:tcW w:w="1429" w:type="dxa"/>
            <w:vAlign w:val="center"/>
          </w:tcPr>
          <w:p w14:paraId="168B604A" w14:textId="77777777"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-0.01</w:t>
            </w:r>
          </w:p>
          <w:p w14:paraId="306DF9DF" w14:textId="7BF9A675"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(0.26)</w:t>
            </w:r>
          </w:p>
        </w:tc>
      </w:tr>
      <w:tr w:rsidR="007B5856" w:rsidRPr="00957AE4" w14:paraId="3877FF66" w14:textId="77777777" w:rsidTr="00CC7EBD">
        <w:trPr>
          <w:trHeight w:val="576"/>
        </w:trPr>
        <w:tc>
          <w:tcPr>
            <w:tcW w:w="1870" w:type="dxa"/>
            <w:vAlign w:val="center"/>
          </w:tcPr>
          <w:p w14:paraId="549B5063" w14:textId="77777777" w:rsidR="007B5856" w:rsidRPr="001D7714" w:rsidRDefault="007B5856" w:rsidP="007B5856">
            <w:pPr>
              <w:spacing w:before="0" w:after="0" w:line="240" w:lineRule="auto"/>
              <w:rPr>
                <w:rFonts w:ascii="Aptos" w:eastAsia="Aptos" w:hAnsi="Aptos" w:cs="Times New Roman"/>
                <w:sz w:val="22"/>
              </w:rPr>
            </w:pPr>
            <w:r>
              <w:rPr>
                <w:rFonts w:ascii="Aptos" w:eastAsia="Aptos" w:hAnsi="Aptos" w:cs="Times New Roman"/>
                <w:sz w:val="22"/>
              </w:rPr>
              <w:t>Growth rule</w:t>
            </w:r>
          </w:p>
        </w:tc>
        <w:tc>
          <w:tcPr>
            <w:tcW w:w="1604" w:type="dxa"/>
            <w:vAlign w:val="center"/>
          </w:tcPr>
          <w:p w14:paraId="7FF7B8F1" w14:textId="1911BDDE" w:rsidR="007B5856" w:rsidRPr="00686E44" w:rsidRDefault="00FE2465" w:rsidP="007B5856">
            <w:pPr>
              <w:spacing w:before="0" w:after="0" w:line="240" w:lineRule="auto"/>
              <w:jc w:val="center"/>
              <w:rPr>
                <w:rFonts w:ascii="Aptos" w:eastAsia="Aptos" w:hAnsi="Aptos" w:cs="Times New Roman"/>
                <w:sz w:val="20"/>
                <w:szCs w:val="20"/>
              </w:rPr>
            </w:pPr>
            <w:r>
              <w:rPr>
                <w:rFonts w:ascii="Aptos" w:eastAsia="Aptos" w:hAnsi="Aptos" w:cs="Times New Roman"/>
                <w:sz w:val="20"/>
                <w:szCs w:val="20"/>
              </w:rPr>
              <w:t xml:space="preserve">   </w:t>
            </w:r>
            <w:r w:rsidR="007B5856" w:rsidRPr="00686E44">
              <w:rPr>
                <w:rFonts w:ascii="Aptos" w:eastAsia="Aptos" w:hAnsi="Aptos" w:cs="Times New Roman"/>
                <w:sz w:val="20"/>
                <w:szCs w:val="20"/>
              </w:rPr>
              <w:t>-0.48***</w:t>
            </w:r>
          </w:p>
          <w:p w14:paraId="5A2A3D01" w14:textId="5D7EE498"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(0.10)</w:t>
            </w:r>
          </w:p>
        </w:tc>
        <w:tc>
          <w:tcPr>
            <w:tcW w:w="1516" w:type="dxa"/>
            <w:vAlign w:val="center"/>
          </w:tcPr>
          <w:p w14:paraId="74FB0530" w14:textId="5333BBAB" w:rsidR="007B5856" w:rsidRPr="00686E44" w:rsidRDefault="00FE2465" w:rsidP="007B5856">
            <w:pPr>
              <w:spacing w:before="0" w:after="0" w:line="240" w:lineRule="auto"/>
              <w:jc w:val="center"/>
              <w:rPr>
                <w:rFonts w:ascii="Aptos" w:eastAsia="Aptos" w:hAnsi="Aptos" w:cs="Times New Roman"/>
                <w:sz w:val="20"/>
                <w:szCs w:val="20"/>
              </w:rPr>
            </w:pPr>
            <w:r>
              <w:rPr>
                <w:rFonts w:ascii="Aptos" w:eastAsia="Aptos" w:hAnsi="Aptos" w:cs="Times New Roman"/>
                <w:sz w:val="20"/>
                <w:szCs w:val="20"/>
              </w:rPr>
              <w:t xml:space="preserve">  </w:t>
            </w:r>
            <w:r w:rsidR="007B5856" w:rsidRPr="00686E44">
              <w:rPr>
                <w:rFonts w:ascii="Aptos" w:eastAsia="Aptos" w:hAnsi="Aptos" w:cs="Times New Roman"/>
                <w:sz w:val="20"/>
                <w:szCs w:val="20"/>
              </w:rPr>
              <w:t>-0.30***</w:t>
            </w:r>
          </w:p>
          <w:p w14:paraId="5BB56DE7" w14:textId="5D02E5B7"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(0.04)</w:t>
            </w:r>
          </w:p>
        </w:tc>
        <w:tc>
          <w:tcPr>
            <w:tcW w:w="1429" w:type="dxa"/>
            <w:vAlign w:val="center"/>
          </w:tcPr>
          <w:p w14:paraId="7C57E9B6" w14:textId="7B510707" w:rsidR="007B5856" w:rsidRPr="00686E44" w:rsidRDefault="00FE2465" w:rsidP="007B5856">
            <w:pPr>
              <w:spacing w:before="0" w:after="0" w:line="240" w:lineRule="auto"/>
              <w:jc w:val="center"/>
              <w:rPr>
                <w:rFonts w:ascii="Aptos" w:eastAsia="Aptos" w:hAnsi="Aptos" w:cs="Times New Roman"/>
                <w:sz w:val="20"/>
                <w:szCs w:val="20"/>
              </w:rPr>
            </w:pPr>
            <w:r>
              <w:rPr>
                <w:rFonts w:ascii="Aptos" w:eastAsia="Aptos" w:hAnsi="Aptos" w:cs="Times New Roman"/>
                <w:sz w:val="20"/>
                <w:szCs w:val="20"/>
              </w:rPr>
              <w:t xml:space="preserve">   </w:t>
            </w:r>
            <w:r w:rsidR="007B5856" w:rsidRPr="00686E44">
              <w:rPr>
                <w:rFonts w:ascii="Aptos" w:eastAsia="Aptos" w:hAnsi="Aptos" w:cs="Times New Roman"/>
                <w:sz w:val="20"/>
                <w:szCs w:val="20"/>
              </w:rPr>
              <w:t>3.05***</w:t>
            </w:r>
          </w:p>
          <w:p w14:paraId="50C94870" w14:textId="53ADE46D"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(1.02)</w:t>
            </w:r>
          </w:p>
        </w:tc>
        <w:tc>
          <w:tcPr>
            <w:tcW w:w="1512" w:type="dxa"/>
            <w:vAlign w:val="center"/>
          </w:tcPr>
          <w:p w14:paraId="7B00AC2F" w14:textId="7121E1DC" w:rsidR="007B5856" w:rsidRPr="00686E44" w:rsidRDefault="00FE2465" w:rsidP="007B5856">
            <w:pPr>
              <w:spacing w:before="0" w:after="0" w:line="240" w:lineRule="auto"/>
              <w:jc w:val="center"/>
              <w:rPr>
                <w:rFonts w:ascii="Aptos" w:eastAsia="Aptos" w:hAnsi="Aptos" w:cs="Times New Roman"/>
                <w:sz w:val="20"/>
                <w:szCs w:val="20"/>
              </w:rPr>
            </w:pPr>
            <w:r>
              <w:rPr>
                <w:rFonts w:ascii="Aptos" w:eastAsia="Aptos" w:hAnsi="Aptos" w:cs="Times New Roman"/>
                <w:sz w:val="20"/>
                <w:szCs w:val="20"/>
              </w:rPr>
              <w:t xml:space="preserve">   </w:t>
            </w:r>
            <w:r w:rsidR="007B5856" w:rsidRPr="00686E44">
              <w:rPr>
                <w:rFonts w:ascii="Aptos" w:eastAsia="Aptos" w:hAnsi="Aptos" w:cs="Times New Roman"/>
                <w:sz w:val="20"/>
                <w:szCs w:val="20"/>
              </w:rPr>
              <w:t>0.67***</w:t>
            </w:r>
          </w:p>
          <w:p w14:paraId="194B03ED" w14:textId="5AB20E0D"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w:t>
            </w:r>
            <w:r w:rsidR="00D87D93">
              <w:rPr>
                <w:rFonts w:ascii="Aptos" w:eastAsia="Aptos" w:hAnsi="Aptos" w:cs="Times New Roman"/>
                <w:sz w:val="20"/>
                <w:szCs w:val="20"/>
              </w:rPr>
              <w:t>20</w:t>
            </w:r>
            <w:r w:rsidRPr="00686E44">
              <w:rPr>
                <w:rFonts w:ascii="Aptos" w:eastAsia="Aptos" w:hAnsi="Aptos" w:cs="Times New Roman"/>
                <w:sz w:val="20"/>
                <w:szCs w:val="20"/>
              </w:rPr>
              <w:t>)</w:t>
            </w:r>
          </w:p>
        </w:tc>
        <w:tc>
          <w:tcPr>
            <w:tcW w:w="1429" w:type="dxa"/>
            <w:vAlign w:val="center"/>
          </w:tcPr>
          <w:p w14:paraId="53CEB3C4" w14:textId="77777777"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0.16</w:t>
            </w:r>
          </w:p>
          <w:p w14:paraId="216846FC" w14:textId="3BD341D7" w:rsidR="007B5856" w:rsidRPr="00686E44" w:rsidRDefault="007B5856" w:rsidP="007B5856">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(0.26)</w:t>
            </w:r>
          </w:p>
        </w:tc>
      </w:tr>
      <w:tr w:rsidR="00686E44" w:rsidRPr="00957AE4" w14:paraId="6BF586CD" w14:textId="77777777" w:rsidTr="00FE2465">
        <w:trPr>
          <w:trHeight w:val="432"/>
        </w:trPr>
        <w:tc>
          <w:tcPr>
            <w:tcW w:w="1870" w:type="dxa"/>
            <w:tcBorders>
              <w:top w:val="single" w:sz="4" w:space="0" w:color="auto"/>
            </w:tcBorders>
            <w:vAlign w:val="center"/>
            <w:hideMark/>
          </w:tcPr>
          <w:p w14:paraId="37BD1C10" w14:textId="77777777" w:rsidR="00686E44" w:rsidRPr="001D7714" w:rsidRDefault="00870E06" w:rsidP="00686E44">
            <w:pPr>
              <w:spacing w:before="0" w:after="0" w:line="240" w:lineRule="auto"/>
              <w:rPr>
                <w:rFonts w:ascii="Aptos" w:eastAsia="Aptos" w:hAnsi="Aptos" w:cs="Times New Roman"/>
                <w:sz w:val="22"/>
              </w:rPr>
            </w:pPr>
            <m:oMathPara>
              <m:oMath>
                <m:sSup>
                  <m:sSupPr>
                    <m:ctrlPr>
                      <w:rPr>
                        <w:rFonts w:ascii="Cambria Math" w:eastAsia="Aptos" w:hAnsi="Cambria Math" w:cs="Times New Roman"/>
                        <w:i/>
                        <w:noProof/>
                        <w:kern w:val="2"/>
                        <w:sz w:val="22"/>
                        <w14:ligatures w14:val="standardContextual"/>
                      </w:rPr>
                    </m:ctrlPr>
                  </m:sSupPr>
                  <m:e>
                    <m:r>
                      <w:rPr>
                        <w:rFonts w:ascii="Cambria Math" w:eastAsia="Aptos" w:hAnsi="Cambria Math" w:cs="Times New Roman"/>
                        <w:noProof/>
                        <w:kern w:val="2"/>
                        <w:sz w:val="22"/>
                        <w14:ligatures w14:val="standardContextual"/>
                      </w:rPr>
                      <m:t>R</m:t>
                    </m:r>
                  </m:e>
                  <m:sup>
                    <m:r>
                      <w:rPr>
                        <w:rFonts w:ascii="Cambria Math" w:eastAsia="Aptos" w:hAnsi="Cambria Math" w:cs="Times New Roman"/>
                        <w:noProof/>
                        <w:kern w:val="2"/>
                        <w:sz w:val="22"/>
                        <w14:ligatures w14:val="standardContextual"/>
                      </w:rPr>
                      <m:t>2</m:t>
                    </m:r>
                  </m:sup>
                </m:sSup>
                <m:r>
                  <w:rPr>
                    <w:rFonts w:ascii="Cambria Math" w:eastAsia="Aptos" w:hAnsi="Cambria Math" w:cs="Times New Roman"/>
                    <w:noProof/>
                    <w:kern w:val="2"/>
                    <w:sz w:val="22"/>
                    <w14:ligatures w14:val="standardContextual"/>
                  </w:rPr>
                  <m:t xml:space="preserve"> </m:t>
                </m:r>
              </m:oMath>
            </m:oMathPara>
          </w:p>
        </w:tc>
        <w:tc>
          <w:tcPr>
            <w:tcW w:w="1604" w:type="dxa"/>
            <w:tcBorders>
              <w:top w:val="single" w:sz="4" w:space="0" w:color="auto"/>
            </w:tcBorders>
            <w:vAlign w:val="center"/>
            <w:hideMark/>
          </w:tcPr>
          <w:p w14:paraId="6CEA73BE" w14:textId="7AB02094"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0.10</w:t>
            </w:r>
          </w:p>
        </w:tc>
        <w:tc>
          <w:tcPr>
            <w:tcW w:w="1516" w:type="dxa"/>
            <w:tcBorders>
              <w:top w:val="single" w:sz="4" w:space="0" w:color="auto"/>
            </w:tcBorders>
            <w:vAlign w:val="center"/>
            <w:hideMark/>
          </w:tcPr>
          <w:p w14:paraId="7967295F" w14:textId="51DEC041"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0.17</w:t>
            </w:r>
          </w:p>
        </w:tc>
        <w:tc>
          <w:tcPr>
            <w:tcW w:w="1429" w:type="dxa"/>
            <w:tcBorders>
              <w:top w:val="single" w:sz="4" w:space="0" w:color="auto"/>
            </w:tcBorders>
            <w:vAlign w:val="center"/>
          </w:tcPr>
          <w:p w14:paraId="05AB0A57" w14:textId="69826C6E"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0.04</w:t>
            </w:r>
          </w:p>
        </w:tc>
        <w:tc>
          <w:tcPr>
            <w:tcW w:w="1512" w:type="dxa"/>
            <w:tcBorders>
              <w:top w:val="single" w:sz="4" w:space="0" w:color="auto"/>
            </w:tcBorders>
            <w:vAlign w:val="center"/>
          </w:tcPr>
          <w:p w14:paraId="0DB86395" w14:textId="4B86AA9A"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0.07</w:t>
            </w:r>
          </w:p>
        </w:tc>
        <w:tc>
          <w:tcPr>
            <w:tcW w:w="1429" w:type="dxa"/>
            <w:tcBorders>
              <w:top w:val="single" w:sz="4" w:space="0" w:color="auto"/>
            </w:tcBorders>
            <w:vAlign w:val="center"/>
          </w:tcPr>
          <w:p w14:paraId="75D0F28A" w14:textId="084BAC57"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0.004</w:t>
            </w:r>
          </w:p>
        </w:tc>
      </w:tr>
      <w:tr w:rsidR="00686E44" w:rsidRPr="00957AE4" w14:paraId="173F2985" w14:textId="77777777" w:rsidTr="00FE2465">
        <w:trPr>
          <w:trHeight w:val="432"/>
        </w:trPr>
        <w:tc>
          <w:tcPr>
            <w:tcW w:w="1870" w:type="dxa"/>
            <w:vAlign w:val="center"/>
          </w:tcPr>
          <w:p w14:paraId="45414B40" w14:textId="77777777" w:rsidR="00686E44" w:rsidRPr="001D7714" w:rsidRDefault="00870E06" w:rsidP="00686E44">
            <w:pPr>
              <w:spacing w:before="0" w:after="0" w:line="240" w:lineRule="auto"/>
              <w:rPr>
                <w:rFonts w:ascii="Aptos" w:eastAsia="Aptos" w:hAnsi="Aptos" w:cs="Times New Roman"/>
                <w:sz w:val="22"/>
              </w:rPr>
            </w:pPr>
            <m:oMathPara>
              <m:oMath>
                <m:sSup>
                  <m:sSupPr>
                    <m:ctrlPr>
                      <w:rPr>
                        <w:rFonts w:ascii="Cambria Math" w:eastAsia="Aptos" w:hAnsi="Cambria Math" w:cs="Times New Roman"/>
                        <w:iCs/>
                        <w:noProof/>
                        <w:kern w:val="2"/>
                        <w:sz w:val="22"/>
                        <w14:ligatures w14:val="standardContextual"/>
                      </w:rPr>
                    </m:ctrlPr>
                  </m:sSupPr>
                  <m:e>
                    <m:acc>
                      <m:accPr>
                        <m:chr m:val="̅"/>
                        <m:ctrlPr>
                          <w:rPr>
                            <w:rFonts w:ascii="Cambria Math" w:eastAsia="Aptos" w:hAnsi="Cambria Math" w:cs="Times New Roman"/>
                            <w:iCs/>
                            <w:noProof/>
                            <w:kern w:val="2"/>
                            <w:sz w:val="22"/>
                            <w14:ligatures w14:val="standardContextual"/>
                          </w:rPr>
                        </m:ctrlPr>
                      </m:accPr>
                      <m:e>
                        <m:r>
                          <w:rPr>
                            <w:rFonts w:ascii="Cambria Math" w:eastAsia="Aptos" w:hAnsi="Cambria Math" w:cs="Times New Roman"/>
                            <w:noProof/>
                            <w:kern w:val="2"/>
                            <w:sz w:val="22"/>
                            <w14:ligatures w14:val="standardContextual"/>
                          </w:rPr>
                          <m:t>R</m:t>
                        </m:r>
                        <m:ctrlPr>
                          <w:rPr>
                            <w:rFonts w:ascii="Cambria Math" w:eastAsia="Aptos" w:hAnsi="Cambria Math" w:cs="Times New Roman"/>
                            <w:i/>
                            <w:noProof/>
                            <w:kern w:val="2"/>
                            <w:sz w:val="22"/>
                            <w14:ligatures w14:val="standardContextual"/>
                          </w:rPr>
                        </m:ctrlPr>
                      </m:e>
                    </m:acc>
                  </m:e>
                  <m:sup>
                    <m:r>
                      <m:rPr>
                        <m:sty m:val="p"/>
                      </m:rPr>
                      <w:rPr>
                        <w:rFonts w:ascii="Cambria Math" w:eastAsia="Aptos" w:hAnsi="Cambria Math" w:cs="Times New Roman"/>
                        <w:noProof/>
                        <w:kern w:val="2"/>
                        <w:sz w:val="22"/>
                        <w14:ligatures w14:val="standardContextual"/>
                      </w:rPr>
                      <m:t>2</m:t>
                    </m:r>
                  </m:sup>
                </m:sSup>
              </m:oMath>
            </m:oMathPara>
          </w:p>
        </w:tc>
        <w:tc>
          <w:tcPr>
            <w:tcW w:w="1604" w:type="dxa"/>
            <w:vAlign w:val="center"/>
          </w:tcPr>
          <w:p w14:paraId="74F0BBED" w14:textId="5A1F49A4"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0.09</w:t>
            </w:r>
          </w:p>
        </w:tc>
        <w:tc>
          <w:tcPr>
            <w:tcW w:w="1516" w:type="dxa"/>
            <w:vAlign w:val="center"/>
          </w:tcPr>
          <w:p w14:paraId="52665F98" w14:textId="7D58EFB7"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0.15</w:t>
            </w:r>
          </w:p>
        </w:tc>
        <w:tc>
          <w:tcPr>
            <w:tcW w:w="1429" w:type="dxa"/>
            <w:vAlign w:val="center"/>
          </w:tcPr>
          <w:p w14:paraId="3C6E24A8" w14:textId="57F14933"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0.02</w:t>
            </w:r>
          </w:p>
        </w:tc>
        <w:tc>
          <w:tcPr>
            <w:tcW w:w="1512" w:type="dxa"/>
            <w:vAlign w:val="center"/>
          </w:tcPr>
          <w:p w14:paraId="68812416" w14:textId="5E91FDF8"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0.06</w:t>
            </w:r>
          </w:p>
        </w:tc>
        <w:tc>
          <w:tcPr>
            <w:tcW w:w="1429" w:type="dxa"/>
            <w:vAlign w:val="center"/>
          </w:tcPr>
          <w:p w14:paraId="3D523EC7" w14:textId="21C90822"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-0.01</w:t>
            </w:r>
          </w:p>
        </w:tc>
      </w:tr>
      <w:tr w:rsidR="00686E44" w:rsidRPr="00957AE4" w14:paraId="1ACEC8C7" w14:textId="77777777" w:rsidTr="00FE2465">
        <w:trPr>
          <w:trHeight w:val="432"/>
        </w:trPr>
        <w:tc>
          <w:tcPr>
            <w:tcW w:w="1870" w:type="dxa"/>
            <w:vAlign w:val="center"/>
            <w:hideMark/>
          </w:tcPr>
          <w:p w14:paraId="6D2882E5" w14:textId="77777777" w:rsidR="00686E44" w:rsidRPr="001D7714" w:rsidRDefault="00870E06" w:rsidP="00686E44">
            <w:pPr>
              <w:spacing w:before="0" w:after="0" w:line="240" w:lineRule="auto"/>
              <w:rPr>
                <w:rFonts w:ascii="Aptos" w:eastAsia="Aptos" w:hAnsi="Aptos" w:cs="Times New Roman"/>
                <w:sz w:val="22"/>
              </w:rPr>
            </w:pPr>
            <m:oMathPara>
              <m:oMath>
                <m:sSubSup>
                  <m:sSubSupPr>
                    <m:ctrlPr>
                      <w:rPr>
                        <w:rFonts w:ascii="Cambria Math" w:eastAsia="Aptos" w:hAnsi="Cambria Math" w:cs="Times New Roman"/>
                        <w:i/>
                        <w:noProof/>
                        <w:kern w:val="2"/>
                        <w:sz w:val="22"/>
                        <w14:ligatures w14:val="standardContextual"/>
                      </w:rPr>
                    </m:ctrlPr>
                  </m:sSubSupPr>
                  <m:e>
                    <m:r>
                      <w:rPr>
                        <w:rFonts w:ascii="Cambria Math" w:eastAsia="Aptos" w:hAnsi="Cambria Math" w:cs="Times New Roman"/>
                        <w:noProof/>
                        <w:kern w:val="2"/>
                        <w:sz w:val="22"/>
                        <w14:ligatures w14:val="standardContextual"/>
                      </w:rPr>
                      <m:t>R</m:t>
                    </m:r>
                  </m:e>
                  <m:sub>
                    <m:r>
                      <w:rPr>
                        <w:rFonts w:ascii="Cambria Math" w:eastAsia="Aptos" w:hAnsi="Cambria Math" w:cs="Times New Roman"/>
                        <w:noProof/>
                        <w:kern w:val="2"/>
                        <w:sz w:val="22"/>
                        <w14:ligatures w14:val="standardContextual"/>
                      </w:rPr>
                      <m:t>w</m:t>
                    </m:r>
                  </m:sub>
                  <m:sup>
                    <m:r>
                      <w:rPr>
                        <w:rFonts w:ascii="Cambria Math" w:eastAsia="Aptos" w:hAnsi="Cambria Math" w:cs="Times New Roman"/>
                        <w:noProof/>
                        <w:kern w:val="2"/>
                        <w:sz w:val="22"/>
                        <w14:ligatures w14:val="standardContextual"/>
                      </w:rPr>
                      <m:t>2</m:t>
                    </m:r>
                  </m:sup>
                </m:sSubSup>
              </m:oMath>
            </m:oMathPara>
          </w:p>
        </w:tc>
        <w:tc>
          <w:tcPr>
            <w:tcW w:w="1604" w:type="dxa"/>
            <w:vAlign w:val="center"/>
          </w:tcPr>
          <w:p w14:paraId="46327225" w14:textId="3849CF8D"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0.22</w:t>
            </w:r>
          </w:p>
        </w:tc>
        <w:tc>
          <w:tcPr>
            <w:tcW w:w="1516" w:type="dxa"/>
            <w:vAlign w:val="center"/>
          </w:tcPr>
          <w:p w14:paraId="1851BF19" w14:textId="02AC2DD7"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0.37</w:t>
            </w:r>
          </w:p>
        </w:tc>
        <w:tc>
          <w:tcPr>
            <w:tcW w:w="1429" w:type="dxa"/>
            <w:vAlign w:val="center"/>
          </w:tcPr>
          <w:p w14:paraId="131CEAC4" w14:textId="22674DE0"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0.10</w:t>
            </w:r>
          </w:p>
        </w:tc>
        <w:tc>
          <w:tcPr>
            <w:tcW w:w="1512" w:type="dxa"/>
            <w:vAlign w:val="center"/>
          </w:tcPr>
          <w:p w14:paraId="57671C05" w14:textId="702349C4"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w:t>
            </w:r>
          </w:p>
        </w:tc>
        <w:tc>
          <w:tcPr>
            <w:tcW w:w="1429" w:type="dxa"/>
            <w:vAlign w:val="center"/>
          </w:tcPr>
          <w:p w14:paraId="29AADC36" w14:textId="14D1C84F"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w:t>
            </w:r>
          </w:p>
        </w:tc>
      </w:tr>
      <w:tr w:rsidR="00686E44" w:rsidRPr="00957AE4" w14:paraId="5C224DFD" w14:textId="77777777" w:rsidTr="00FE2465">
        <w:trPr>
          <w:trHeight w:val="432"/>
        </w:trPr>
        <w:tc>
          <w:tcPr>
            <w:tcW w:w="1870" w:type="dxa"/>
            <w:tcBorders>
              <w:bottom w:val="single" w:sz="4" w:space="0" w:color="auto"/>
            </w:tcBorders>
            <w:vAlign w:val="center"/>
            <w:hideMark/>
          </w:tcPr>
          <w:p w14:paraId="09F946E0" w14:textId="77777777" w:rsidR="00686E44" w:rsidRPr="001D7714" w:rsidRDefault="00686E44" w:rsidP="00686E44">
            <w:pPr>
              <w:spacing w:before="0" w:after="0" w:line="240" w:lineRule="auto"/>
              <w:rPr>
                <w:rFonts w:ascii="Aptos" w:eastAsia="Aptos" w:hAnsi="Aptos" w:cs="Times New Roman"/>
                <w:sz w:val="22"/>
              </w:rPr>
            </w:pPr>
            <m:oMathPara>
              <m:oMath>
                <m:r>
                  <w:rPr>
                    <w:rFonts w:ascii="Cambria Math" w:eastAsia="Aptos" w:hAnsi="Cambria Math" w:cs="Times New Roman"/>
                    <w:noProof/>
                    <w:kern w:val="2"/>
                    <w:sz w:val="22"/>
                    <w14:ligatures w14:val="standardContextual"/>
                  </w:rPr>
                  <m:t>N</m:t>
                </m:r>
              </m:oMath>
            </m:oMathPara>
          </w:p>
        </w:tc>
        <w:tc>
          <w:tcPr>
            <w:tcW w:w="1604" w:type="dxa"/>
            <w:vAlign w:val="center"/>
          </w:tcPr>
          <w:p w14:paraId="3B20A4EA" w14:textId="5650CB9E"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126</w:t>
            </w:r>
          </w:p>
        </w:tc>
        <w:tc>
          <w:tcPr>
            <w:tcW w:w="1516" w:type="dxa"/>
            <w:vAlign w:val="center"/>
          </w:tcPr>
          <w:p w14:paraId="6E637EEB" w14:textId="74A0458F"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126</w:t>
            </w:r>
          </w:p>
        </w:tc>
        <w:tc>
          <w:tcPr>
            <w:tcW w:w="1429" w:type="dxa"/>
            <w:vAlign w:val="center"/>
          </w:tcPr>
          <w:p w14:paraId="7A08FC5F" w14:textId="439984FF"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117</w:t>
            </w:r>
          </w:p>
        </w:tc>
        <w:tc>
          <w:tcPr>
            <w:tcW w:w="1512" w:type="dxa"/>
            <w:vAlign w:val="center"/>
          </w:tcPr>
          <w:p w14:paraId="45C6C438" w14:textId="739002D3"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126</w:t>
            </w:r>
          </w:p>
        </w:tc>
        <w:tc>
          <w:tcPr>
            <w:tcW w:w="1429" w:type="dxa"/>
            <w:vAlign w:val="center"/>
          </w:tcPr>
          <w:p w14:paraId="75626DFC" w14:textId="76C950D6" w:rsidR="00686E44" w:rsidRPr="00686E44" w:rsidRDefault="00686E44" w:rsidP="00686E44">
            <w:pPr>
              <w:spacing w:before="0" w:after="0" w:line="240" w:lineRule="auto"/>
              <w:jc w:val="center"/>
              <w:rPr>
                <w:rFonts w:ascii="Aptos" w:eastAsia="Aptos" w:hAnsi="Aptos" w:cs="Times New Roman"/>
                <w:sz w:val="20"/>
                <w:szCs w:val="20"/>
              </w:rPr>
            </w:pPr>
            <w:r w:rsidRPr="00686E44">
              <w:rPr>
                <w:rFonts w:ascii="Aptos" w:eastAsia="Aptos" w:hAnsi="Aptos" w:cs="Times New Roman"/>
                <w:sz w:val="20"/>
                <w:szCs w:val="20"/>
              </w:rPr>
              <w:t>126</w:t>
            </w:r>
          </w:p>
        </w:tc>
      </w:tr>
      <w:tr w:rsidR="00686E44" w:rsidRPr="00957AE4" w14:paraId="225F62E8" w14:textId="77777777" w:rsidTr="00BA31E2">
        <w:trPr>
          <w:trHeight w:val="432"/>
        </w:trPr>
        <w:tc>
          <w:tcPr>
            <w:tcW w:w="9360" w:type="dxa"/>
            <w:gridSpan w:val="6"/>
            <w:tcBorders>
              <w:top w:val="single" w:sz="4" w:space="0" w:color="auto"/>
              <w:bottom w:val="single" w:sz="4" w:space="0" w:color="auto"/>
            </w:tcBorders>
          </w:tcPr>
          <w:p w14:paraId="2B16BD0D" w14:textId="46D0EF6C" w:rsidR="00686E44" w:rsidRPr="001D7714" w:rsidRDefault="00686E44" w:rsidP="00686E44">
            <w:pPr>
              <w:spacing w:before="40" w:after="40" w:line="240" w:lineRule="auto"/>
              <w:rPr>
                <w:rFonts w:ascii="Aptos" w:eastAsia="Aptos" w:hAnsi="Aptos" w:cs="Times New Roman"/>
                <w:sz w:val="20"/>
                <w:szCs w:val="20"/>
              </w:rPr>
            </w:pPr>
            <w:bookmarkStart w:id="331" w:name="_Hlk204634851"/>
            <w:r w:rsidRPr="001D7714">
              <w:rPr>
                <w:rFonts w:ascii="Aptos" w:eastAsia="Aptos" w:hAnsi="Aptos" w:cs="Times New Roman"/>
                <w:sz w:val="20"/>
                <w:szCs w:val="20"/>
              </w:rPr>
              <w:t xml:space="preserve">Notes: † Robust </w:t>
            </w:r>
            <w:r w:rsidR="001F1DB0">
              <w:rPr>
                <w:rFonts w:ascii="Aptos" w:eastAsia="Aptos" w:hAnsi="Aptos" w:cs="Times New Roman"/>
                <w:sz w:val="20"/>
                <w:szCs w:val="20"/>
              </w:rPr>
              <w:t xml:space="preserve">least squares.  Robust </w:t>
            </w:r>
            <w:r w:rsidRPr="001D7714">
              <w:rPr>
                <w:rFonts w:ascii="Aptos" w:eastAsia="Aptos" w:hAnsi="Aptos" w:cs="Times New Roman"/>
                <w:sz w:val="20"/>
                <w:szCs w:val="20"/>
              </w:rPr>
              <w:t xml:space="preserve">standard errors in parentheses. RLS settings: M-estimation, </w:t>
            </w:r>
            <w:proofErr w:type="spellStart"/>
            <w:r w:rsidRPr="001D7714">
              <w:rPr>
                <w:rFonts w:ascii="Aptos" w:eastAsia="Aptos" w:hAnsi="Aptos" w:cs="Times New Roman"/>
                <w:sz w:val="20"/>
                <w:szCs w:val="20"/>
              </w:rPr>
              <w:t>bisquare</w:t>
            </w:r>
            <w:proofErr w:type="spellEnd"/>
            <w:r w:rsidRPr="001D7714">
              <w:rPr>
                <w:rFonts w:ascii="Aptos" w:eastAsia="Aptos" w:hAnsi="Aptos" w:cs="Times New Roman"/>
                <w:sz w:val="20"/>
                <w:szCs w:val="20"/>
              </w:rPr>
              <w:t xml:space="preserve"> with tuning=4.685, MAD scaling, median centered. †† Negative binomial</w:t>
            </w:r>
            <w:ins w:id="332" w:author="Robert Tetlow" w:date="2025-09-01T12:05:00Z" w16du:dateUtc="2025-09-01T16:05:00Z">
              <w:r w:rsidR="00412533">
                <w:rPr>
                  <w:rFonts w:ascii="Aptos" w:eastAsia="Aptos" w:hAnsi="Aptos" w:cs="Times New Roman"/>
                  <w:sz w:val="20"/>
                  <w:szCs w:val="20"/>
                </w:rPr>
                <w:t xml:space="preserve"> QML</w:t>
              </w:r>
            </w:ins>
            <w:r w:rsidRPr="001D7714">
              <w:rPr>
                <w:rFonts w:ascii="Aptos" w:eastAsia="Aptos" w:hAnsi="Aptos" w:cs="Times New Roman"/>
                <w:sz w:val="20"/>
                <w:szCs w:val="20"/>
              </w:rPr>
              <w:t xml:space="preserve"> regressions, </w:t>
            </w:r>
            <w:ins w:id="333" w:author="Robert Tetlow" w:date="2025-09-01T12:05:00Z" w16du:dateUtc="2025-09-01T16:05:00Z">
              <w:r w:rsidR="00412533">
                <w:rPr>
                  <w:rFonts w:ascii="Aptos" w:eastAsia="Aptos" w:hAnsi="Aptos" w:cs="Times New Roman"/>
                  <w:sz w:val="20"/>
                  <w:szCs w:val="20"/>
                </w:rPr>
                <w:t>corrected for overdispersion where appropriate</w:t>
              </w:r>
              <w:r w:rsidR="00412533" w:rsidRPr="001D7714">
                <w:rPr>
                  <w:rFonts w:ascii="Aptos" w:eastAsia="Aptos" w:hAnsi="Aptos" w:cs="Times New Roman"/>
                  <w:sz w:val="20"/>
                  <w:szCs w:val="20"/>
                </w:rPr>
                <w:t xml:space="preserve">, </w:t>
              </w:r>
            </w:ins>
            <w:del w:id="334" w:author="Robert Tetlow" w:date="2025-09-01T12:05:00Z" w16du:dateUtc="2025-09-01T16:05:00Z">
              <w:r w:rsidDel="00412533">
                <w:rPr>
                  <w:rFonts w:ascii="Aptos" w:eastAsia="Aptos" w:hAnsi="Aptos" w:cs="Times New Roman"/>
                  <w:sz w:val="20"/>
                  <w:szCs w:val="20"/>
                </w:rPr>
                <w:delText>QML</w:delText>
              </w:r>
            </w:del>
            <w:r>
              <w:rPr>
                <w:rFonts w:ascii="Aptos" w:eastAsia="Aptos" w:hAnsi="Aptos" w:cs="Times New Roman"/>
                <w:sz w:val="20"/>
                <w:szCs w:val="20"/>
              </w:rPr>
              <w:t xml:space="preserve">, GLM covariances.  </w:t>
            </w:r>
            <w:r w:rsidRPr="001D7714">
              <w:rPr>
                <w:rFonts w:ascii="Aptos" w:eastAsia="Aptos" w:hAnsi="Aptos" w:cs="Times New Roman"/>
                <w:sz w:val="20"/>
                <w:szCs w:val="20"/>
              </w:rPr>
              <w:t xml:space="preserve">Estimated slope of variable of interest under the Taylor rule is captured by the constant term.  The slope under the governance of the other rules is the constant term plus the value shown for each rule.   </w:t>
            </w:r>
            <w:proofErr w:type="gramStart"/>
            <w:r w:rsidRPr="001D7714">
              <w:rPr>
                <w:rFonts w:ascii="Aptos" w:eastAsia="Aptos" w:hAnsi="Aptos" w:cs="Times New Roman"/>
                <w:sz w:val="20"/>
                <w:szCs w:val="20"/>
              </w:rPr>
              <w:t>*,**,*</w:t>
            </w:r>
            <w:proofErr w:type="gramEnd"/>
            <w:r w:rsidRPr="001D7714">
              <w:rPr>
                <w:rFonts w:ascii="Aptos" w:eastAsia="Aptos" w:hAnsi="Aptos" w:cs="Times New Roman"/>
                <w:sz w:val="20"/>
                <w:szCs w:val="20"/>
              </w:rPr>
              <w:t xml:space="preserve">** indicate statistical significance at 10, 5, and 1 percent, respectively.  See Table 1 for definitions of variables. </w:t>
            </w:r>
          </w:p>
        </w:tc>
      </w:tr>
      <w:bookmarkEnd w:id="331"/>
    </w:tbl>
    <w:p w14:paraId="52FF2B09" w14:textId="77777777" w:rsidR="008D6F67" w:rsidRPr="008D6F67" w:rsidRDefault="008D6F67" w:rsidP="008D6F67">
      <w:pPr>
        <w:spacing w:before="0" w:after="160" w:line="278" w:lineRule="auto"/>
        <w:rPr>
          <w:rFonts w:ascii="Aptos" w:eastAsia="Aptos" w:hAnsi="Aptos" w:cs="Times New Roman"/>
          <w:kern w:val="2"/>
          <w:szCs w:val="24"/>
          <w14:ligatures w14:val="standardContextual"/>
        </w:rPr>
      </w:pPr>
    </w:p>
    <w:p w14:paraId="33FE82FA" w14:textId="67E8363A" w:rsidR="004B5EB0" w:rsidRDefault="004B5EB0">
      <w:pPr>
        <w:spacing w:before="0" w:after="160" w:line="259" w:lineRule="auto"/>
        <w:rPr>
          <w:rFonts w:ascii="Aptos" w:eastAsia="Aptos" w:hAnsi="Aptos" w:cs="Times New Roman"/>
          <w:kern w:val="2"/>
          <w:szCs w:val="24"/>
          <w14:ligatures w14:val="standardContextual"/>
        </w:rPr>
      </w:pPr>
      <w:r>
        <w:rPr>
          <w:rFonts w:ascii="Aptos" w:eastAsia="Aptos" w:hAnsi="Aptos" w:cs="Times New Roman"/>
          <w:kern w:val="2"/>
          <w:szCs w:val="24"/>
          <w14:ligatures w14:val="standardContextual"/>
        </w:rPr>
        <w:br w:type="page"/>
      </w:r>
    </w:p>
    <w:p w14:paraId="5275393E" w14:textId="77777777" w:rsidR="00235EAE" w:rsidRDefault="00235EAE" w:rsidP="00A9279A">
      <w:pPr>
        <w:spacing w:before="100" w:beforeAutospacing="1" w:after="100" w:afterAutospacing="1" w:line="240" w:lineRule="auto"/>
        <w:rPr>
          <w:rFonts w:ascii="Aptos" w:eastAsia="Aptos" w:hAnsi="Aptos" w:cs="Times New Roman"/>
          <w:kern w:val="2"/>
          <w:szCs w:val="24"/>
          <w14:ligatures w14:val="standardContextual"/>
        </w:rPr>
      </w:pPr>
    </w:p>
    <w:tbl>
      <w:tblPr>
        <w:tblStyle w:val="TableGrid5"/>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1414"/>
        <w:gridCol w:w="1414"/>
        <w:gridCol w:w="1414"/>
        <w:gridCol w:w="1406"/>
        <w:gridCol w:w="1414"/>
      </w:tblGrid>
      <w:tr w:rsidR="004B5EB0" w:rsidRPr="0063773D" w14:paraId="5C1F963B" w14:textId="77777777" w:rsidTr="00392761">
        <w:trPr>
          <w:trHeight w:val="432"/>
        </w:trPr>
        <w:tc>
          <w:tcPr>
            <w:tcW w:w="9360" w:type="dxa"/>
            <w:gridSpan w:val="6"/>
            <w:tcBorders>
              <w:top w:val="single" w:sz="4" w:space="0" w:color="auto"/>
            </w:tcBorders>
            <w:shd w:val="clear" w:color="auto" w:fill="FFFFFF"/>
          </w:tcPr>
          <w:p w14:paraId="255E7CBF" w14:textId="242235CC" w:rsidR="004B5EB0" w:rsidRPr="00CE01C1" w:rsidRDefault="004B5EB0" w:rsidP="00392761">
            <w:pPr>
              <w:spacing w:after="0" w:line="240" w:lineRule="auto"/>
              <w:jc w:val="center"/>
              <w:rPr>
                <w:rFonts w:ascii="Aptos" w:eastAsia="Aptos" w:hAnsi="Aptos" w:cs="Times New Roman"/>
                <w:sz w:val="22"/>
              </w:rPr>
            </w:pPr>
            <w:r w:rsidRPr="00CE01C1">
              <w:rPr>
                <w:rFonts w:ascii="Aptos" w:eastAsia="Aptos" w:hAnsi="Aptos" w:cs="Times New Roman"/>
                <w:sz w:val="22"/>
              </w:rPr>
              <w:t>Table</w:t>
            </w:r>
            <w:r>
              <w:rPr>
                <w:rFonts w:ascii="Aptos" w:eastAsia="Aptos" w:hAnsi="Aptos" w:cs="Times New Roman"/>
                <w:sz w:val="22"/>
              </w:rPr>
              <w:t xml:space="preserve"> B</w:t>
            </w:r>
            <w:r w:rsidR="00A066E7">
              <w:rPr>
                <w:rFonts w:ascii="Aptos" w:eastAsia="Aptos" w:hAnsi="Aptos" w:cs="Times New Roman"/>
                <w:sz w:val="22"/>
              </w:rPr>
              <w:t>3</w:t>
            </w:r>
          </w:p>
          <w:p w14:paraId="34E461EF" w14:textId="7149F333" w:rsidR="004B5EB0" w:rsidRDefault="004B5EB0" w:rsidP="00392761">
            <w:pPr>
              <w:spacing w:before="0" w:after="0" w:line="240" w:lineRule="auto"/>
              <w:jc w:val="center"/>
              <w:rPr>
                <w:rFonts w:ascii="Aptos" w:eastAsia="Aptos" w:hAnsi="Aptos" w:cs="Times New Roman"/>
                <w:b/>
                <w:bCs/>
                <w:sz w:val="22"/>
                <w:u w:val="single"/>
              </w:rPr>
            </w:pPr>
            <w:r w:rsidRPr="00CE01C1">
              <w:rPr>
                <w:rFonts w:ascii="Aptos" w:eastAsia="Aptos" w:hAnsi="Aptos" w:cs="Times New Roman"/>
                <w:b/>
                <w:bCs/>
                <w:sz w:val="22"/>
                <w:u w:val="single"/>
              </w:rPr>
              <w:t>Effects of Model Nominal Rigidities on Macro Outcomes</w:t>
            </w:r>
          </w:p>
          <w:p w14:paraId="388DF0A8" w14:textId="77777777" w:rsidR="004B5EB0" w:rsidRPr="00CE01C1" w:rsidRDefault="004B5EB0" w:rsidP="00392761">
            <w:pPr>
              <w:spacing w:before="0" w:after="0" w:line="240" w:lineRule="auto"/>
              <w:jc w:val="center"/>
              <w:rPr>
                <w:rFonts w:ascii="Aptos" w:eastAsia="Aptos" w:hAnsi="Aptos" w:cs="Times New Roman"/>
                <w:sz w:val="20"/>
                <w:szCs w:val="20"/>
              </w:rPr>
            </w:pPr>
            <w:r w:rsidRPr="00CE01C1">
              <w:rPr>
                <w:rFonts w:ascii="Aptos" w:eastAsia="Aptos" w:hAnsi="Aptos" w:cs="Times New Roman"/>
                <w:sz w:val="20"/>
                <w:szCs w:val="20"/>
              </w:rPr>
              <w:t>(estimated models)</w:t>
            </w:r>
          </w:p>
          <w:p w14:paraId="385626E9" w14:textId="77777777" w:rsidR="004B5EB0" w:rsidRPr="00CE01C1" w:rsidRDefault="004B5EB0" w:rsidP="00392761">
            <w:pPr>
              <w:spacing w:after="0" w:line="240" w:lineRule="auto"/>
              <w:jc w:val="center"/>
              <w:rPr>
                <w:rFonts w:ascii="Aptos" w:eastAsia="Aptos" w:hAnsi="Aptos" w:cs="Times New Roman"/>
                <w:sz w:val="22"/>
              </w:rPr>
            </w:pPr>
            <w:r w:rsidRPr="00CE01C1">
              <w:rPr>
                <w:rFonts w:ascii="Aptos" w:eastAsia="Aptos" w:hAnsi="Aptos" w:cs="Times New Roman"/>
                <w:sz w:val="22"/>
              </w:rPr>
              <w:t xml:space="preserve">                                                                   </w:t>
            </w:r>
            <w:r w:rsidRPr="00CE01C1">
              <w:rPr>
                <w:rFonts w:ascii="Aptos" w:eastAsia="Aptos" w:hAnsi="Aptos" w:cs="Times New Roman"/>
                <w:b/>
                <w:bCs/>
                <w:sz w:val="22"/>
              </w:rPr>
              <w:t>Elasticities</w:t>
            </w:r>
            <w:r w:rsidRPr="00CE01C1">
              <w:rPr>
                <w:rFonts w:ascii="Aptos" w:hAnsi="Aptos" w:cs="Times New Roman"/>
                <w:b/>
                <w:bCs/>
                <w:sz w:val="22"/>
                <w:vertAlign w:val="superscript"/>
              </w:rPr>
              <w:t>†</w:t>
            </w:r>
            <w:r w:rsidRPr="00CE01C1">
              <w:rPr>
                <w:rFonts w:ascii="Aptos" w:eastAsia="Aptos" w:hAnsi="Aptos" w:cs="Times New Roman"/>
                <w:b/>
                <w:bCs/>
                <w:sz w:val="22"/>
              </w:rPr>
              <w:t xml:space="preserve">                                                                    Timing</w:t>
            </w:r>
            <w:r w:rsidRPr="00CE01C1">
              <w:rPr>
                <w:rFonts w:ascii="Aptos" w:hAnsi="Aptos" w:cs="Times New Roman"/>
                <w:b/>
                <w:bCs/>
                <w:sz w:val="22"/>
                <w:vertAlign w:val="superscript"/>
              </w:rPr>
              <w:t>††</w:t>
            </w:r>
          </w:p>
        </w:tc>
      </w:tr>
      <w:tr w:rsidR="004B5EB0" w:rsidRPr="0063773D" w14:paraId="5811BC9E" w14:textId="77777777" w:rsidTr="00392761">
        <w:trPr>
          <w:trHeight w:val="495"/>
        </w:trPr>
        <w:tc>
          <w:tcPr>
            <w:tcW w:w="2298" w:type="dxa"/>
            <w:tcBorders>
              <w:bottom w:val="single" w:sz="4" w:space="0" w:color="auto"/>
            </w:tcBorders>
            <w:shd w:val="pct10" w:color="auto" w:fill="FFFFFF"/>
          </w:tcPr>
          <w:p w14:paraId="42D32A41" w14:textId="77777777" w:rsidR="004B5EB0" w:rsidRPr="0063773D" w:rsidRDefault="004B5EB0" w:rsidP="00392761">
            <w:pPr>
              <w:spacing w:before="0" w:after="0" w:line="240" w:lineRule="auto"/>
              <w:jc w:val="center"/>
              <w:rPr>
                <w:rFonts w:ascii="Aptos" w:eastAsia="Aptos" w:hAnsi="Aptos" w:cs="Times New Roman"/>
                <w:sz w:val="20"/>
                <w:szCs w:val="20"/>
              </w:rPr>
            </w:pPr>
          </w:p>
        </w:tc>
        <w:tc>
          <w:tcPr>
            <w:tcW w:w="1414" w:type="dxa"/>
            <w:tcBorders>
              <w:bottom w:val="single" w:sz="4" w:space="0" w:color="auto"/>
            </w:tcBorders>
            <w:shd w:val="pct10" w:color="auto" w:fill="FFFFFF"/>
            <w:vAlign w:val="center"/>
            <w:hideMark/>
          </w:tcPr>
          <w:p w14:paraId="3A08CAC4" w14:textId="77777777" w:rsidR="004B5EB0" w:rsidRPr="00F97B94" w:rsidRDefault="004B5EB0"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y-slope</w:t>
            </w:r>
          </w:p>
        </w:tc>
        <w:tc>
          <w:tcPr>
            <w:tcW w:w="1414" w:type="dxa"/>
            <w:tcBorders>
              <w:bottom w:val="single" w:sz="4" w:space="0" w:color="auto"/>
            </w:tcBorders>
            <w:shd w:val="pct10" w:color="auto" w:fill="FFFFFF"/>
            <w:vAlign w:val="center"/>
            <w:hideMark/>
          </w:tcPr>
          <w:p w14:paraId="7E57A228" w14:textId="77777777" w:rsidR="004B5EB0" w:rsidRPr="00F97B94" w:rsidRDefault="004B5EB0"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π-slope</w:t>
            </w:r>
          </w:p>
        </w:tc>
        <w:tc>
          <w:tcPr>
            <w:tcW w:w="1414" w:type="dxa"/>
            <w:tcBorders>
              <w:bottom w:val="single" w:sz="4" w:space="0" w:color="auto"/>
            </w:tcBorders>
            <w:shd w:val="pct10" w:color="auto" w:fill="FFFFFF"/>
            <w:vAlign w:val="center"/>
          </w:tcPr>
          <w:p w14:paraId="02F4DA63" w14:textId="77777777" w:rsidR="004B5EB0" w:rsidRPr="00F97B94" w:rsidRDefault="004B5EB0" w:rsidP="00392761">
            <w:pPr>
              <w:spacing w:before="0" w:after="0" w:line="240" w:lineRule="auto"/>
              <w:jc w:val="center"/>
              <w:rPr>
                <w:rFonts w:ascii="Aptos" w:eastAsia="Aptos" w:hAnsi="Aptos" w:cs="Times New Roman"/>
                <w:i/>
                <w:iCs/>
                <w:sz w:val="22"/>
              </w:rPr>
            </w:pPr>
            <w:proofErr w:type="spellStart"/>
            <w:r w:rsidRPr="00F97B94">
              <w:rPr>
                <w:rFonts w:ascii="Aptos" w:eastAsia="Aptos" w:hAnsi="Aptos" w:cs="Times New Roman"/>
                <w:i/>
                <w:iCs/>
                <w:sz w:val="22"/>
              </w:rPr>
              <w:t>sacratio</w:t>
            </w:r>
            <w:proofErr w:type="spellEnd"/>
          </w:p>
        </w:tc>
        <w:tc>
          <w:tcPr>
            <w:tcW w:w="1406" w:type="dxa"/>
            <w:tcBorders>
              <w:bottom w:val="single" w:sz="4" w:space="0" w:color="auto"/>
            </w:tcBorders>
            <w:shd w:val="pct10" w:color="auto" w:fill="FFFFFF"/>
            <w:vAlign w:val="center"/>
          </w:tcPr>
          <w:p w14:paraId="066AB334" w14:textId="77777777" w:rsidR="004B5EB0" w:rsidRPr="00F97B94" w:rsidRDefault="004B5EB0"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y-timing</w:t>
            </w:r>
          </w:p>
        </w:tc>
        <w:tc>
          <w:tcPr>
            <w:tcW w:w="1414" w:type="dxa"/>
            <w:tcBorders>
              <w:bottom w:val="single" w:sz="4" w:space="0" w:color="auto"/>
            </w:tcBorders>
            <w:shd w:val="pct10" w:color="auto" w:fill="FFFFFF"/>
            <w:vAlign w:val="center"/>
          </w:tcPr>
          <w:p w14:paraId="46697DF3" w14:textId="77777777" w:rsidR="004B5EB0" w:rsidRPr="00F97B94" w:rsidRDefault="004B5EB0"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π-timing</w:t>
            </w:r>
          </w:p>
        </w:tc>
      </w:tr>
      <w:tr w:rsidR="004B5EB0" w:rsidRPr="00392761" w14:paraId="135CAA44" w14:textId="77777777" w:rsidTr="00392761">
        <w:trPr>
          <w:trHeight w:val="576"/>
        </w:trPr>
        <w:tc>
          <w:tcPr>
            <w:tcW w:w="2298" w:type="dxa"/>
            <w:vAlign w:val="center"/>
          </w:tcPr>
          <w:p w14:paraId="3B7DD2CA" w14:textId="77777777" w:rsidR="004B5EB0" w:rsidRPr="00392761" w:rsidRDefault="004B5EB0" w:rsidP="00392761">
            <w:pPr>
              <w:spacing w:before="0" w:after="0" w:line="240" w:lineRule="auto"/>
              <w:rPr>
                <w:rFonts w:ascii="Aptos" w:eastAsia="Aptos" w:hAnsi="Aptos" w:cs="Times New Roman"/>
                <w:sz w:val="22"/>
              </w:rPr>
            </w:pPr>
            <w:r>
              <w:rPr>
                <w:rFonts w:ascii="Aptos" w:eastAsia="Aptos" w:hAnsi="Aptos" w:cs="Times New Roman"/>
                <w:sz w:val="22"/>
              </w:rPr>
              <w:t>Sticky wage*index</w:t>
            </w:r>
          </w:p>
        </w:tc>
        <w:tc>
          <w:tcPr>
            <w:tcW w:w="1414" w:type="dxa"/>
            <w:vAlign w:val="center"/>
          </w:tcPr>
          <w:p w14:paraId="650C5D9B"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-0.08</w:t>
            </w:r>
          </w:p>
          <w:p w14:paraId="266FF56D"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(0.13)</w:t>
            </w:r>
          </w:p>
        </w:tc>
        <w:tc>
          <w:tcPr>
            <w:tcW w:w="1414" w:type="dxa"/>
            <w:vAlign w:val="center"/>
          </w:tcPr>
          <w:p w14:paraId="30272294"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0.17</w:t>
            </w:r>
            <w:r w:rsidRPr="000A26CB">
              <w:rPr>
                <w:rFonts w:ascii="Aptos" w:eastAsia="Aptos" w:hAnsi="Aptos" w:cs="Times New Roman"/>
                <w:sz w:val="20"/>
                <w:szCs w:val="20"/>
              </w:rPr>
              <w:t>***</w:t>
            </w:r>
          </w:p>
          <w:p w14:paraId="68664248"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(0.06)</w:t>
            </w:r>
          </w:p>
        </w:tc>
        <w:tc>
          <w:tcPr>
            <w:tcW w:w="1414" w:type="dxa"/>
            <w:vAlign w:val="center"/>
          </w:tcPr>
          <w:p w14:paraId="3609BF0A"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1.11</w:t>
            </w:r>
          </w:p>
          <w:p w14:paraId="2EF2B847"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(1.33)</w:t>
            </w:r>
          </w:p>
        </w:tc>
        <w:tc>
          <w:tcPr>
            <w:tcW w:w="1406" w:type="dxa"/>
            <w:vAlign w:val="center"/>
          </w:tcPr>
          <w:p w14:paraId="309446DF"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0.36</w:t>
            </w:r>
          </w:p>
          <w:p w14:paraId="436FB300"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(0.22)</w:t>
            </w:r>
          </w:p>
        </w:tc>
        <w:tc>
          <w:tcPr>
            <w:tcW w:w="1414" w:type="dxa"/>
            <w:vAlign w:val="center"/>
          </w:tcPr>
          <w:p w14:paraId="2F32E69C"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-0.37</w:t>
            </w:r>
          </w:p>
          <w:p w14:paraId="4EC5BFD2"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(0.24)</w:t>
            </w:r>
          </w:p>
        </w:tc>
      </w:tr>
      <w:tr w:rsidR="004B5EB0" w:rsidRPr="00392761" w14:paraId="4B445ADC" w14:textId="77777777" w:rsidTr="00392761">
        <w:trPr>
          <w:trHeight w:val="576"/>
        </w:trPr>
        <w:tc>
          <w:tcPr>
            <w:tcW w:w="2298" w:type="dxa"/>
            <w:vAlign w:val="center"/>
          </w:tcPr>
          <w:p w14:paraId="64FCB769" w14:textId="77777777" w:rsidR="004B5EB0" w:rsidRPr="00392761" w:rsidRDefault="004B5EB0" w:rsidP="00392761">
            <w:pPr>
              <w:spacing w:before="0" w:after="0" w:line="240" w:lineRule="auto"/>
              <w:rPr>
                <w:rFonts w:ascii="Aptos" w:eastAsia="Aptos" w:hAnsi="Aptos" w:cs="Times New Roman"/>
                <w:sz w:val="22"/>
              </w:rPr>
            </w:pPr>
            <w:r>
              <w:rPr>
                <w:rFonts w:ascii="Aptos" w:eastAsia="Aptos" w:hAnsi="Aptos" w:cs="Times New Roman"/>
                <w:sz w:val="22"/>
              </w:rPr>
              <w:t>Sticky wage*(1-index)</w:t>
            </w:r>
          </w:p>
        </w:tc>
        <w:tc>
          <w:tcPr>
            <w:tcW w:w="1414" w:type="dxa"/>
            <w:vAlign w:val="center"/>
          </w:tcPr>
          <w:p w14:paraId="4E1526A3"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0.12</w:t>
            </w:r>
          </w:p>
          <w:p w14:paraId="1C781FD9"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(0.15)</w:t>
            </w:r>
          </w:p>
        </w:tc>
        <w:tc>
          <w:tcPr>
            <w:tcW w:w="1414" w:type="dxa"/>
            <w:vAlign w:val="center"/>
          </w:tcPr>
          <w:p w14:paraId="476A7922"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0.10</w:t>
            </w:r>
          </w:p>
          <w:p w14:paraId="5AB5FB1F"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(0.07)</w:t>
            </w:r>
          </w:p>
        </w:tc>
        <w:tc>
          <w:tcPr>
            <w:tcW w:w="1414" w:type="dxa"/>
            <w:vAlign w:val="center"/>
          </w:tcPr>
          <w:p w14:paraId="126FB213"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2.18</w:t>
            </w:r>
          </w:p>
          <w:p w14:paraId="620F4643"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(1.52)</w:t>
            </w:r>
          </w:p>
        </w:tc>
        <w:tc>
          <w:tcPr>
            <w:tcW w:w="1406" w:type="dxa"/>
            <w:vAlign w:val="center"/>
          </w:tcPr>
          <w:p w14:paraId="7F075D7D"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0.05</w:t>
            </w:r>
          </w:p>
          <w:p w14:paraId="589A8CDA"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(0.26)</w:t>
            </w:r>
          </w:p>
        </w:tc>
        <w:tc>
          <w:tcPr>
            <w:tcW w:w="1414" w:type="dxa"/>
            <w:vAlign w:val="center"/>
          </w:tcPr>
          <w:p w14:paraId="3C1A7E8F"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-0.15</w:t>
            </w:r>
          </w:p>
          <w:p w14:paraId="5F75F4FC"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(0.29)</w:t>
            </w:r>
          </w:p>
        </w:tc>
      </w:tr>
      <w:tr w:rsidR="004B5EB0" w:rsidRPr="00392761" w14:paraId="51F6F267" w14:textId="77777777" w:rsidTr="00392761">
        <w:trPr>
          <w:trHeight w:val="576"/>
        </w:trPr>
        <w:tc>
          <w:tcPr>
            <w:tcW w:w="2298" w:type="dxa"/>
            <w:vAlign w:val="center"/>
          </w:tcPr>
          <w:p w14:paraId="185E98AB" w14:textId="77777777" w:rsidR="004B5EB0" w:rsidRPr="00392761" w:rsidRDefault="004B5EB0" w:rsidP="00392761">
            <w:pPr>
              <w:spacing w:before="0" w:after="0" w:line="240" w:lineRule="auto"/>
              <w:rPr>
                <w:rFonts w:ascii="Aptos" w:eastAsia="Aptos" w:hAnsi="Aptos" w:cs="Times New Roman"/>
                <w:sz w:val="22"/>
              </w:rPr>
            </w:pPr>
            <w:r>
              <w:rPr>
                <w:rFonts w:ascii="Aptos" w:eastAsia="Aptos" w:hAnsi="Aptos" w:cs="Times New Roman"/>
                <w:sz w:val="22"/>
              </w:rPr>
              <w:t>Price indexation</w:t>
            </w:r>
          </w:p>
        </w:tc>
        <w:tc>
          <w:tcPr>
            <w:tcW w:w="1414" w:type="dxa"/>
            <w:tcBorders>
              <w:bottom w:val="single" w:sz="4" w:space="0" w:color="auto"/>
            </w:tcBorders>
            <w:vAlign w:val="center"/>
          </w:tcPr>
          <w:p w14:paraId="00139D6F"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w:t>
            </w:r>
          </w:p>
          <w:p w14:paraId="0B8B5F7A"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(0.14)</w:t>
            </w:r>
          </w:p>
        </w:tc>
        <w:tc>
          <w:tcPr>
            <w:tcW w:w="1414" w:type="dxa"/>
            <w:tcBorders>
              <w:bottom w:val="single" w:sz="4" w:space="0" w:color="auto"/>
            </w:tcBorders>
            <w:vAlign w:val="center"/>
          </w:tcPr>
          <w:p w14:paraId="7CDA8EFB"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-0.002</w:t>
            </w:r>
          </w:p>
          <w:p w14:paraId="67AC1B80"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(0.07)</w:t>
            </w:r>
          </w:p>
        </w:tc>
        <w:tc>
          <w:tcPr>
            <w:tcW w:w="1414" w:type="dxa"/>
            <w:tcBorders>
              <w:bottom w:val="single" w:sz="4" w:space="0" w:color="auto"/>
            </w:tcBorders>
            <w:vAlign w:val="center"/>
          </w:tcPr>
          <w:p w14:paraId="50A7EFEA"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2.04</w:t>
            </w:r>
          </w:p>
          <w:p w14:paraId="55ABCBDC"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(1.58)</w:t>
            </w:r>
          </w:p>
        </w:tc>
        <w:tc>
          <w:tcPr>
            <w:tcW w:w="1406" w:type="dxa"/>
            <w:tcBorders>
              <w:bottom w:val="single" w:sz="4" w:space="0" w:color="auto"/>
            </w:tcBorders>
            <w:vAlign w:val="center"/>
          </w:tcPr>
          <w:p w14:paraId="3AB88752"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-0.28</w:t>
            </w:r>
          </w:p>
          <w:p w14:paraId="542C2ACE"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(0.24)</w:t>
            </w:r>
          </w:p>
        </w:tc>
        <w:tc>
          <w:tcPr>
            <w:tcW w:w="1414" w:type="dxa"/>
            <w:tcBorders>
              <w:bottom w:val="single" w:sz="4" w:space="0" w:color="auto"/>
            </w:tcBorders>
            <w:vAlign w:val="center"/>
          </w:tcPr>
          <w:p w14:paraId="3D730EC2"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-0.28</w:t>
            </w:r>
          </w:p>
          <w:p w14:paraId="0209EDDD"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(0.26)</w:t>
            </w:r>
          </w:p>
        </w:tc>
      </w:tr>
      <w:tr w:rsidR="004B5EB0" w:rsidRPr="00392761" w14:paraId="1D04BEFD" w14:textId="77777777" w:rsidTr="00392761">
        <w:trPr>
          <w:trHeight w:val="432"/>
        </w:trPr>
        <w:tc>
          <w:tcPr>
            <w:tcW w:w="2298" w:type="dxa"/>
            <w:tcBorders>
              <w:top w:val="single" w:sz="4" w:space="0" w:color="auto"/>
            </w:tcBorders>
            <w:vAlign w:val="center"/>
            <w:hideMark/>
          </w:tcPr>
          <w:p w14:paraId="09BE3F54" w14:textId="77777777" w:rsidR="004B5EB0" w:rsidRPr="00392761" w:rsidRDefault="00870E06" w:rsidP="00392761">
            <w:pPr>
              <w:spacing w:before="0" w:after="0" w:line="240" w:lineRule="auto"/>
              <w:rPr>
                <w:rFonts w:ascii="Aptos" w:eastAsia="Aptos" w:hAnsi="Aptos" w:cs="Times New Roman"/>
                <w:sz w:val="22"/>
              </w:rPr>
            </w:pPr>
            <m:oMathPara>
              <m:oMath>
                <m:sSup>
                  <m:sSupPr>
                    <m:ctrlPr>
                      <w:rPr>
                        <w:rFonts w:ascii="Cambria Math" w:eastAsia="Aptos" w:hAnsi="Cambria Math" w:cs="Times New Roman"/>
                        <w:i/>
                        <w:noProof/>
                        <w:sz w:val="22"/>
                      </w:rPr>
                    </m:ctrlPr>
                  </m:sSupPr>
                  <m:e>
                    <m:r>
                      <w:rPr>
                        <w:rFonts w:ascii="Cambria Math" w:eastAsia="Aptos" w:hAnsi="Cambria Math" w:cs="Times New Roman"/>
                        <w:noProof/>
                        <w:sz w:val="22"/>
                      </w:rPr>
                      <m:t>R</m:t>
                    </m:r>
                  </m:e>
                  <m:sup>
                    <m:r>
                      <w:rPr>
                        <w:rFonts w:ascii="Cambria Math" w:eastAsia="Aptos" w:hAnsi="Cambria Math" w:cs="Times New Roman"/>
                        <w:noProof/>
                        <w:sz w:val="22"/>
                      </w:rPr>
                      <m:t>2</m:t>
                    </m:r>
                  </m:sup>
                </m:sSup>
                <m:r>
                  <w:rPr>
                    <w:rFonts w:ascii="Cambria Math" w:eastAsia="Aptos" w:hAnsi="Cambria Math" w:cs="Times New Roman"/>
                    <w:noProof/>
                    <w:sz w:val="22"/>
                  </w:rPr>
                  <m:t xml:space="preserve"> </m:t>
                </m:r>
              </m:oMath>
            </m:oMathPara>
          </w:p>
        </w:tc>
        <w:tc>
          <w:tcPr>
            <w:tcW w:w="1414" w:type="dxa"/>
            <w:tcBorders>
              <w:top w:val="single" w:sz="4" w:space="0" w:color="auto"/>
            </w:tcBorders>
            <w:vAlign w:val="center"/>
          </w:tcPr>
          <w:p w14:paraId="62901ED4"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0.16</w:t>
            </w:r>
          </w:p>
        </w:tc>
        <w:tc>
          <w:tcPr>
            <w:tcW w:w="1414" w:type="dxa"/>
            <w:tcBorders>
              <w:top w:val="single" w:sz="4" w:space="0" w:color="auto"/>
            </w:tcBorders>
            <w:vAlign w:val="center"/>
          </w:tcPr>
          <w:p w14:paraId="4DFB9663"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0.20</w:t>
            </w:r>
          </w:p>
        </w:tc>
        <w:tc>
          <w:tcPr>
            <w:tcW w:w="1414" w:type="dxa"/>
            <w:tcBorders>
              <w:top w:val="single" w:sz="4" w:space="0" w:color="auto"/>
            </w:tcBorders>
            <w:vAlign w:val="center"/>
          </w:tcPr>
          <w:p w14:paraId="47C538F8"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0.07</w:t>
            </w:r>
          </w:p>
        </w:tc>
        <w:tc>
          <w:tcPr>
            <w:tcW w:w="1406" w:type="dxa"/>
            <w:tcBorders>
              <w:top w:val="single" w:sz="4" w:space="0" w:color="auto"/>
            </w:tcBorders>
            <w:vAlign w:val="center"/>
          </w:tcPr>
          <w:p w14:paraId="7427563C"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0.09</w:t>
            </w:r>
          </w:p>
        </w:tc>
        <w:tc>
          <w:tcPr>
            <w:tcW w:w="1414" w:type="dxa"/>
            <w:tcBorders>
              <w:top w:val="single" w:sz="4" w:space="0" w:color="auto"/>
            </w:tcBorders>
            <w:vAlign w:val="center"/>
          </w:tcPr>
          <w:p w14:paraId="24243B54"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0.05</w:t>
            </w:r>
          </w:p>
        </w:tc>
      </w:tr>
      <w:tr w:rsidR="004B5EB0" w:rsidRPr="00392761" w14:paraId="5407924D" w14:textId="77777777" w:rsidTr="00392761">
        <w:trPr>
          <w:trHeight w:val="432"/>
        </w:trPr>
        <w:tc>
          <w:tcPr>
            <w:tcW w:w="2298" w:type="dxa"/>
            <w:vAlign w:val="center"/>
          </w:tcPr>
          <w:p w14:paraId="5A1FAF99" w14:textId="77777777" w:rsidR="004B5EB0" w:rsidRPr="00392761" w:rsidRDefault="00870E06" w:rsidP="00392761">
            <w:pPr>
              <w:spacing w:before="0" w:after="0" w:line="240" w:lineRule="auto"/>
              <w:rPr>
                <w:rFonts w:ascii="Aptos" w:eastAsia="Aptos" w:hAnsi="Aptos" w:cs="Times New Roman"/>
                <w:sz w:val="22"/>
              </w:rPr>
            </w:pPr>
            <m:oMathPara>
              <m:oMath>
                <m:sSup>
                  <m:sSupPr>
                    <m:ctrlPr>
                      <w:rPr>
                        <w:rFonts w:ascii="Cambria Math" w:eastAsia="Aptos" w:hAnsi="Cambria Math" w:cs="Times New Roman"/>
                        <w:iCs/>
                        <w:noProof/>
                        <w:sz w:val="22"/>
                      </w:rPr>
                    </m:ctrlPr>
                  </m:sSupPr>
                  <m:e>
                    <m:acc>
                      <m:accPr>
                        <m:chr m:val="̅"/>
                        <m:ctrlPr>
                          <w:rPr>
                            <w:rFonts w:ascii="Cambria Math" w:eastAsia="Aptos" w:hAnsi="Cambria Math" w:cs="Times New Roman"/>
                            <w:iCs/>
                            <w:noProof/>
                            <w:sz w:val="22"/>
                          </w:rPr>
                        </m:ctrlPr>
                      </m:accPr>
                      <m:e>
                        <m:r>
                          <w:rPr>
                            <w:rFonts w:ascii="Cambria Math" w:eastAsia="Aptos" w:hAnsi="Cambria Math" w:cs="Times New Roman"/>
                            <w:noProof/>
                            <w:sz w:val="22"/>
                          </w:rPr>
                          <m:t>R</m:t>
                        </m:r>
                        <m:ctrlPr>
                          <w:rPr>
                            <w:rFonts w:ascii="Cambria Math" w:eastAsia="Aptos" w:hAnsi="Cambria Math" w:cs="Times New Roman"/>
                            <w:i/>
                            <w:noProof/>
                            <w:sz w:val="22"/>
                          </w:rPr>
                        </m:ctrlPr>
                      </m:e>
                    </m:acc>
                  </m:e>
                  <m:sup>
                    <m:r>
                      <m:rPr>
                        <m:sty m:val="p"/>
                      </m:rPr>
                      <w:rPr>
                        <w:rFonts w:ascii="Cambria Math" w:eastAsia="Aptos" w:hAnsi="Cambria Math" w:cs="Times New Roman"/>
                        <w:noProof/>
                        <w:sz w:val="22"/>
                      </w:rPr>
                      <m:t>2</m:t>
                    </m:r>
                  </m:sup>
                </m:sSup>
              </m:oMath>
            </m:oMathPara>
          </w:p>
        </w:tc>
        <w:tc>
          <w:tcPr>
            <w:tcW w:w="1414" w:type="dxa"/>
            <w:vAlign w:val="center"/>
          </w:tcPr>
          <w:p w14:paraId="0CA0698F"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0.12</w:t>
            </w:r>
          </w:p>
        </w:tc>
        <w:tc>
          <w:tcPr>
            <w:tcW w:w="1414" w:type="dxa"/>
            <w:vAlign w:val="center"/>
          </w:tcPr>
          <w:p w14:paraId="00FE58C9"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0.17</w:t>
            </w:r>
          </w:p>
        </w:tc>
        <w:tc>
          <w:tcPr>
            <w:tcW w:w="1414" w:type="dxa"/>
            <w:vAlign w:val="center"/>
          </w:tcPr>
          <w:p w14:paraId="38A0D596"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0.02</w:t>
            </w:r>
          </w:p>
        </w:tc>
        <w:tc>
          <w:tcPr>
            <w:tcW w:w="1406" w:type="dxa"/>
            <w:vAlign w:val="center"/>
          </w:tcPr>
          <w:p w14:paraId="0D2EA8AC"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0.05</w:t>
            </w:r>
          </w:p>
        </w:tc>
        <w:tc>
          <w:tcPr>
            <w:tcW w:w="1414" w:type="dxa"/>
            <w:vAlign w:val="center"/>
          </w:tcPr>
          <w:p w14:paraId="520990DF"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0.01</w:t>
            </w:r>
          </w:p>
        </w:tc>
      </w:tr>
      <w:tr w:rsidR="004B5EB0" w:rsidRPr="00392761" w14:paraId="7469B1E6" w14:textId="77777777" w:rsidTr="00392761">
        <w:trPr>
          <w:trHeight w:val="432"/>
        </w:trPr>
        <w:tc>
          <w:tcPr>
            <w:tcW w:w="2298" w:type="dxa"/>
            <w:vAlign w:val="center"/>
          </w:tcPr>
          <w:p w14:paraId="41848544" w14:textId="77777777" w:rsidR="004B5EB0" w:rsidRPr="00392761" w:rsidRDefault="00870E06" w:rsidP="00392761">
            <w:pPr>
              <w:spacing w:before="0" w:after="0" w:line="240" w:lineRule="auto"/>
              <w:rPr>
                <w:rFonts w:ascii="Aptos" w:eastAsia="Calibri" w:hAnsi="Aptos" w:cs="Times New Roman"/>
                <w:iCs/>
                <w:noProof/>
                <w:sz w:val="22"/>
              </w:rPr>
            </w:pPr>
            <m:oMathPara>
              <m:oMath>
                <m:sSubSup>
                  <m:sSubSupPr>
                    <m:ctrlPr>
                      <w:rPr>
                        <w:rFonts w:ascii="Cambria Math" w:eastAsia="Aptos" w:hAnsi="Cambria Math" w:cs="Times New Roman"/>
                        <w:i/>
                        <w:noProof/>
                        <w:sz w:val="22"/>
                      </w:rPr>
                    </m:ctrlPr>
                  </m:sSubSupPr>
                  <m:e>
                    <m:r>
                      <w:rPr>
                        <w:rFonts w:ascii="Cambria Math" w:eastAsia="Aptos" w:hAnsi="Cambria Math" w:cs="Times New Roman"/>
                        <w:noProof/>
                        <w:sz w:val="22"/>
                      </w:rPr>
                      <m:t>R</m:t>
                    </m:r>
                  </m:e>
                  <m:sub>
                    <m:r>
                      <w:rPr>
                        <w:rFonts w:ascii="Cambria Math" w:eastAsia="Aptos" w:hAnsi="Cambria Math" w:cs="Times New Roman"/>
                        <w:noProof/>
                        <w:sz w:val="22"/>
                      </w:rPr>
                      <m:t>w</m:t>
                    </m:r>
                  </m:sub>
                  <m:sup>
                    <m:r>
                      <w:rPr>
                        <w:rFonts w:ascii="Cambria Math" w:eastAsia="Aptos" w:hAnsi="Cambria Math" w:cs="Times New Roman"/>
                        <w:noProof/>
                        <w:sz w:val="22"/>
                      </w:rPr>
                      <m:t>2</m:t>
                    </m:r>
                  </m:sup>
                </m:sSubSup>
              </m:oMath>
            </m:oMathPara>
          </w:p>
        </w:tc>
        <w:tc>
          <w:tcPr>
            <w:tcW w:w="1414" w:type="dxa"/>
            <w:vAlign w:val="center"/>
          </w:tcPr>
          <w:p w14:paraId="13F94DC2"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0.27</w:t>
            </w:r>
          </w:p>
        </w:tc>
        <w:tc>
          <w:tcPr>
            <w:tcW w:w="1414" w:type="dxa"/>
            <w:vAlign w:val="center"/>
          </w:tcPr>
          <w:p w14:paraId="5E28CCF6"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0.35</w:t>
            </w:r>
          </w:p>
        </w:tc>
        <w:tc>
          <w:tcPr>
            <w:tcW w:w="1414" w:type="dxa"/>
            <w:vAlign w:val="center"/>
          </w:tcPr>
          <w:p w14:paraId="5E4BF021"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0.15</w:t>
            </w:r>
          </w:p>
        </w:tc>
        <w:tc>
          <w:tcPr>
            <w:tcW w:w="1406" w:type="dxa"/>
            <w:vAlign w:val="center"/>
          </w:tcPr>
          <w:p w14:paraId="2247F802"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w:t>
            </w:r>
          </w:p>
        </w:tc>
        <w:tc>
          <w:tcPr>
            <w:tcW w:w="1414" w:type="dxa"/>
            <w:vAlign w:val="center"/>
          </w:tcPr>
          <w:p w14:paraId="3E022C49"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w:t>
            </w:r>
          </w:p>
        </w:tc>
      </w:tr>
      <w:tr w:rsidR="004B5EB0" w:rsidRPr="00392761" w14:paraId="3182B1DA" w14:textId="77777777" w:rsidTr="00392761">
        <w:trPr>
          <w:trHeight w:val="432"/>
        </w:trPr>
        <w:tc>
          <w:tcPr>
            <w:tcW w:w="2298" w:type="dxa"/>
            <w:vAlign w:val="center"/>
          </w:tcPr>
          <w:p w14:paraId="15DACC67" w14:textId="77777777" w:rsidR="004B5EB0" w:rsidRPr="00392761" w:rsidRDefault="004B5EB0" w:rsidP="00392761">
            <w:pPr>
              <w:spacing w:before="0" w:after="0" w:line="240" w:lineRule="auto"/>
              <w:jc w:val="center"/>
              <w:rPr>
                <w:rFonts w:ascii="Aptos" w:eastAsia="Calibri" w:hAnsi="Aptos" w:cs="Times New Roman"/>
                <w:noProof/>
                <w:sz w:val="22"/>
              </w:rPr>
            </w:pPr>
            <w:r w:rsidRPr="00392761">
              <w:rPr>
                <w:rFonts w:ascii="Aptos" w:eastAsia="Calibri" w:hAnsi="Aptos" w:cs="Times New Roman"/>
                <w:noProof/>
                <w:sz w:val="22"/>
              </w:rPr>
              <w:t>S.E.</w:t>
            </w:r>
            <w:r>
              <w:rPr>
                <w:rFonts w:ascii="Aptos" w:eastAsia="Calibri" w:hAnsi="Aptos" w:cs="Times New Roman"/>
                <w:noProof/>
                <w:sz w:val="22"/>
              </w:rPr>
              <w:t>E.</w:t>
            </w:r>
          </w:p>
        </w:tc>
        <w:tc>
          <w:tcPr>
            <w:tcW w:w="1414" w:type="dxa"/>
            <w:vAlign w:val="center"/>
          </w:tcPr>
          <w:p w14:paraId="05E04B09"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1.18</w:t>
            </w:r>
          </w:p>
        </w:tc>
        <w:tc>
          <w:tcPr>
            <w:tcW w:w="1414" w:type="dxa"/>
            <w:vAlign w:val="center"/>
          </w:tcPr>
          <w:p w14:paraId="08AB53EB"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0.58</w:t>
            </w:r>
          </w:p>
        </w:tc>
        <w:tc>
          <w:tcPr>
            <w:tcW w:w="1414" w:type="dxa"/>
            <w:vAlign w:val="center"/>
          </w:tcPr>
          <w:p w14:paraId="2FBF01F7"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57.7</w:t>
            </w:r>
          </w:p>
        </w:tc>
        <w:tc>
          <w:tcPr>
            <w:tcW w:w="1406" w:type="dxa"/>
            <w:vAlign w:val="center"/>
          </w:tcPr>
          <w:p w14:paraId="4DBB1EEC"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2.66</w:t>
            </w:r>
          </w:p>
        </w:tc>
        <w:tc>
          <w:tcPr>
            <w:tcW w:w="1414" w:type="dxa"/>
            <w:vAlign w:val="center"/>
          </w:tcPr>
          <w:p w14:paraId="1E9E146F"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4.02</w:t>
            </w:r>
          </w:p>
        </w:tc>
      </w:tr>
      <w:tr w:rsidR="004B5EB0" w:rsidRPr="00392761" w14:paraId="1E869147" w14:textId="77777777" w:rsidTr="00392761">
        <w:trPr>
          <w:trHeight w:val="432"/>
        </w:trPr>
        <w:tc>
          <w:tcPr>
            <w:tcW w:w="2298" w:type="dxa"/>
            <w:tcBorders>
              <w:bottom w:val="single" w:sz="4" w:space="0" w:color="auto"/>
            </w:tcBorders>
            <w:vAlign w:val="center"/>
            <w:hideMark/>
          </w:tcPr>
          <w:p w14:paraId="7DEDD5A1" w14:textId="77777777" w:rsidR="004B5EB0" w:rsidRPr="00392761" w:rsidRDefault="004B5EB0" w:rsidP="00392761">
            <w:pPr>
              <w:spacing w:before="0" w:after="0" w:line="240" w:lineRule="auto"/>
              <w:rPr>
                <w:rFonts w:ascii="Aptos" w:eastAsia="Aptos" w:hAnsi="Aptos" w:cs="Times New Roman"/>
                <w:sz w:val="22"/>
              </w:rPr>
            </w:pPr>
            <m:oMathPara>
              <m:oMath>
                <m:r>
                  <w:rPr>
                    <w:rFonts w:ascii="Cambria Math" w:eastAsia="Aptos" w:hAnsi="Cambria Math" w:cs="Times New Roman"/>
                    <w:noProof/>
                    <w:sz w:val="22"/>
                  </w:rPr>
                  <m:t>N</m:t>
                </m:r>
              </m:oMath>
            </m:oMathPara>
          </w:p>
        </w:tc>
        <w:tc>
          <w:tcPr>
            <w:tcW w:w="1414" w:type="dxa"/>
            <w:vAlign w:val="center"/>
          </w:tcPr>
          <w:p w14:paraId="28296EBC"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126</w:t>
            </w:r>
          </w:p>
        </w:tc>
        <w:tc>
          <w:tcPr>
            <w:tcW w:w="1414" w:type="dxa"/>
            <w:vAlign w:val="center"/>
          </w:tcPr>
          <w:p w14:paraId="5889F5D7"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126</w:t>
            </w:r>
          </w:p>
        </w:tc>
        <w:tc>
          <w:tcPr>
            <w:tcW w:w="1414" w:type="dxa"/>
            <w:vAlign w:val="center"/>
          </w:tcPr>
          <w:p w14:paraId="3FA92740"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126</w:t>
            </w:r>
          </w:p>
        </w:tc>
        <w:tc>
          <w:tcPr>
            <w:tcW w:w="1406" w:type="dxa"/>
            <w:vAlign w:val="center"/>
          </w:tcPr>
          <w:p w14:paraId="57539C8A"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126</w:t>
            </w:r>
          </w:p>
        </w:tc>
        <w:tc>
          <w:tcPr>
            <w:tcW w:w="1414" w:type="dxa"/>
            <w:vAlign w:val="center"/>
          </w:tcPr>
          <w:p w14:paraId="3DA92F40"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126</w:t>
            </w:r>
          </w:p>
        </w:tc>
      </w:tr>
      <w:tr w:rsidR="004B5EB0" w:rsidRPr="0063773D" w14:paraId="6D890AB0" w14:textId="77777777" w:rsidTr="00392761">
        <w:trPr>
          <w:trHeight w:val="432"/>
        </w:trPr>
        <w:tc>
          <w:tcPr>
            <w:tcW w:w="9360" w:type="dxa"/>
            <w:gridSpan w:val="6"/>
            <w:tcBorders>
              <w:top w:val="single" w:sz="4" w:space="0" w:color="auto"/>
              <w:bottom w:val="single" w:sz="4" w:space="0" w:color="auto"/>
            </w:tcBorders>
          </w:tcPr>
          <w:p w14:paraId="2B802144" w14:textId="4DEEEF36" w:rsidR="004B5EB0" w:rsidRPr="0063773D" w:rsidRDefault="004B5EB0" w:rsidP="00392761">
            <w:pPr>
              <w:spacing w:before="0" w:after="0" w:line="240" w:lineRule="auto"/>
              <w:rPr>
                <w:rFonts w:ascii="Aptos" w:eastAsia="Aptos" w:hAnsi="Aptos" w:cs="Times New Roman"/>
                <w:sz w:val="20"/>
                <w:szCs w:val="20"/>
              </w:rPr>
            </w:pPr>
            <w:r w:rsidRPr="001D7714">
              <w:rPr>
                <w:rFonts w:ascii="Aptos" w:eastAsia="Aptos" w:hAnsi="Aptos" w:cs="Times New Roman"/>
                <w:sz w:val="20"/>
                <w:szCs w:val="20"/>
              </w:rPr>
              <w:t xml:space="preserve">Notes: † Robust </w:t>
            </w:r>
            <w:r>
              <w:rPr>
                <w:rFonts w:ascii="Aptos" w:eastAsia="Aptos" w:hAnsi="Aptos" w:cs="Times New Roman"/>
                <w:sz w:val="20"/>
                <w:szCs w:val="20"/>
              </w:rPr>
              <w:t xml:space="preserve">least squares.  Robust </w:t>
            </w:r>
            <w:r w:rsidRPr="001D7714">
              <w:rPr>
                <w:rFonts w:ascii="Aptos" w:eastAsia="Aptos" w:hAnsi="Aptos" w:cs="Times New Roman"/>
                <w:sz w:val="20"/>
                <w:szCs w:val="20"/>
              </w:rPr>
              <w:t xml:space="preserve">standard errors in parentheses. RLS settings: M-estimation, </w:t>
            </w:r>
            <w:proofErr w:type="spellStart"/>
            <w:r w:rsidRPr="001D7714">
              <w:rPr>
                <w:rFonts w:ascii="Aptos" w:eastAsia="Aptos" w:hAnsi="Aptos" w:cs="Times New Roman"/>
                <w:sz w:val="20"/>
                <w:szCs w:val="20"/>
              </w:rPr>
              <w:t>bisquare</w:t>
            </w:r>
            <w:proofErr w:type="spellEnd"/>
            <w:r w:rsidRPr="001D7714">
              <w:rPr>
                <w:rFonts w:ascii="Aptos" w:eastAsia="Aptos" w:hAnsi="Aptos" w:cs="Times New Roman"/>
                <w:sz w:val="20"/>
                <w:szCs w:val="20"/>
              </w:rPr>
              <w:t xml:space="preserve"> with tuning=4.685, </w:t>
            </w:r>
            <w:r>
              <w:rPr>
                <w:rFonts w:ascii="Aptos" w:eastAsia="Aptos" w:hAnsi="Aptos" w:cs="Times New Roman"/>
                <w:sz w:val="20"/>
                <w:szCs w:val="20"/>
              </w:rPr>
              <w:t>Huber</w:t>
            </w:r>
            <w:r w:rsidRPr="001D7714">
              <w:rPr>
                <w:rFonts w:ascii="Aptos" w:eastAsia="Aptos" w:hAnsi="Aptos" w:cs="Times New Roman"/>
                <w:sz w:val="20"/>
                <w:szCs w:val="20"/>
              </w:rPr>
              <w:t xml:space="preserve"> scaling. †† Negative binomial</w:t>
            </w:r>
            <w:ins w:id="335" w:author="Robert Tetlow" w:date="2025-09-01T12:06:00Z" w16du:dateUtc="2025-09-01T16:06:00Z">
              <w:r w:rsidR="00412533">
                <w:rPr>
                  <w:rFonts w:ascii="Aptos" w:eastAsia="Aptos" w:hAnsi="Aptos" w:cs="Times New Roman"/>
                  <w:sz w:val="20"/>
                  <w:szCs w:val="20"/>
                </w:rPr>
                <w:t xml:space="preserve"> QML</w:t>
              </w:r>
            </w:ins>
            <w:r w:rsidRPr="001D7714">
              <w:rPr>
                <w:rFonts w:ascii="Aptos" w:eastAsia="Aptos" w:hAnsi="Aptos" w:cs="Times New Roman"/>
                <w:sz w:val="20"/>
                <w:szCs w:val="20"/>
              </w:rPr>
              <w:t xml:space="preserve"> regressions</w:t>
            </w:r>
            <w:del w:id="336" w:author="Robert Tetlow" w:date="2025-09-01T12:06:00Z" w16du:dateUtc="2025-09-01T16:06:00Z">
              <w:r w:rsidRPr="001D7714" w:rsidDel="00412533">
                <w:rPr>
                  <w:rFonts w:ascii="Aptos" w:eastAsia="Aptos" w:hAnsi="Aptos" w:cs="Times New Roman"/>
                  <w:sz w:val="20"/>
                  <w:szCs w:val="20"/>
                </w:rPr>
                <w:delText xml:space="preserve">, </w:delText>
              </w:r>
              <w:r w:rsidDel="00412533">
                <w:rPr>
                  <w:rFonts w:ascii="Aptos" w:eastAsia="Aptos" w:hAnsi="Aptos" w:cs="Times New Roman"/>
                  <w:sz w:val="20"/>
                  <w:szCs w:val="20"/>
                </w:rPr>
                <w:delText>Q</w:delText>
              </w:r>
            </w:del>
            <w:ins w:id="337" w:author="Robert Tetlow" w:date="2025-09-01T12:06:00Z" w16du:dateUtc="2025-09-01T16:06:00Z">
              <w:r w:rsidR="00412533">
                <w:rPr>
                  <w:rFonts w:ascii="Aptos" w:eastAsia="Aptos" w:hAnsi="Aptos" w:cs="Times New Roman"/>
                  <w:sz w:val="20"/>
                  <w:szCs w:val="20"/>
                </w:rPr>
                <w:t xml:space="preserve"> corrected for overdispersion where appropriate</w:t>
              </w:r>
              <w:r w:rsidR="00412533" w:rsidRPr="001D7714">
                <w:rPr>
                  <w:rFonts w:ascii="Aptos" w:eastAsia="Aptos" w:hAnsi="Aptos" w:cs="Times New Roman"/>
                  <w:sz w:val="20"/>
                  <w:szCs w:val="20"/>
                </w:rPr>
                <w:t xml:space="preserve">, </w:t>
              </w:r>
            </w:ins>
            <w:del w:id="338" w:author="Robert Tetlow" w:date="2025-09-01T12:06:00Z" w16du:dateUtc="2025-09-01T16:06:00Z">
              <w:r w:rsidDel="00412533">
                <w:rPr>
                  <w:rFonts w:ascii="Aptos" w:eastAsia="Aptos" w:hAnsi="Aptos" w:cs="Times New Roman"/>
                  <w:sz w:val="20"/>
                  <w:szCs w:val="20"/>
                </w:rPr>
                <w:delText>M</w:delText>
              </w:r>
            </w:del>
            <w:del w:id="339" w:author="Robert Tetlow" w:date="2025-09-01T12:05:00Z" w16du:dateUtc="2025-09-01T16:05:00Z">
              <w:r w:rsidDel="00412533">
                <w:rPr>
                  <w:rFonts w:ascii="Aptos" w:eastAsia="Aptos" w:hAnsi="Aptos" w:cs="Times New Roman"/>
                  <w:sz w:val="20"/>
                  <w:szCs w:val="20"/>
                </w:rPr>
                <w:delText>L</w:delText>
              </w:r>
            </w:del>
            <w:del w:id="340" w:author="Robert Tetlow" w:date="2025-09-01T12:06:00Z" w16du:dateUtc="2025-09-01T16:06:00Z">
              <w:r w:rsidDel="00412533">
                <w:rPr>
                  <w:rFonts w:ascii="Aptos" w:eastAsia="Aptos" w:hAnsi="Aptos" w:cs="Times New Roman"/>
                  <w:sz w:val="20"/>
                  <w:szCs w:val="20"/>
                </w:rPr>
                <w:delText xml:space="preserve">, </w:delText>
              </w:r>
            </w:del>
            <w:r>
              <w:rPr>
                <w:rFonts w:ascii="Aptos" w:eastAsia="Aptos" w:hAnsi="Aptos" w:cs="Times New Roman"/>
                <w:sz w:val="20"/>
                <w:szCs w:val="20"/>
              </w:rPr>
              <w:t>GLM covariances.  Regressions include d</w:t>
            </w:r>
            <w:r w:rsidRPr="0048148A">
              <w:rPr>
                <w:rFonts w:ascii="Aptos" w:eastAsia="Aptos" w:hAnsi="Aptos" w:cs="Times New Roman"/>
                <w:sz w:val="20"/>
                <w:szCs w:val="20"/>
              </w:rPr>
              <w:t>ummy variables for policy rules and for estimated models</w:t>
            </w:r>
            <w:r>
              <w:rPr>
                <w:rFonts w:ascii="Aptos" w:eastAsia="Aptos" w:hAnsi="Aptos" w:cs="Times New Roman"/>
                <w:sz w:val="20"/>
                <w:szCs w:val="20"/>
              </w:rPr>
              <w:t xml:space="preserve"> as controls.  </w:t>
            </w:r>
            <w:proofErr w:type="gramStart"/>
            <w:r w:rsidRPr="001D7714">
              <w:rPr>
                <w:rFonts w:ascii="Aptos" w:eastAsia="Aptos" w:hAnsi="Aptos" w:cs="Times New Roman"/>
                <w:sz w:val="20"/>
                <w:szCs w:val="20"/>
              </w:rPr>
              <w:t>*,**,*</w:t>
            </w:r>
            <w:proofErr w:type="gramEnd"/>
            <w:r w:rsidRPr="001D7714">
              <w:rPr>
                <w:rFonts w:ascii="Aptos" w:eastAsia="Aptos" w:hAnsi="Aptos" w:cs="Times New Roman"/>
                <w:sz w:val="20"/>
                <w:szCs w:val="20"/>
              </w:rPr>
              <w:t>** indicate statistical significance at 10, 5, and 1 percent, respectively.  See Table 1 for definitions of variables.</w:t>
            </w:r>
          </w:p>
        </w:tc>
      </w:tr>
    </w:tbl>
    <w:p w14:paraId="494B7C46" w14:textId="5B4D7DE6" w:rsidR="004B5EB0" w:rsidRDefault="004B5EB0" w:rsidP="00A9279A">
      <w:pPr>
        <w:spacing w:before="100" w:beforeAutospacing="1" w:after="100" w:afterAutospacing="1" w:line="240" w:lineRule="auto"/>
        <w:rPr>
          <w:rFonts w:ascii="Aptos" w:eastAsia="Aptos" w:hAnsi="Aptos" w:cs="Times New Roman"/>
          <w:kern w:val="2"/>
          <w:szCs w:val="24"/>
          <w14:ligatures w14:val="standardContextual"/>
        </w:rPr>
      </w:pPr>
    </w:p>
    <w:p w14:paraId="46E3C063" w14:textId="77777777" w:rsidR="004B5EB0" w:rsidRDefault="004B5EB0">
      <w:pPr>
        <w:spacing w:before="0" w:after="160" w:line="259" w:lineRule="auto"/>
        <w:rPr>
          <w:rFonts w:ascii="Aptos" w:eastAsia="Aptos" w:hAnsi="Aptos" w:cs="Times New Roman"/>
          <w:kern w:val="2"/>
          <w:szCs w:val="24"/>
          <w14:ligatures w14:val="standardContextual"/>
        </w:rPr>
      </w:pPr>
      <w:r>
        <w:rPr>
          <w:rFonts w:ascii="Aptos" w:eastAsia="Aptos" w:hAnsi="Aptos" w:cs="Times New Roman"/>
          <w:kern w:val="2"/>
          <w:szCs w:val="24"/>
          <w14:ligatures w14:val="standardContextual"/>
        </w:rPr>
        <w:br w:type="page"/>
      </w:r>
    </w:p>
    <w:p w14:paraId="4FA3D5CA" w14:textId="77777777" w:rsidR="00A9279A" w:rsidRDefault="00A9279A" w:rsidP="00A9279A">
      <w:pPr>
        <w:spacing w:before="100" w:beforeAutospacing="1" w:after="100" w:afterAutospacing="1" w:line="240" w:lineRule="auto"/>
        <w:rPr>
          <w:rFonts w:ascii="Aptos" w:eastAsia="Aptos" w:hAnsi="Aptos" w:cs="Times New Roman"/>
          <w:kern w:val="2"/>
          <w:szCs w:val="24"/>
          <w14:ligatures w14:val="standardContextual"/>
        </w:rPr>
      </w:pPr>
    </w:p>
    <w:tbl>
      <w:tblPr>
        <w:tblStyle w:val="TableGrid5"/>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62"/>
        <w:gridCol w:w="1521"/>
        <w:gridCol w:w="1568"/>
        <w:gridCol w:w="1568"/>
        <w:gridCol w:w="1568"/>
        <w:gridCol w:w="1373"/>
      </w:tblGrid>
      <w:tr w:rsidR="00A066E7" w:rsidRPr="0063773D" w14:paraId="7A1818A7" w14:textId="77777777" w:rsidTr="00392761">
        <w:trPr>
          <w:trHeight w:val="432"/>
        </w:trPr>
        <w:tc>
          <w:tcPr>
            <w:tcW w:w="9360" w:type="dxa"/>
            <w:gridSpan w:val="6"/>
            <w:tcBorders>
              <w:top w:val="single" w:sz="4" w:space="0" w:color="auto"/>
            </w:tcBorders>
            <w:shd w:val="clear" w:color="auto" w:fill="FFFFFF"/>
          </w:tcPr>
          <w:p w14:paraId="28AFB434" w14:textId="361C20E0" w:rsidR="00A066E7" w:rsidRPr="00CE01C1" w:rsidRDefault="00A066E7" w:rsidP="00507DDB">
            <w:pPr>
              <w:spacing w:after="0" w:line="240" w:lineRule="auto"/>
              <w:jc w:val="center"/>
              <w:rPr>
                <w:rFonts w:ascii="Aptos" w:eastAsia="Aptos" w:hAnsi="Aptos" w:cs="Times New Roman"/>
                <w:sz w:val="22"/>
              </w:rPr>
            </w:pPr>
            <w:r w:rsidRPr="00CE01C1">
              <w:rPr>
                <w:rFonts w:ascii="Aptos" w:eastAsia="Aptos" w:hAnsi="Aptos" w:cs="Times New Roman"/>
                <w:sz w:val="22"/>
              </w:rPr>
              <w:t xml:space="preserve">Table </w:t>
            </w:r>
            <w:r>
              <w:rPr>
                <w:rFonts w:ascii="Aptos" w:eastAsia="Aptos" w:hAnsi="Aptos" w:cs="Times New Roman"/>
                <w:sz w:val="22"/>
              </w:rPr>
              <w:t>B4</w:t>
            </w:r>
          </w:p>
          <w:p w14:paraId="77A0F492" w14:textId="77777777" w:rsidR="00A066E7" w:rsidRDefault="00A066E7" w:rsidP="00392761">
            <w:pPr>
              <w:spacing w:before="0" w:after="0" w:line="240" w:lineRule="auto"/>
              <w:jc w:val="center"/>
              <w:rPr>
                <w:rFonts w:ascii="Aptos" w:eastAsia="Aptos" w:hAnsi="Aptos" w:cs="Times New Roman"/>
                <w:b/>
                <w:bCs/>
                <w:sz w:val="22"/>
                <w:u w:val="single"/>
              </w:rPr>
            </w:pPr>
            <w:r w:rsidRPr="00CE01C1">
              <w:rPr>
                <w:rFonts w:ascii="Aptos" w:eastAsia="Aptos" w:hAnsi="Aptos" w:cs="Times New Roman"/>
                <w:b/>
                <w:bCs/>
                <w:sz w:val="22"/>
                <w:u w:val="single"/>
              </w:rPr>
              <w:t>Effects of Model Properties on Macro Outcomes</w:t>
            </w:r>
          </w:p>
          <w:p w14:paraId="74D38264" w14:textId="77777777" w:rsidR="00A066E7" w:rsidRPr="00CE01C1" w:rsidRDefault="00A066E7" w:rsidP="00507DDB">
            <w:pPr>
              <w:spacing w:before="0" w:line="240" w:lineRule="auto"/>
              <w:jc w:val="center"/>
              <w:rPr>
                <w:rFonts w:ascii="Aptos" w:eastAsia="Aptos" w:hAnsi="Aptos" w:cs="Times New Roman"/>
                <w:sz w:val="20"/>
                <w:szCs w:val="20"/>
              </w:rPr>
            </w:pPr>
            <w:r w:rsidRPr="00CE01C1">
              <w:rPr>
                <w:rFonts w:ascii="Aptos" w:eastAsia="Aptos" w:hAnsi="Aptos" w:cs="Times New Roman"/>
                <w:sz w:val="20"/>
                <w:szCs w:val="20"/>
              </w:rPr>
              <w:t>(</w:t>
            </w:r>
            <w:r>
              <w:rPr>
                <w:rFonts w:ascii="Aptos" w:eastAsia="Aptos" w:hAnsi="Aptos" w:cs="Times New Roman"/>
                <w:sz w:val="20"/>
                <w:szCs w:val="20"/>
              </w:rPr>
              <w:t>estimated models</w:t>
            </w:r>
            <w:r w:rsidRPr="00CE01C1">
              <w:rPr>
                <w:rFonts w:ascii="Aptos" w:eastAsia="Aptos" w:hAnsi="Aptos" w:cs="Times New Roman"/>
                <w:sz w:val="20"/>
                <w:szCs w:val="20"/>
              </w:rPr>
              <w:t>)</w:t>
            </w:r>
          </w:p>
          <w:p w14:paraId="713E322F" w14:textId="406E8394" w:rsidR="00A066E7" w:rsidRPr="00CE01C1" w:rsidRDefault="00A066E7" w:rsidP="00392761">
            <w:pPr>
              <w:spacing w:after="0" w:line="240" w:lineRule="auto"/>
              <w:jc w:val="center"/>
              <w:rPr>
                <w:rFonts w:ascii="Aptos" w:eastAsia="Aptos" w:hAnsi="Aptos" w:cs="Times New Roman"/>
                <w:sz w:val="22"/>
              </w:rPr>
            </w:pPr>
            <w:r w:rsidRPr="00CE01C1">
              <w:rPr>
                <w:rFonts w:ascii="Aptos" w:eastAsia="Aptos" w:hAnsi="Aptos" w:cs="Times New Roman"/>
                <w:sz w:val="22"/>
              </w:rPr>
              <w:t xml:space="preserve">                                                     </w:t>
            </w:r>
            <w:r>
              <w:rPr>
                <w:rFonts w:ascii="Aptos" w:eastAsia="Aptos" w:hAnsi="Aptos" w:cs="Times New Roman"/>
                <w:sz w:val="22"/>
              </w:rPr>
              <w:t xml:space="preserve">      </w:t>
            </w:r>
            <w:r w:rsidRPr="00CE01C1">
              <w:rPr>
                <w:rFonts w:ascii="Aptos" w:eastAsia="Aptos" w:hAnsi="Aptos" w:cs="Times New Roman"/>
                <w:b/>
                <w:bCs/>
                <w:sz w:val="22"/>
              </w:rPr>
              <w:t>Elasticities</w:t>
            </w:r>
            <w:r w:rsidRPr="00CE01C1">
              <w:rPr>
                <w:rFonts w:ascii="Aptos" w:hAnsi="Aptos" w:cs="Times New Roman"/>
                <w:b/>
                <w:bCs/>
                <w:sz w:val="22"/>
                <w:vertAlign w:val="superscript"/>
              </w:rPr>
              <w:t>†</w:t>
            </w:r>
            <w:r w:rsidRPr="00CE01C1">
              <w:rPr>
                <w:rFonts w:ascii="Aptos" w:eastAsia="Aptos" w:hAnsi="Aptos" w:cs="Times New Roman"/>
                <w:b/>
                <w:bCs/>
                <w:sz w:val="22"/>
              </w:rPr>
              <w:t xml:space="preserve">                                                          </w:t>
            </w:r>
            <w:r>
              <w:rPr>
                <w:rFonts w:ascii="Aptos" w:eastAsia="Aptos" w:hAnsi="Aptos" w:cs="Times New Roman"/>
                <w:b/>
                <w:bCs/>
                <w:sz w:val="22"/>
              </w:rPr>
              <w:t xml:space="preserve">       </w:t>
            </w:r>
            <w:r w:rsidRPr="00CE01C1">
              <w:rPr>
                <w:rFonts w:ascii="Aptos" w:eastAsia="Aptos" w:hAnsi="Aptos" w:cs="Times New Roman"/>
                <w:b/>
                <w:bCs/>
                <w:sz w:val="22"/>
              </w:rPr>
              <w:t>Timing</w:t>
            </w:r>
            <w:r w:rsidRPr="00CE01C1">
              <w:rPr>
                <w:rFonts w:ascii="Aptos" w:hAnsi="Aptos" w:cs="Times New Roman"/>
                <w:b/>
                <w:bCs/>
                <w:sz w:val="22"/>
                <w:vertAlign w:val="superscript"/>
              </w:rPr>
              <w:t>††</w:t>
            </w:r>
          </w:p>
        </w:tc>
      </w:tr>
      <w:tr w:rsidR="00A066E7" w:rsidRPr="00CE01C1" w14:paraId="1AF46FBE" w14:textId="77777777" w:rsidTr="00392761">
        <w:trPr>
          <w:trHeight w:val="495"/>
        </w:trPr>
        <w:tc>
          <w:tcPr>
            <w:tcW w:w="1762" w:type="dxa"/>
            <w:tcBorders>
              <w:bottom w:val="single" w:sz="4" w:space="0" w:color="auto"/>
            </w:tcBorders>
            <w:shd w:val="pct10" w:color="auto" w:fill="FFFFFF"/>
          </w:tcPr>
          <w:p w14:paraId="0976A7F2" w14:textId="77777777" w:rsidR="00A066E7" w:rsidRPr="0063773D" w:rsidRDefault="00A066E7" w:rsidP="00392761">
            <w:pPr>
              <w:spacing w:before="0" w:after="0" w:line="240" w:lineRule="auto"/>
              <w:jc w:val="center"/>
              <w:rPr>
                <w:rFonts w:ascii="Aptos" w:eastAsia="Aptos" w:hAnsi="Aptos" w:cs="Times New Roman"/>
                <w:sz w:val="20"/>
                <w:szCs w:val="20"/>
              </w:rPr>
            </w:pPr>
          </w:p>
        </w:tc>
        <w:tc>
          <w:tcPr>
            <w:tcW w:w="1521" w:type="dxa"/>
            <w:tcBorders>
              <w:bottom w:val="single" w:sz="4" w:space="0" w:color="auto"/>
            </w:tcBorders>
            <w:shd w:val="pct10" w:color="auto" w:fill="FFFFFF"/>
            <w:vAlign w:val="center"/>
            <w:hideMark/>
          </w:tcPr>
          <w:p w14:paraId="2815AA56" w14:textId="77777777" w:rsidR="00A066E7" w:rsidRPr="00F97B94" w:rsidRDefault="00A066E7"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y-slope</w:t>
            </w:r>
          </w:p>
        </w:tc>
        <w:tc>
          <w:tcPr>
            <w:tcW w:w="1568" w:type="dxa"/>
            <w:tcBorders>
              <w:bottom w:val="single" w:sz="4" w:space="0" w:color="auto"/>
            </w:tcBorders>
            <w:shd w:val="pct10" w:color="auto" w:fill="FFFFFF"/>
            <w:vAlign w:val="center"/>
            <w:hideMark/>
          </w:tcPr>
          <w:p w14:paraId="62345A4A" w14:textId="77777777" w:rsidR="00A066E7" w:rsidRPr="00F97B94" w:rsidRDefault="00A066E7"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π-slope</w:t>
            </w:r>
          </w:p>
        </w:tc>
        <w:tc>
          <w:tcPr>
            <w:tcW w:w="1568" w:type="dxa"/>
            <w:tcBorders>
              <w:bottom w:val="single" w:sz="4" w:space="0" w:color="auto"/>
            </w:tcBorders>
            <w:shd w:val="pct10" w:color="auto" w:fill="FFFFFF"/>
            <w:vAlign w:val="center"/>
          </w:tcPr>
          <w:p w14:paraId="0D78B9CE" w14:textId="77777777" w:rsidR="00A066E7" w:rsidRPr="00F97B94" w:rsidRDefault="00A066E7" w:rsidP="00392761">
            <w:pPr>
              <w:spacing w:before="0" w:after="0" w:line="240" w:lineRule="auto"/>
              <w:jc w:val="center"/>
              <w:rPr>
                <w:rFonts w:ascii="Aptos" w:eastAsia="Aptos" w:hAnsi="Aptos" w:cs="Times New Roman"/>
                <w:i/>
                <w:iCs/>
                <w:sz w:val="22"/>
              </w:rPr>
            </w:pPr>
            <w:proofErr w:type="spellStart"/>
            <w:r w:rsidRPr="00F97B94">
              <w:rPr>
                <w:rFonts w:ascii="Aptos" w:eastAsia="Aptos" w:hAnsi="Aptos" w:cs="Times New Roman"/>
                <w:i/>
                <w:iCs/>
                <w:sz w:val="22"/>
              </w:rPr>
              <w:t>sacratio</w:t>
            </w:r>
            <w:proofErr w:type="spellEnd"/>
          </w:p>
        </w:tc>
        <w:tc>
          <w:tcPr>
            <w:tcW w:w="1568" w:type="dxa"/>
            <w:tcBorders>
              <w:bottom w:val="single" w:sz="4" w:space="0" w:color="auto"/>
            </w:tcBorders>
            <w:shd w:val="pct10" w:color="auto" w:fill="FFFFFF"/>
            <w:vAlign w:val="center"/>
          </w:tcPr>
          <w:p w14:paraId="6B7CBD0B" w14:textId="77777777" w:rsidR="00A066E7" w:rsidRPr="00F97B94" w:rsidRDefault="00A066E7"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y-timing</w:t>
            </w:r>
          </w:p>
        </w:tc>
        <w:tc>
          <w:tcPr>
            <w:tcW w:w="1373" w:type="dxa"/>
            <w:tcBorders>
              <w:bottom w:val="single" w:sz="4" w:space="0" w:color="auto"/>
            </w:tcBorders>
            <w:shd w:val="pct10" w:color="auto" w:fill="FFFFFF"/>
            <w:vAlign w:val="center"/>
          </w:tcPr>
          <w:p w14:paraId="2B6D4B74" w14:textId="77777777" w:rsidR="00A066E7" w:rsidRPr="00F97B94" w:rsidRDefault="00A066E7"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π-timing</w:t>
            </w:r>
          </w:p>
        </w:tc>
      </w:tr>
      <w:tr w:rsidR="00A066E7" w:rsidRPr="00392761" w14:paraId="79773A02" w14:textId="77777777" w:rsidTr="00392761">
        <w:trPr>
          <w:trHeight w:val="576"/>
        </w:trPr>
        <w:tc>
          <w:tcPr>
            <w:tcW w:w="1762" w:type="dxa"/>
            <w:vAlign w:val="center"/>
          </w:tcPr>
          <w:p w14:paraId="2E6F9441" w14:textId="77777777" w:rsidR="00A066E7" w:rsidRPr="00392761" w:rsidRDefault="00A066E7" w:rsidP="00392761">
            <w:pPr>
              <w:spacing w:before="0" w:after="0" w:line="240" w:lineRule="auto"/>
              <w:rPr>
                <w:rFonts w:ascii="Aptos" w:eastAsia="Aptos" w:hAnsi="Aptos" w:cs="Times New Roman"/>
                <w:sz w:val="22"/>
              </w:rPr>
            </w:pPr>
            <w:r>
              <w:rPr>
                <w:rFonts w:ascii="Aptos" w:eastAsia="Aptos" w:hAnsi="Aptos" w:cs="Times New Roman"/>
                <w:sz w:val="22"/>
              </w:rPr>
              <w:t>Wealth</w:t>
            </w:r>
            <w:r w:rsidRPr="00392761">
              <w:rPr>
                <w:rFonts w:ascii="Aptos" w:eastAsia="Aptos" w:hAnsi="Aptos" w:cs="Times New Roman"/>
                <w:sz w:val="22"/>
              </w:rPr>
              <w:t xml:space="preserve"> </w:t>
            </w:r>
          </w:p>
        </w:tc>
        <w:tc>
          <w:tcPr>
            <w:tcW w:w="1521" w:type="dxa"/>
            <w:vAlign w:val="center"/>
          </w:tcPr>
          <w:p w14:paraId="09975F5A"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-0.03</w:t>
            </w:r>
          </w:p>
          <w:p w14:paraId="0F31BC17"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(0.10)</w:t>
            </w:r>
          </w:p>
        </w:tc>
        <w:tc>
          <w:tcPr>
            <w:tcW w:w="1568" w:type="dxa"/>
            <w:vAlign w:val="center"/>
          </w:tcPr>
          <w:p w14:paraId="02098145"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0.01</w:t>
            </w:r>
          </w:p>
          <w:p w14:paraId="41B0EF69"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(0.05)</w:t>
            </w:r>
          </w:p>
        </w:tc>
        <w:tc>
          <w:tcPr>
            <w:tcW w:w="1568" w:type="dxa"/>
            <w:vAlign w:val="center"/>
          </w:tcPr>
          <w:p w14:paraId="3BDD6397"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0.21</w:t>
            </w:r>
          </w:p>
          <w:p w14:paraId="37427D89"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(1.03)</w:t>
            </w:r>
          </w:p>
        </w:tc>
        <w:tc>
          <w:tcPr>
            <w:tcW w:w="1568" w:type="dxa"/>
            <w:vAlign w:val="center"/>
          </w:tcPr>
          <w:p w14:paraId="0CD6B6E8"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-0.36</w:t>
            </w:r>
            <w:r w:rsidRPr="00BD66F3">
              <w:rPr>
                <w:rFonts w:ascii="Aptos" w:eastAsia="Aptos" w:hAnsi="Aptos" w:cs="Times New Roman"/>
                <w:sz w:val="20"/>
                <w:szCs w:val="20"/>
              </w:rPr>
              <w:t>**</w:t>
            </w:r>
          </w:p>
          <w:p w14:paraId="2433965C"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(0.18)</w:t>
            </w:r>
          </w:p>
        </w:tc>
        <w:tc>
          <w:tcPr>
            <w:tcW w:w="1373" w:type="dxa"/>
            <w:vAlign w:val="center"/>
          </w:tcPr>
          <w:p w14:paraId="6A1C041D"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-0.63***</w:t>
            </w:r>
          </w:p>
          <w:p w14:paraId="4FD6AB52"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(0.22)</w:t>
            </w:r>
          </w:p>
        </w:tc>
      </w:tr>
      <w:tr w:rsidR="00A066E7" w:rsidRPr="00392761" w14:paraId="57A6F9CB" w14:textId="77777777" w:rsidTr="00392761">
        <w:trPr>
          <w:trHeight w:val="576"/>
        </w:trPr>
        <w:tc>
          <w:tcPr>
            <w:tcW w:w="1762" w:type="dxa"/>
            <w:vAlign w:val="center"/>
          </w:tcPr>
          <w:p w14:paraId="6DF95B08" w14:textId="77777777" w:rsidR="00A066E7" w:rsidRPr="00392761" w:rsidRDefault="00A066E7" w:rsidP="00392761">
            <w:pPr>
              <w:spacing w:before="0" w:after="0" w:line="240" w:lineRule="auto"/>
              <w:rPr>
                <w:rFonts w:ascii="Aptos" w:eastAsia="Aptos" w:hAnsi="Aptos" w:cs="Times New Roman"/>
                <w:sz w:val="22"/>
              </w:rPr>
            </w:pPr>
            <w:r>
              <w:rPr>
                <w:rFonts w:ascii="Aptos" w:eastAsia="Aptos" w:hAnsi="Aptos" w:cs="Times New Roman"/>
                <w:sz w:val="22"/>
              </w:rPr>
              <w:t>Bank Credit</w:t>
            </w:r>
          </w:p>
        </w:tc>
        <w:tc>
          <w:tcPr>
            <w:tcW w:w="1521" w:type="dxa"/>
            <w:vAlign w:val="center"/>
          </w:tcPr>
          <w:p w14:paraId="122628F0"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-0.11</w:t>
            </w:r>
          </w:p>
          <w:p w14:paraId="5CFD295F"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(0.12)</w:t>
            </w:r>
          </w:p>
        </w:tc>
        <w:tc>
          <w:tcPr>
            <w:tcW w:w="1568" w:type="dxa"/>
            <w:vAlign w:val="center"/>
          </w:tcPr>
          <w:p w14:paraId="77290577"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-0.00</w:t>
            </w:r>
          </w:p>
          <w:p w14:paraId="7BC38BE8"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(0.06)</w:t>
            </w:r>
          </w:p>
        </w:tc>
        <w:tc>
          <w:tcPr>
            <w:tcW w:w="1568" w:type="dxa"/>
            <w:vAlign w:val="center"/>
          </w:tcPr>
          <w:p w14:paraId="17DB2FDB"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-1.78</w:t>
            </w:r>
          </w:p>
          <w:p w14:paraId="4EC79FAD"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(1.15)</w:t>
            </w:r>
          </w:p>
        </w:tc>
        <w:tc>
          <w:tcPr>
            <w:tcW w:w="1568" w:type="dxa"/>
            <w:vAlign w:val="center"/>
          </w:tcPr>
          <w:p w14:paraId="5B4595C0"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0.06</w:t>
            </w:r>
          </w:p>
          <w:p w14:paraId="178EC1CA"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(0.21)</w:t>
            </w:r>
          </w:p>
        </w:tc>
        <w:tc>
          <w:tcPr>
            <w:tcW w:w="1373" w:type="dxa"/>
            <w:vAlign w:val="center"/>
          </w:tcPr>
          <w:p w14:paraId="5AAD3075"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-0.16</w:t>
            </w:r>
          </w:p>
          <w:p w14:paraId="4128DCAF"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(0.26)</w:t>
            </w:r>
          </w:p>
        </w:tc>
      </w:tr>
      <w:tr w:rsidR="00A066E7" w:rsidRPr="00392761" w14:paraId="759CE529" w14:textId="77777777" w:rsidTr="00392761">
        <w:trPr>
          <w:trHeight w:val="576"/>
        </w:trPr>
        <w:tc>
          <w:tcPr>
            <w:tcW w:w="1762" w:type="dxa"/>
            <w:vAlign w:val="center"/>
          </w:tcPr>
          <w:p w14:paraId="3BC9C0E1" w14:textId="77777777" w:rsidR="00A066E7" w:rsidRPr="00392761" w:rsidRDefault="00A066E7" w:rsidP="00392761">
            <w:pPr>
              <w:spacing w:before="0" w:after="0" w:line="240" w:lineRule="auto"/>
              <w:rPr>
                <w:rFonts w:ascii="Aptos" w:eastAsia="Aptos" w:hAnsi="Aptos" w:cs="Times New Roman"/>
                <w:sz w:val="22"/>
              </w:rPr>
            </w:pPr>
            <w:r>
              <w:rPr>
                <w:rFonts w:ascii="Aptos" w:eastAsia="Aptos" w:hAnsi="Aptos" w:cs="Times New Roman"/>
                <w:sz w:val="22"/>
              </w:rPr>
              <w:t>Net worth</w:t>
            </w:r>
          </w:p>
        </w:tc>
        <w:tc>
          <w:tcPr>
            <w:tcW w:w="1521" w:type="dxa"/>
            <w:vAlign w:val="center"/>
          </w:tcPr>
          <w:p w14:paraId="45F9534D"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-0.39</w:t>
            </w:r>
            <w:r w:rsidRPr="00B70537">
              <w:rPr>
                <w:rFonts w:ascii="Aptos" w:eastAsia="Aptos" w:hAnsi="Aptos" w:cs="Times New Roman"/>
                <w:sz w:val="20"/>
                <w:szCs w:val="20"/>
              </w:rPr>
              <w:t>***</w:t>
            </w:r>
          </w:p>
          <w:p w14:paraId="08FD8977"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(0.13)</w:t>
            </w:r>
          </w:p>
        </w:tc>
        <w:tc>
          <w:tcPr>
            <w:tcW w:w="1568" w:type="dxa"/>
            <w:vAlign w:val="center"/>
          </w:tcPr>
          <w:p w14:paraId="018F6191"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0.11</w:t>
            </w:r>
            <w:r w:rsidRPr="00B70537">
              <w:rPr>
                <w:rFonts w:ascii="Aptos" w:eastAsia="Aptos" w:hAnsi="Aptos" w:cs="Times New Roman"/>
                <w:sz w:val="20"/>
                <w:szCs w:val="20"/>
              </w:rPr>
              <w:t>*</w:t>
            </w:r>
          </w:p>
          <w:p w14:paraId="749EA827"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(0.06)</w:t>
            </w:r>
          </w:p>
        </w:tc>
        <w:tc>
          <w:tcPr>
            <w:tcW w:w="1568" w:type="dxa"/>
            <w:vAlign w:val="center"/>
          </w:tcPr>
          <w:p w14:paraId="05A5CE05"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2.82</w:t>
            </w:r>
            <w:r w:rsidRPr="00B70537">
              <w:rPr>
                <w:rFonts w:ascii="Aptos" w:eastAsia="Aptos" w:hAnsi="Aptos" w:cs="Times New Roman"/>
                <w:sz w:val="20"/>
                <w:szCs w:val="20"/>
              </w:rPr>
              <w:t>**</w:t>
            </w:r>
          </w:p>
          <w:p w14:paraId="44DD3968"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(1.22)</w:t>
            </w:r>
          </w:p>
        </w:tc>
        <w:tc>
          <w:tcPr>
            <w:tcW w:w="1568" w:type="dxa"/>
            <w:vAlign w:val="center"/>
          </w:tcPr>
          <w:p w14:paraId="75F02F55"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-0.07</w:t>
            </w:r>
          </w:p>
          <w:p w14:paraId="1A54C6F1"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(0.22)</w:t>
            </w:r>
          </w:p>
        </w:tc>
        <w:tc>
          <w:tcPr>
            <w:tcW w:w="1373" w:type="dxa"/>
            <w:vAlign w:val="center"/>
          </w:tcPr>
          <w:p w14:paraId="4160D727"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-0.35</w:t>
            </w:r>
          </w:p>
          <w:p w14:paraId="3B2AD793"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(0.28)</w:t>
            </w:r>
          </w:p>
        </w:tc>
      </w:tr>
      <w:tr w:rsidR="00A066E7" w:rsidRPr="00392761" w14:paraId="6D874746" w14:textId="77777777" w:rsidTr="00392761">
        <w:trPr>
          <w:trHeight w:val="576"/>
        </w:trPr>
        <w:tc>
          <w:tcPr>
            <w:tcW w:w="1762" w:type="dxa"/>
            <w:vAlign w:val="center"/>
          </w:tcPr>
          <w:p w14:paraId="1F105008" w14:textId="77777777" w:rsidR="00A066E7" w:rsidRPr="00392761" w:rsidRDefault="00A066E7" w:rsidP="00392761">
            <w:pPr>
              <w:spacing w:before="0" w:after="0" w:line="240" w:lineRule="auto"/>
              <w:rPr>
                <w:rFonts w:ascii="Aptos" w:eastAsia="Aptos" w:hAnsi="Aptos" w:cs="Times New Roman"/>
                <w:sz w:val="22"/>
              </w:rPr>
            </w:pPr>
            <w:r>
              <w:rPr>
                <w:rFonts w:ascii="Aptos" w:eastAsia="Aptos" w:hAnsi="Aptos" w:cs="Times New Roman"/>
                <w:sz w:val="22"/>
              </w:rPr>
              <w:t>Open economy</w:t>
            </w:r>
          </w:p>
        </w:tc>
        <w:tc>
          <w:tcPr>
            <w:tcW w:w="1521" w:type="dxa"/>
            <w:tcBorders>
              <w:bottom w:val="single" w:sz="4" w:space="0" w:color="auto"/>
            </w:tcBorders>
            <w:vAlign w:val="center"/>
          </w:tcPr>
          <w:p w14:paraId="4FDAF961"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-0.04</w:t>
            </w:r>
          </w:p>
          <w:p w14:paraId="1E9DDA1A"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(0.16)</w:t>
            </w:r>
          </w:p>
        </w:tc>
        <w:tc>
          <w:tcPr>
            <w:tcW w:w="1568" w:type="dxa"/>
            <w:tcBorders>
              <w:bottom w:val="single" w:sz="4" w:space="0" w:color="auto"/>
            </w:tcBorders>
            <w:vAlign w:val="center"/>
          </w:tcPr>
          <w:p w14:paraId="28C4E573"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-0.03</w:t>
            </w:r>
          </w:p>
          <w:p w14:paraId="24A323A0"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(0.07)</w:t>
            </w:r>
          </w:p>
        </w:tc>
        <w:tc>
          <w:tcPr>
            <w:tcW w:w="1568" w:type="dxa"/>
            <w:tcBorders>
              <w:bottom w:val="single" w:sz="4" w:space="0" w:color="auto"/>
            </w:tcBorders>
            <w:vAlign w:val="center"/>
          </w:tcPr>
          <w:p w14:paraId="219A8978"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1.21</w:t>
            </w:r>
          </w:p>
          <w:p w14:paraId="409879FD"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(2.04)</w:t>
            </w:r>
          </w:p>
        </w:tc>
        <w:tc>
          <w:tcPr>
            <w:tcW w:w="1568" w:type="dxa"/>
            <w:tcBorders>
              <w:bottom w:val="single" w:sz="4" w:space="0" w:color="auto"/>
            </w:tcBorders>
            <w:vAlign w:val="center"/>
          </w:tcPr>
          <w:p w14:paraId="348CBDFF"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0.32</w:t>
            </w:r>
          </w:p>
          <w:p w14:paraId="1661A65F"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(0.26)</w:t>
            </w:r>
          </w:p>
        </w:tc>
        <w:tc>
          <w:tcPr>
            <w:tcW w:w="1373" w:type="dxa"/>
            <w:tcBorders>
              <w:bottom w:val="single" w:sz="4" w:space="0" w:color="auto"/>
            </w:tcBorders>
            <w:vAlign w:val="center"/>
          </w:tcPr>
          <w:p w14:paraId="3B384FF9" w14:textId="77777777" w:rsidR="00A066E7"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0.38</w:t>
            </w:r>
          </w:p>
          <w:p w14:paraId="7A60C58A"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(0.31)</w:t>
            </w:r>
          </w:p>
        </w:tc>
      </w:tr>
      <w:tr w:rsidR="00A066E7" w:rsidRPr="00392761" w14:paraId="622D5DE3" w14:textId="77777777" w:rsidTr="00392761">
        <w:trPr>
          <w:trHeight w:val="432"/>
        </w:trPr>
        <w:tc>
          <w:tcPr>
            <w:tcW w:w="1762" w:type="dxa"/>
            <w:tcBorders>
              <w:top w:val="single" w:sz="4" w:space="0" w:color="auto"/>
            </w:tcBorders>
            <w:vAlign w:val="center"/>
            <w:hideMark/>
          </w:tcPr>
          <w:p w14:paraId="79C64A47" w14:textId="77777777" w:rsidR="00A066E7" w:rsidRPr="00392761" w:rsidRDefault="00870E06" w:rsidP="00392761">
            <w:pPr>
              <w:spacing w:before="0" w:after="0" w:line="240" w:lineRule="auto"/>
              <w:rPr>
                <w:rFonts w:ascii="Aptos" w:eastAsia="Aptos" w:hAnsi="Aptos" w:cs="Times New Roman"/>
                <w:sz w:val="22"/>
              </w:rPr>
            </w:pPr>
            <m:oMathPara>
              <m:oMath>
                <m:sSup>
                  <m:sSupPr>
                    <m:ctrlPr>
                      <w:rPr>
                        <w:rFonts w:ascii="Cambria Math" w:eastAsia="Aptos" w:hAnsi="Cambria Math" w:cs="Times New Roman"/>
                        <w:i/>
                        <w:noProof/>
                        <w:sz w:val="22"/>
                      </w:rPr>
                    </m:ctrlPr>
                  </m:sSupPr>
                  <m:e>
                    <m:r>
                      <w:rPr>
                        <w:rFonts w:ascii="Cambria Math" w:eastAsia="Aptos" w:hAnsi="Cambria Math" w:cs="Times New Roman"/>
                        <w:noProof/>
                        <w:sz w:val="22"/>
                      </w:rPr>
                      <m:t>R</m:t>
                    </m:r>
                  </m:e>
                  <m:sup>
                    <m:r>
                      <w:rPr>
                        <w:rFonts w:ascii="Cambria Math" w:eastAsia="Aptos" w:hAnsi="Cambria Math" w:cs="Times New Roman"/>
                        <w:noProof/>
                        <w:sz w:val="22"/>
                      </w:rPr>
                      <m:t>2</m:t>
                    </m:r>
                  </m:sup>
                </m:sSup>
                <m:r>
                  <w:rPr>
                    <w:rFonts w:ascii="Cambria Math" w:eastAsia="Aptos" w:hAnsi="Cambria Math" w:cs="Times New Roman"/>
                    <w:noProof/>
                    <w:sz w:val="22"/>
                  </w:rPr>
                  <m:t xml:space="preserve"> </m:t>
                </m:r>
              </m:oMath>
            </m:oMathPara>
          </w:p>
        </w:tc>
        <w:tc>
          <w:tcPr>
            <w:tcW w:w="1521" w:type="dxa"/>
            <w:tcBorders>
              <w:top w:val="single" w:sz="4" w:space="0" w:color="auto"/>
            </w:tcBorders>
            <w:vAlign w:val="center"/>
          </w:tcPr>
          <w:p w14:paraId="471C7DC1"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0.19</w:t>
            </w:r>
          </w:p>
        </w:tc>
        <w:tc>
          <w:tcPr>
            <w:tcW w:w="1568" w:type="dxa"/>
            <w:tcBorders>
              <w:top w:val="single" w:sz="4" w:space="0" w:color="auto"/>
            </w:tcBorders>
            <w:vAlign w:val="center"/>
          </w:tcPr>
          <w:p w14:paraId="2B11279C"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0.18</w:t>
            </w:r>
          </w:p>
        </w:tc>
        <w:tc>
          <w:tcPr>
            <w:tcW w:w="1568" w:type="dxa"/>
            <w:tcBorders>
              <w:top w:val="single" w:sz="4" w:space="0" w:color="auto"/>
            </w:tcBorders>
            <w:vAlign w:val="center"/>
          </w:tcPr>
          <w:p w14:paraId="4C2964FC"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0.06</w:t>
            </w:r>
          </w:p>
        </w:tc>
        <w:tc>
          <w:tcPr>
            <w:tcW w:w="1568" w:type="dxa"/>
            <w:tcBorders>
              <w:top w:val="single" w:sz="4" w:space="0" w:color="auto"/>
            </w:tcBorders>
            <w:vAlign w:val="center"/>
          </w:tcPr>
          <w:p w14:paraId="6B14052A"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0.09</w:t>
            </w:r>
          </w:p>
        </w:tc>
        <w:tc>
          <w:tcPr>
            <w:tcW w:w="1373" w:type="dxa"/>
            <w:tcBorders>
              <w:top w:val="single" w:sz="4" w:space="0" w:color="auto"/>
            </w:tcBorders>
            <w:vAlign w:val="center"/>
          </w:tcPr>
          <w:p w14:paraId="7A17127E"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0.07</w:t>
            </w:r>
          </w:p>
        </w:tc>
      </w:tr>
      <w:tr w:rsidR="00A066E7" w:rsidRPr="00392761" w14:paraId="35704A71" w14:textId="77777777" w:rsidTr="00392761">
        <w:trPr>
          <w:trHeight w:val="432"/>
        </w:trPr>
        <w:tc>
          <w:tcPr>
            <w:tcW w:w="1762" w:type="dxa"/>
            <w:vAlign w:val="center"/>
          </w:tcPr>
          <w:p w14:paraId="0177BFE2" w14:textId="77777777" w:rsidR="00A066E7" w:rsidRPr="00392761" w:rsidRDefault="00870E06" w:rsidP="00392761">
            <w:pPr>
              <w:spacing w:before="0" w:after="0" w:line="240" w:lineRule="auto"/>
              <w:rPr>
                <w:rFonts w:ascii="Aptos" w:eastAsia="Aptos" w:hAnsi="Aptos" w:cs="Times New Roman"/>
                <w:sz w:val="22"/>
              </w:rPr>
            </w:pPr>
            <m:oMathPara>
              <m:oMath>
                <m:sSup>
                  <m:sSupPr>
                    <m:ctrlPr>
                      <w:rPr>
                        <w:rFonts w:ascii="Cambria Math" w:eastAsia="Aptos" w:hAnsi="Cambria Math" w:cs="Times New Roman"/>
                        <w:iCs/>
                        <w:noProof/>
                        <w:sz w:val="22"/>
                      </w:rPr>
                    </m:ctrlPr>
                  </m:sSupPr>
                  <m:e>
                    <m:acc>
                      <m:accPr>
                        <m:chr m:val="̅"/>
                        <m:ctrlPr>
                          <w:rPr>
                            <w:rFonts w:ascii="Cambria Math" w:eastAsia="Aptos" w:hAnsi="Cambria Math" w:cs="Times New Roman"/>
                            <w:iCs/>
                            <w:noProof/>
                            <w:sz w:val="22"/>
                          </w:rPr>
                        </m:ctrlPr>
                      </m:accPr>
                      <m:e>
                        <m:r>
                          <w:rPr>
                            <w:rFonts w:ascii="Cambria Math" w:eastAsia="Aptos" w:hAnsi="Cambria Math" w:cs="Times New Roman"/>
                            <w:noProof/>
                            <w:sz w:val="22"/>
                          </w:rPr>
                          <m:t>R</m:t>
                        </m:r>
                        <m:ctrlPr>
                          <w:rPr>
                            <w:rFonts w:ascii="Cambria Math" w:eastAsia="Aptos" w:hAnsi="Cambria Math" w:cs="Times New Roman"/>
                            <w:i/>
                            <w:noProof/>
                            <w:sz w:val="22"/>
                          </w:rPr>
                        </m:ctrlPr>
                      </m:e>
                    </m:acc>
                  </m:e>
                  <m:sup>
                    <m:r>
                      <m:rPr>
                        <m:sty m:val="p"/>
                      </m:rPr>
                      <w:rPr>
                        <w:rFonts w:ascii="Cambria Math" w:eastAsia="Aptos" w:hAnsi="Cambria Math" w:cs="Times New Roman"/>
                        <w:noProof/>
                        <w:sz w:val="22"/>
                      </w:rPr>
                      <m:t>2</m:t>
                    </m:r>
                  </m:sup>
                </m:sSup>
              </m:oMath>
            </m:oMathPara>
          </w:p>
        </w:tc>
        <w:tc>
          <w:tcPr>
            <w:tcW w:w="1521" w:type="dxa"/>
            <w:vAlign w:val="center"/>
          </w:tcPr>
          <w:p w14:paraId="6A090296"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0.15</w:t>
            </w:r>
          </w:p>
        </w:tc>
        <w:tc>
          <w:tcPr>
            <w:tcW w:w="1568" w:type="dxa"/>
            <w:vAlign w:val="center"/>
          </w:tcPr>
          <w:p w14:paraId="76B52B40"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0.14</w:t>
            </w:r>
          </w:p>
        </w:tc>
        <w:tc>
          <w:tcPr>
            <w:tcW w:w="1568" w:type="dxa"/>
            <w:vAlign w:val="center"/>
          </w:tcPr>
          <w:p w14:paraId="1F493E19"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0.01</w:t>
            </w:r>
          </w:p>
        </w:tc>
        <w:tc>
          <w:tcPr>
            <w:tcW w:w="1568" w:type="dxa"/>
            <w:vAlign w:val="center"/>
          </w:tcPr>
          <w:p w14:paraId="57E004B2"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0.05</w:t>
            </w:r>
          </w:p>
        </w:tc>
        <w:tc>
          <w:tcPr>
            <w:tcW w:w="1373" w:type="dxa"/>
            <w:vAlign w:val="center"/>
          </w:tcPr>
          <w:p w14:paraId="482102AC"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0.02</w:t>
            </w:r>
          </w:p>
        </w:tc>
      </w:tr>
      <w:tr w:rsidR="00A066E7" w:rsidRPr="00392761" w14:paraId="338BFF85" w14:textId="77777777" w:rsidTr="00392761">
        <w:trPr>
          <w:trHeight w:val="432"/>
        </w:trPr>
        <w:tc>
          <w:tcPr>
            <w:tcW w:w="1762" w:type="dxa"/>
            <w:vAlign w:val="center"/>
          </w:tcPr>
          <w:p w14:paraId="2FE48F3E" w14:textId="77777777" w:rsidR="00A066E7" w:rsidRPr="00392761" w:rsidRDefault="00870E06" w:rsidP="00392761">
            <w:pPr>
              <w:spacing w:before="0" w:after="0" w:line="240" w:lineRule="auto"/>
              <w:rPr>
                <w:rFonts w:ascii="Aptos" w:eastAsia="Calibri" w:hAnsi="Aptos" w:cs="Times New Roman"/>
                <w:iCs/>
                <w:noProof/>
                <w:sz w:val="22"/>
              </w:rPr>
            </w:pPr>
            <m:oMathPara>
              <m:oMath>
                <m:sSubSup>
                  <m:sSubSupPr>
                    <m:ctrlPr>
                      <w:rPr>
                        <w:rFonts w:ascii="Cambria Math" w:eastAsia="Aptos" w:hAnsi="Cambria Math" w:cs="Times New Roman"/>
                        <w:i/>
                        <w:noProof/>
                        <w:sz w:val="22"/>
                      </w:rPr>
                    </m:ctrlPr>
                  </m:sSubSupPr>
                  <m:e>
                    <m:r>
                      <w:rPr>
                        <w:rFonts w:ascii="Cambria Math" w:eastAsia="Aptos" w:hAnsi="Cambria Math" w:cs="Times New Roman"/>
                        <w:noProof/>
                        <w:sz w:val="22"/>
                      </w:rPr>
                      <m:t>R</m:t>
                    </m:r>
                  </m:e>
                  <m:sub>
                    <m:r>
                      <w:rPr>
                        <w:rFonts w:ascii="Cambria Math" w:eastAsia="Aptos" w:hAnsi="Cambria Math" w:cs="Times New Roman"/>
                        <w:noProof/>
                        <w:sz w:val="22"/>
                      </w:rPr>
                      <m:t>w</m:t>
                    </m:r>
                  </m:sub>
                  <m:sup>
                    <m:r>
                      <w:rPr>
                        <w:rFonts w:ascii="Cambria Math" w:eastAsia="Aptos" w:hAnsi="Cambria Math" w:cs="Times New Roman"/>
                        <w:noProof/>
                        <w:sz w:val="22"/>
                      </w:rPr>
                      <m:t>2</m:t>
                    </m:r>
                  </m:sup>
                </m:sSubSup>
              </m:oMath>
            </m:oMathPara>
          </w:p>
        </w:tc>
        <w:tc>
          <w:tcPr>
            <w:tcW w:w="1521" w:type="dxa"/>
            <w:vAlign w:val="center"/>
          </w:tcPr>
          <w:p w14:paraId="6E580E38"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0.33</w:t>
            </w:r>
          </w:p>
        </w:tc>
        <w:tc>
          <w:tcPr>
            <w:tcW w:w="1568" w:type="dxa"/>
            <w:vAlign w:val="center"/>
          </w:tcPr>
          <w:p w14:paraId="43266C3C"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0.32</w:t>
            </w:r>
          </w:p>
        </w:tc>
        <w:tc>
          <w:tcPr>
            <w:tcW w:w="1568" w:type="dxa"/>
            <w:vAlign w:val="center"/>
          </w:tcPr>
          <w:p w14:paraId="3413173C"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0.14</w:t>
            </w:r>
          </w:p>
        </w:tc>
        <w:tc>
          <w:tcPr>
            <w:tcW w:w="1568" w:type="dxa"/>
            <w:vAlign w:val="center"/>
          </w:tcPr>
          <w:p w14:paraId="5B6F1FAD"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w:t>
            </w:r>
          </w:p>
        </w:tc>
        <w:tc>
          <w:tcPr>
            <w:tcW w:w="1373" w:type="dxa"/>
            <w:vAlign w:val="center"/>
          </w:tcPr>
          <w:p w14:paraId="511F299B"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w:t>
            </w:r>
          </w:p>
        </w:tc>
      </w:tr>
      <w:tr w:rsidR="00A066E7" w:rsidRPr="00392761" w14:paraId="5B82D8FD" w14:textId="77777777" w:rsidTr="00392761">
        <w:trPr>
          <w:trHeight w:val="432"/>
        </w:trPr>
        <w:tc>
          <w:tcPr>
            <w:tcW w:w="1762" w:type="dxa"/>
            <w:vAlign w:val="center"/>
          </w:tcPr>
          <w:p w14:paraId="1CD64D7C" w14:textId="77777777" w:rsidR="00A066E7" w:rsidRPr="00392761" w:rsidRDefault="00A066E7" w:rsidP="00392761">
            <w:pPr>
              <w:spacing w:before="0" w:after="0" w:line="240" w:lineRule="auto"/>
              <w:jc w:val="center"/>
              <w:rPr>
                <w:rFonts w:ascii="Aptos" w:eastAsia="Calibri" w:hAnsi="Aptos" w:cs="Times New Roman"/>
                <w:noProof/>
                <w:sz w:val="22"/>
              </w:rPr>
            </w:pPr>
            <w:r w:rsidRPr="00392761">
              <w:rPr>
                <w:rFonts w:ascii="Aptos" w:eastAsia="Calibri" w:hAnsi="Aptos" w:cs="Times New Roman"/>
                <w:noProof/>
                <w:sz w:val="22"/>
              </w:rPr>
              <w:t>S.E.</w:t>
            </w:r>
            <w:r>
              <w:rPr>
                <w:rFonts w:ascii="Aptos" w:eastAsia="Calibri" w:hAnsi="Aptos" w:cs="Times New Roman"/>
                <w:noProof/>
                <w:sz w:val="22"/>
              </w:rPr>
              <w:t>E.</w:t>
            </w:r>
          </w:p>
        </w:tc>
        <w:tc>
          <w:tcPr>
            <w:tcW w:w="1521" w:type="dxa"/>
            <w:vAlign w:val="center"/>
          </w:tcPr>
          <w:p w14:paraId="6467626A"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1.16</w:t>
            </w:r>
          </w:p>
        </w:tc>
        <w:tc>
          <w:tcPr>
            <w:tcW w:w="1568" w:type="dxa"/>
            <w:vAlign w:val="center"/>
          </w:tcPr>
          <w:p w14:paraId="6D376A93"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0.60</w:t>
            </w:r>
          </w:p>
        </w:tc>
        <w:tc>
          <w:tcPr>
            <w:tcW w:w="1568" w:type="dxa"/>
            <w:vAlign w:val="center"/>
          </w:tcPr>
          <w:p w14:paraId="02008317"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58.0</w:t>
            </w:r>
          </w:p>
        </w:tc>
        <w:tc>
          <w:tcPr>
            <w:tcW w:w="1568" w:type="dxa"/>
            <w:vAlign w:val="center"/>
          </w:tcPr>
          <w:p w14:paraId="68B1BC3B"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2,67</w:t>
            </w:r>
          </w:p>
        </w:tc>
        <w:tc>
          <w:tcPr>
            <w:tcW w:w="1373" w:type="dxa"/>
            <w:vAlign w:val="center"/>
          </w:tcPr>
          <w:p w14:paraId="058F0A17"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3.99</w:t>
            </w:r>
          </w:p>
        </w:tc>
      </w:tr>
      <w:tr w:rsidR="00A066E7" w:rsidRPr="00392761" w14:paraId="63DAFC44" w14:textId="77777777" w:rsidTr="00392761">
        <w:trPr>
          <w:trHeight w:val="432"/>
        </w:trPr>
        <w:tc>
          <w:tcPr>
            <w:tcW w:w="1762" w:type="dxa"/>
            <w:tcBorders>
              <w:bottom w:val="single" w:sz="4" w:space="0" w:color="auto"/>
            </w:tcBorders>
            <w:vAlign w:val="center"/>
            <w:hideMark/>
          </w:tcPr>
          <w:p w14:paraId="45CB4A6F" w14:textId="77777777" w:rsidR="00A066E7" w:rsidRPr="00392761" w:rsidRDefault="00A066E7" w:rsidP="00392761">
            <w:pPr>
              <w:spacing w:before="0" w:after="0" w:line="240" w:lineRule="auto"/>
              <w:rPr>
                <w:rFonts w:ascii="Aptos" w:eastAsia="Aptos" w:hAnsi="Aptos" w:cs="Times New Roman"/>
                <w:sz w:val="22"/>
              </w:rPr>
            </w:pPr>
            <m:oMathPara>
              <m:oMath>
                <m:r>
                  <w:rPr>
                    <w:rFonts w:ascii="Cambria Math" w:eastAsia="Aptos" w:hAnsi="Cambria Math" w:cs="Times New Roman"/>
                    <w:noProof/>
                    <w:sz w:val="22"/>
                  </w:rPr>
                  <m:t>N</m:t>
                </m:r>
              </m:oMath>
            </m:oMathPara>
          </w:p>
        </w:tc>
        <w:tc>
          <w:tcPr>
            <w:tcW w:w="1521" w:type="dxa"/>
            <w:vAlign w:val="center"/>
          </w:tcPr>
          <w:p w14:paraId="22F36D13"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126</w:t>
            </w:r>
          </w:p>
        </w:tc>
        <w:tc>
          <w:tcPr>
            <w:tcW w:w="1568" w:type="dxa"/>
            <w:vAlign w:val="center"/>
          </w:tcPr>
          <w:p w14:paraId="6FAC4931"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126</w:t>
            </w:r>
          </w:p>
        </w:tc>
        <w:tc>
          <w:tcPr>
            <w:tcW w:w="1568" w:type="dxa"/>
            <w:vAlign w:val="center"/>
          </w:tcPr>
          <w:p w14:paraId="3F80CE18"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117</w:t>
            </w:r>
          </w:p>
        </w:tc>
        <w:tc>
          <w:tcPr>
            <w:tcW w:w="1568" w:type="dxa"/>
            <w:vAlign w:val="center"/>
          </w:tcPr>
          <w:p w14:paraId="4B6F3AC5"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126</w:t>
            </w:r>
          </w:p>
        </w:tc>
        <w:tc>
          <w:tcPr>
            <w:tcW w:w="1373" w:type="dxa"/>
            <w:vAlign w:val="center"/>
          </w:tcPr>
          <w:p w14:paraId="052E7F6C" w14:textId="77777777" w:rsidR="00A066E7" w:rsidRPr="00392761" w:rsidRDefault="00A066E7" w:rsidP="00392761">
            <w:pPr>
              <w:spacing w:before="0" w:after="0" w:line="240" w:lineRule="auto"/>
              <w:jc w:val="center"/>
              <w:rPr>
                <w:rFonts w:ascii="Aptos" w:eastAsia="Aptos" w:hAnsi="Aptos" w:cs="Times New Roman"/>
                <w:sz w:val="22"/>
              </w:rPr>
            </w:pPr>
            <w:r>
              <w:rPr>
                <w:rFonts w:ascii="Aptos" w:eastAsia="Aptos" w:hAnsi="Aptos" w:cs="Times New Roman"/>
                <w:sz w:val="22"/>
              </w:rPr>
              <w:t>126</w:t>
            </w:r>
          </w:p>
        </w:tc>
      </w:tr>
      <w:tr w:rsidR="00A066E7" w:rsidRPr="0063773D" w14:paraId="7A25488C" w14:textId="77777777" w:rsidTr="00392761">
        <w:trPr>
          <w:trHeight w:val="432"/>
        </w:trPr>
        <w:tc>
          <w:tcPr>
            <w:tcW w:w="9360" w:type="dxa"/>
            <w:gridSpan w:val="6"/>
            <w:tcBorders>
              <w:top w:val="single" w:sz="4" w:space="0" w:color="auto"/>
              <w:bottom w:val="single" w:sz="4" w:space="0" w:color="auto"/>
            </w:tcBorders>
          </w:tcPr>
          <w:p w14:paraId="630CB915" w14:textId="77ABC360" w:rsidR="00A066E7" w:rsidRPr="0063773D" w:rsidRDefault="00A066E7" w:rsidP="00392761">
            <w:pPr>
              <w:spacing w:before="0" w:after="0" w:line="240" w:lineRule="auto"/>
              <w:rPr>
                <w:rFonts w:ascii="Aptos" w:eastAsia="Aptos" w:hAnsi="Aptos" w:cs="Times New Roman"/>
                <w:sz w:val="20"/>
                <w:szCs w:val="20"/>
              </w:rPr>
            </w:pPr>
            <w:r w:rsidRPr="001D7714">
              <w:rPr>
                <w:rFonts w:ascii="Aptos" w:eastAsia="Aptos" w:hAnsi="Aptos" w:cs="Times New Roman"/>
                <w:sz w:val="20"/>
                <w:szCs w:val="20"/>
              </w:rPr>
              <w:t xml:space="preserve">Notes: † Robust </w:t>
            </w:r>
            <w:r>
              <w:rPr>
                <w:rFonts w:ascii="Aptos" w:eastAsia="Aptos" w:hAnsi="Aptos" w:cs="Times New Roman"/>
                <w:sz w:val="20"/>
                <w:szCs w:val="20"/>
              </w:rPr>
              <w:t xml:space="preserve">least squares.  Robust </w:t>
            </w:r>
            <w:r w:rsidRPr="001D7714">
              <w:rPr>
                <w:rFonts w:ascii="Aptos" w:eastAsia="Aptos" w:hAnsi="Aptos" w:cs="Times New Roman"/>
                <w:sz w:val="20"/>
                <w:szCs w:val="20"/>
              </w:rPr>
              <w:t xml:space="preserve">standard errors in parentheses. RLS settings: M-estimation, </w:t>
            </w:r>
            <w:proofErr w:type="spellStart"/>
            <w:r w:rsidRPr="001D7714">
              <w:rPr>
                <w:rFonts w:ascii="Aptos" w:eastAsia="Aptos" w:hAnsi="Aptos" w:cs="Times New Roman"/>
                <w:sz w:val="20"/>
                <w:szCs w:val="20"/>
              </w:rPr>
              <w:t>bisquare</w:t>
            </w:r>
            <w:proofErr w:type="spellEnd"/>
            <w:r w:rsidRPr="001D7714">
              <w:rPr>
                <w:rFonts w:ascii="Aptos" w:eastAsia="Aptos" w:hAnsi="Aptos" w:cs="Times New Roman"/>
                <w:sz w:val="20"/>
                <w:szCs w:val="20"/>
              </w:rPr>
              <w:t xml:space="preserve"> with tuning=4.685, </w:t>
            </w:r>
            <w:r>
              <w:rPr>
                <w:rFonts w:ascii="Aptos" w:eastAsia="Aptos" w:hAnsi="Aptos" w:cs="Times New Roman"/>
                <w:sz w:val="20"/>
                <w:szCs w:val="20"/>
              </w:rPr>
              <w:t>Huber</w:t>
            </w:r>
            <w:r w:rsidRPr="001D7714">
              <w:rPr>
                <w:rFonts w:ascii="Aptos" w:eastAsia="Aptos" w:hAnsi="Aptos" w:cs="Times New Roman"/>
                <w:sz w:val="20"/>
                <w:szCs w:val="20"/>
              </w:rPr>
              <w:t xml:space="preserve"> scaling. †† Negative binomial</w:t>
            </w:r>
            <w:ins w:id="341" w:author="Robert Tetlow" w:date="2025-09-01T12:06:00Z" w16du:dateUtc="2025-09-01T16:06:00Z">
              <w:r w:rsidR="00412533">
                <w:rPr>
                  <w:rFonts w:ascii="Aptos" w:eastAsia="Aptos" w:hAnsi="Aptos" w:cs="Times New Roman"/>
                  <w:sz w:val="20"/>
                  <w:szCs w:val="20"/>
                </w:rPr>
                <w:t xml:space="preserve"> QML</w:t>
              </w:r>
            </w:ins>
            <w:r w:rsidRPr="001D7714">
              <w:rPr>
                <w:rFonts w:ascii="Aptos" w:eastAsia="Aptos" w:hAnsi="Aptos" w:cs="Times New Roman"/>
                <w:sz w:val="20"/>
                <w:szCs w:val="20"/>
              </w:rPr>
              <w:t xml:space="preserve"> regressions,</w:t>
            </w:r>
            <w:ins w:id="342" w:author="Robert Tetlow" w:date="2025-09-01T12:06:00Z" w16du:dateUtc="2025-09-01T16:06:00Z">
              <w:r w:rsidR="00412533">
                <w:rPr>
                  <w:rFonts w:ascii="Aptos" w:eastAsia="Aptos" w:hAnsi="Aptos" w:cs="Times New Roman"/>
                  <w:sz w:val="20"/>
                  <w:szCs w:val="20"/>
                </w:rPr>
                <w:t xml:space="preserve"> corrected for overdispersion where appropriate</w:t>
              </w:r>
              <w:r w:rsidR="00412533" w:rsidRPr="001D7714">
                <w:rPr>
                  <w:rFonts w:ascii="Aptos" w:eastAsia="Aptos" w:hAnsi="Aptos" w:cs="Times New Roman"/>
                  <w:sz w:val="20"/>
                  <w:szCs w:val="20"/>
                </w:rPr>
                <w:t>,</w:t>
              </w:r>
            </w:ins>
            <w:r w:rsidRPr="001D7714">
              <w:rPr>
                <w:rFonts w:ascii="Aptos" w:eastAsia="Aptos" w:hAnsi="Aptos" w:cs="Times New Roman"/>
                <w:sz w:val="20"/>
                <w:szCs w:val="20"/>
              </w:rPr>
              <w:t xml:space="preserve"> </w:t>
            </w:r>
            <w:del w:id="343" w:author="Robert Tetlow" w:date="2025-09-01T12:06:00Z" w16du:dateUtc="2025-09-01T16:06:00Z">
              <w:r w:rsidDel="00412533">
                <w:rPr>
                  <w:rFonts w:ascii="Aptos" w:eastAsia="Aptos" w:hAnsi="Aptos" w:cs="Times New Roman"/>
                  <w:sz w:val="20"/>
                  <w:szCs w:val="20"/>
                </w:rPr>
                <w:delText xml:space="preserve">QML, </w:delText>
              </w:r>
            </w:del>
            <w:r>
              <w:rPr>
                <w:rFonts w:ascii="Aptos" w:eastAsia="Aptos" w:hAnsi="Aptos" w:cs="Times New Roman"/>
                <w:sz w:val="20"/>
                <w:szCs w:val="20"/>
              </w:rPr>
              <w:t>GLM covariances.  Regressions include d</w:t>
            </w:r>
            <w:r w:rsidRPr="0048148A">
              <w:rPr>
                <w:rFonts w:ascii="Aptos" w:eastAsia="Aptos" w:hAnsi="Aptos" w:cs="Times New Roman"/>
                <w:sz w:val="20"/>
                <w:szCs w:val="20"/>
              </w:rPr>
              <w:t>ummy variables for policy rules and for estimated models</w:t>
            </w:r>
            <w:r>
              <w:rPr>
                <w:rFonts w:ascii="Aptos" w:eastAsia="Aptos" w:hAnsi="Aptos" w:cs="Times New Roman"/>
                <w:sz w:val="20"/>
                <w:szCs w:val="20"/>
              </w:rPr>
              <w:t xml:space="preserve"> as controls.  </w:t>
            </w:r>
            <w:proofErr w:type="gramStart"/>
            <w:r w:rsidRPr="001D7714">
              <w:rPr>
                <w:rFonts w:ascii="Aptos" w:eastAsia="Aptos" w:hAnsi="Aptos" w:cs="Times New Roman"/>
                <w:sz w:val="20"/>
                <w:szCs w:val="20"/>
              </w:rPr>
              <w:t>*,**,*</w:t>
            </w:r>
            <w:proofErr w:type="gramEnd"/>
            <w:r w:rsidRPr="001D7714">
              <w:rPr>
                <w:rFonts w:ascii="Aptos" w:eastAsia="Aptos" w:hAnsi="Aptos" w:cs="Times New Roman"/>
                <w:sz w:val="20"/>
                <w:szCs w:val="20"/>
              </w:rPr>
              <w:t>** indicate statistical significance at 10, 5, and 1 percent, respectively.  See Table 1 for definitions of variables.</w:t>
            </w:r>
          </w:p>
        </w:tc>
      </w:tr>
    </w:tbl>
    <w:p w14:paraId="124E1E27" w14:textId="77777777" w:rsidR="00A066E7" w:rsidRDefault="00A066E7" w:rsidP="00A9279A">
      <w:pPr>
        <w:spacing w:before="100" w:beforeAutospacing="1" w:after="100" w:afterAutospacing="1" w:line="240" w:lineRule="auto"/>
        <w:rPr>
          <w:rFonts w:ascii="Aptos" w:eastAsia="Aptos" w:hAnsi="Aptos" w:cs="Times New Roman"/>
          <w:kern w:val="2"/>
          <w:szCs w:val="24"/>
          <w14:ligatures w14:val="standardContextual"/>
        </w:rPr>
      </w:pPr>
    </w:p>
    <w:p w14:paraId="5F632768" w14:textId="5ABE27FB" w:rsidR="00A066E7" w:rsidRDefault="00A066E7">
      <w:pPr>
        <w:spacing w:before="0" w:after="160" w:line="259" w:lineRule="auto"/>
        <w:rPr>
          <w:rFonts w:ascii="Aptos" w:eastAsia="Aptos" w:hAnsi="Aptos" w:cs="Times New Roman"/>
          <w:kern w:val="2"/>
          <w:szCs w:val="24"/>
          <w14:ligatures w14:val="standardContextual"/>
        </w:rPr>
      </w:pPr>
      <w:r>
        <w:rPr>
          <w:rFonts w:ascii="Aptos" w:eastAsia="Aptos" w:hAnsi="Aptos" w:cs="Times New Roman"/>
          <w:kern w:val="2"/>
          <w:szCs w:val="24"/>
          <w14:ligatures w14:val="standardContextual"/>
        </w:rPr>
        <w:br w:type="page"/>
      </w:r>
    </w:p>
    <w:p w14:paraId="4C10A9F7" w14:textId="77777777" w:rsidR="00A066E7" w:rsidRDefault="00A066E7" w:rsidP="00A9279A">
      <w:pPr>
        <w:spacing w:before="100" w:beforeAutospacing="1" w:after="100" w:afterAutospacing="1" w:line="240" w:lineRule="auto"/>
        <w:rPr>
          <w:rFonts w:ascii="Aptos" w:eastAsia="Aptos" w:hAnsi="Aptos" w:cs="Times New Roman"/>
          <w:kern w:val="2"/>
          <w:szCs w:val="24"/>
          <w14:ligatures w14:val="standardContextual"/>
        </w:rPr>
      </w:pPr>
    </w:p>
    <w:tbl>
      <w:tblPr>
        <w:tblStyle w:val="TableGrid5"/>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1414"/>
        <w:gridCol w:w="1414"/>
        <w:gridCol w:w="1414"/>
        <w:gridCol w:w="1406"/>
        <w:gridCol w:w="1414"/>
      </w:tblGrid>
      <w:tr w:rsidR="004B5EB0" w:rsidRPr="0063773D" w14:paraId="6AA284C5" w14:textId="77777777" w:rsidTr="00392761">
        <w:trPr>
          <w:trHeight w:val="432"/>
        </w:trPr>
        <w:tc>
          <w:tcPr>
            <w:tcW w:w="9360" w:type="dxa"/>
            <w:gridSpan w:val="6"/>
            <w:tcBorders>
              <w:top w:val="single" w:sz="4" w:space="0" w:color="auto"/>
            </w:tcBorders>
            <w:shd w:val="clear" w:color="auto" w:fill="FFFFFF"/>
          </w:tcPr>
          <w:p w14:paraId="6C23D4A1" w14:textId="6DD7D199" w:rsidR="004B5EB0" w:rsidRPr="00CE01C1" w:rsidRDefault="004B5EB0" w:rsidP="00392761">
            <w:pPr>
              <w:spacing w:after="0" w:line="240" w:lineRule="auto"/>
              <w:jc w:val="center"/>
              <w:rPr>
                <w:rFonts w:ascii="Aptos" w:eastAsia="Aptos" w:hAnsi="Aptos" w:cs="Times New Roman"/>
                <w:sz w:val="22"/>
              </w:rPr>
            </w:pPr>
            <w:r w:rsidRPr="00CE01C1">
              <w:rPr>
                <w:rFonts w:ascii="Aptos" w:eastAsia="Aptos" w:hAnsi="Aptos" w:cs="Times New Roman"/>
                <w:sz w:val="22"/>
              </w:rPr>
              <w:t xml:space="preserve">Table </w:t>
            </w:r>
            <w:r>
              <w:rPr>
                <w:rFonts w:ascii="Aptos" w:eastAsia="Aptos" w:hAnsi="Aptos" w:cs="Times New Roman"/>
                <w:sz w:val="22"/>
              </w:rPr>
              <w:t>B</w:t>
            </w:r>
            <w:r w:rsidR="00A066E7">
              <w:rPr>
                <w:rFonts w:ascii="Aptos" w:eastAsia="Aptos" w:hAnsi="Aptos" w:cs="Times New Roman"/>
                <w:sz w:val="22"/>
              </w:rPr>
              <w:t>5</w:t>
            </w:r>
          </w:p>
          <w:p w14:paraId="35A1225E" w14:textId="77777777" w:rsidR="004B5EB0" w:rsidRPr="00CE01C1" w:rsidRDefault="004B5EB0" w:rsidP="00392761">
            <w:pPr>
              <w:spacing w:before="0" w:after="0" w:line="240" w:lineRule="auto"/>
              <w:jc w:val="center"/>
              <w:rPr>
                <w:rFonts w:ascii="Aptos" w:eastAsia="Aptos" w:hAnsi="Aptos" w:cs="Times New Roman"/>
                <w:b/>
                <w:bCs/>
                <w:sz w:val="22"/>
                <w:u w:val="single"/>
              </w:rPr>
            </w:pPr>
            <w:r w:rsidRPr="00CE01C1">
              <w:rPr>
                <w:rFonts w:ascii="Aptos" w:eastAsia="Aptos" w:hAnsi="Aptos" w:cs="Times New Roman"/>
                <w:b/>
                <w:bCs/>
                <w:sz w:val="22"/>
                <w:u w:val="single"/>
              </w:rPr>
              <w:t>Effects of</w:t>
            </w:r>
            <w:r>
              <w:rPr>
                <w:rFonts w:ascii="Aptos" w:eastAsia="Aptos" w:hAnsi="Aptos" w:cs="Times New Roman"/>
                <w:b/>
                <w:bCs/>
                <w:sz w:val="22"/>
                <w:u w:val="single"/>
              </w:rPr>
              <w:t xml:space="preserve"> Non-Model</w:t>
            </w:r>
            <w:r w:rsidRPr="00CE01C1">
              <w:rPr>
                <w:rFonts w:ascii="Aptos" w:eastAsia="Aptos" w:hAnsi="Aptos" w:cs="Times New Roman"/>
                <w:b/>
                <w:bCs/>
                <w:sz w:val="22"/>
                <w:u w:val="single"/>
              </w:rPr>
              <w:t xml:space="preserve"> Properties on Macro Outcomes</w:t>
            </w:r>
          </w:p>
          <w:p w14:paraId="01B04FFC" w14:textId="77777777" w:rsidR="004B5EB0" w:rsidRPr="00CE01C1" w:rsidRDefault="004B5EB0" w:rsidP="00507DDB">
            <w:pPr>
              <w:spacing w:before="0" w:line="240" w:lineRule="auto"/>
              <w:jc w:val="center"/>
              <w:rPr>
                <w:rFonts w:ascii="Aptos" w:eastAsia="Aptos" w:hAnsi="Aptos" w:cs="Times New Roman"/>
                <w:sz w:val="20"/>
                <w:szCs w:val="20"/>
              </w:rPr>
            </w:pPr>
            <w:r w:rsidRPr="00CE01C1">
              <w:rPr>
                <w:rFonts w:ascii="Aptos" w:eastAsia="Aptos" w:hAnsi="Aptos" w:cs="Times New Roman"/>
                <w:sz w:val="20"/>
                <w:szCs w:val="20"/>
              </w:rPr>
              <w:t>(</w:t>
            </w:r>
            <w:r>
              <w:rPr>
                <w:rFonts w:ascii="Aptos" w:eastAsia="Aptos" w:hAnsi="Aptos" w:cs="Times New Roman"/>
                <w:sz w:val="20"/>
                <w:szCs w:val="20"/>
              </w:rPr>
              <w:t>estimated models</w:t>
            </w:r>
            <w:r w:rsidRPr="00CE01C1">
              <w:rPr>
                <w:rFonts w:ascii="Aptos" w:eastAsia="Aptos" w:hAnsi="Aptos" w:cs="Times New Roman"/>
                <w:sz w:val="20"/>
                <w:szCs w:val="20"/>
              </w:rPr>
              <w:t>)</w:t>
            </w:r>
          </w:p>
          <w:p w14:paraId="63F9363C" w14:textId="6867FD03" w:rsidR="004B5EB0" w:rsidRPr="00CE01C1" w:rsidRDefault="004B5EB0" w:rsidP="00392761">
            <w:pPr>
              <w:spacing w:after="0" w:line="240" w:lineRule="auto"/>
              <w:jc w:val="center"/>
              <w:rPr>
                <w:rFonts w:ascii="Aptos" w:eastAsia="Aptos" w:hAnsi="Aptos" w:cs="Times New Roman"/>
                <w:sz w:val="22"/>
              </w:rPr>
            </w:pPr>
            <w:r w:rsidRPr="00CE01C1">
              <w:rPr>
                <w:rFonts w:ascii="Aptos" w:eastAsia="Aptos" w:hAnsi="Aptos" w:cs="Times New Roman"/>
                <w:sz w:val="22"/>
              </w:rPr>
              <w:t xml:space="preserve">                                                           </w:t>
            </w:r>
            <w:r w:rsidR="00507DDB">
              <w:rPr>
                <w:rFonts w:ascii="Aptos" w:eastAsia="Aptos" w:hAnsi="Aptos" w:cs="Times New Roman"/>
                <w:sz w:val="22"/>
              </w:rPr>
              <w:t xml:space="preserve">       </w:t>
            </w:r>
            <w:r w:rsidRPr="00CE01C1">
              <w:rPr>
                <w:rFonts w:ascii="Aptos" w:eastAsia="Aptos" w:hAnsi="Aptos" w:cs="Times New Roman"/>
                <w:b/>
                <w:bCs/>
                <w:sz w:val="22"/>
              </w:rPr>
              <w:t>Elasticities</w:t>
            </w:r>
            <w:r w:rsidRPr="00CE01C1">
              <w:rPr>
                <w:rFonts w:ascii="Aptos" w:hAnsi="Aptos" w:cs="Times New Roman"/>
                <w:b/>
                <w:bCs/>
                <w:sz w:val="22"/>
                <w:vertAlign w:val="superscript"/>
              </w:rPr>
              <w:t>†</w:t>
            </w:r>
            <w:r w:rsidRPr="00CE01C1">
              <w:rPr>
                <w:rFonts w:ascii="Aptos" w:eastAsia="Aptos" w:hAnsi="Aptos" w:cs="Times New Roman"/>
                <w:b/>
                <w:bCs/>
                <w:sz w:val="22"/>
              </w:rPr>
              <w:t xml:space="preserve">                                                </w:t>
            </w:r>
            <w:r w:rsidR="00507DDB">
              <w:rPr>
                <w:rFonts w:ascii="Aptos" w:eastAsia="Aptos" w:hAnsi="Aptos" w:cs="Times New Roman"/>
                <w:b/>
                <w:bCs/>
                <w:sz w:val="22"/>
              </w:rPr>
              <w:t xml:space="preserve">          </w:t>
            </w:r>
            <w:r w:rsidRPr="00CE01C1">
              <w:rPr>
                <w:rFonts w:ascii="Aptos" w:eastAsia="Aptos" w:hAnsi="Aptos" w:cs="Times New Roman"/>
                <w:b/>
                <w:bCs/>
                <w:sz w:val="22"/>
              </w:rPr>
              <w:t>Timing</w:t>
            </w:r>
            <w:r w:rsidRPr="00CE01C1">
              <w:rPr>
                <w:rFonts w:ascii="Aptos" w:hAnsi="Aptos" w:cs="Times New Roman"/>
                <w:b/>
                <w:bCs/>
                <w:sz w:val="22"/>
                <w:vertAlign w:val="superscript"/>
              </w:rPr>
              <w:t>††</w:t>
            </w:r>
          </w:p>
        </w:tc>
      </w:tr>
      <w:tr w:rsidR="004B5EB0" w:rsidRPr="0063773D" w14:paraId="0CE0019B" w14:textId="77777777" w:rsidTr="00392761">
        <w:trPr>
          <w:trHeight w:val="495"/>
        </w:trPr>
        <w:tc>
          <w:tcPr>
            <w:tcW w:w="2298" w:type="dxa"/>
            <w:tcBorders>
              <w:bottom w:val="single" w:sz="4" w:space="0" w:color="auto"/>
            </w:tcBorders>
            <w:shd w:val="pct10" w:color="auto" w:fill="FFFFFF"/>
          </w:tcPr>
          <w:p w14:paraId="77CC7CC3" w14:textId="77777777" w:rsidR="004B5EB0" w:rsidRPr="0063773D" w:rsidRDefault="004B5EB0" w:rsidP="00392761">
            <w:pPr>
              <w:spacing w:before="0" w:after="0" w:line="240" w:lineRule="auto"/>
              <w:jc w:val="center"/>
              <w:rPr>
                <w:rFonts w:ascii="Aptos" w:eastAsia="Aptos" w:hAnsi="Aptos" w:cs="Times New Roman"/>
                <w:sz w:val="20"/>
                <w:szCs w:val="20"/>
              </w:rPr>
            </w:pPr>
          </w:p>
        </w:tc>
        <w:tc>
          <w:tcPr>
            <w:tcW w:w="1414" w:type="dxa"/>
            <w:tcBorders>
              <w:bottom w:val="single" w:sz="4" w:space="0" w:color="auto"/>
            </w:tcBorders>
            <w:shd w:val="pct10" w:color="auto" w:fill="FFFFFF"/>
            <w:vAlign w:val="center"/>
            <w:hideMark/>
          </w:tcPr>
          <w:p w14:paraId="7ADB4710" w14:textId="77777777" w:rsidR="004B5EB0" w:rsidRPr="00F97B94" w:rsidRDefault="004B5EB0"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y-slope</w:t>
            </w:r>
          </w:p>
        </w:tc>
        <w:tc>
          <w:tcPr>
            <w:tcW w:w="1414" w:type="dxa"/>
            <w:tcBorders>
              <w:bottom w:val="single" w:sz="4" w:space="0" w:color="auto"/>
            </w:tcBorders>
            <w:shd w:val="pct10" w:color="auto" w:fill="FFFFFF"/>
            <w:vAlign w:val="center"/>
            <w:hideMark/>
          </w:tcPr>
          <w:p w14:paraId="49422553" w14:textId="77777777" w:rsidR="004B5EB0" w:rsidRPr="00F97B94" w:rsidRDefault="004B5EB0"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π-slope</w:t>
            </w:r>
          </w:p>
        </w:tc>
        <w:tc>
          <w:tcPr>
            <w:tcW w:w="1414" w:type="dxa"/>
            <w:tcBorders>
              <w:bottom w:val="single" w:sz="4" w:space="0" w:color="auto"/>
            </w:tcBorders>
            <w:shd w:val="pct10" w:color="auto" w:fill="FFFFFF"/>
            <w:vAlign w:val="center"/>
          </w:tcPr>
          <w:p w14:paraId="099ECC61" w14:textId="77777777" w:rsidR="004B5EB0" w:rsidRPr="00F97B94" w:rsidRDefault="004B5EB0" w:rsidP="00392761">
            <w:pPr>
              <w:spacing w:before="0" w:after="0" w:line="240" w:lineRule="auto"/>
              <w:jc w:val="center"/>
              <w:rPr>
                <w:rFonts w:ascii="Aptos" w:eastAsia="Aptos" w:hAnsi="Aptos" w:cs="Times New Roman"/>
                <w:i/>
                <w:iCs/>
                <w:sz w:val="22"/>
              </w:rPr>
            </w:pPr>
            <w:proofErr w:type="spellStart"/>
            <w:r w:rsidRPr="00F97B94">
              <w:rPr>
                <w:rFonts w:ascii="Aptos" w:eastAsia="Aptos" w:hAnsi="Aptos" w:cs="Times New Roman"/>
                <w:i/>
                <w:iCs/>
                <w:sz w:val="22"/>
              </w:rPr>
              <w:t>sacratio</w:t>
            </w:r>
            <w:proofErr w:type="spellEnd"/>
          </w:p>
        </w:tc>
        <w:tc>
          <w:tcPr>
            <w:tcW w:w="1406" w:type="dxa"/>
            <w:tcBorders>
              <w:bottom w:val="single" w:sz="4" w:space="0" w:color="auto"/>
            </w:tcBorders>
            <w:shd w:val="pct10" w:color="auto" w:fill="FFFFFF"/>
            <w:vAlign w:val="center"/>
          </w:tcPr>
          <w:p w14:paraId="2C1355F1" w14:textId="77777777" w:rsidR="004B5EB0" w:rsidRPr="00F97B94" w:rsidRDefault="004B5EB0"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y-timing</w:t>
            </w:r>
          </w:p>
        </w:tc>
        <w:tc>
          <w:tcPr>
            <w:tcW w:w="1414" w:type="dxa"/>
            <w:tcBorders>
              <w:bottom w:val="single" w:sz="4" w:space="0" w:color="auto"/>
            </w:tcBorders>
            <w:shd w:val="pct10" w:color="auto" w:fill="FFFFFF"/>
            <w:vAlign w:val="center"/>
          </w:tcPr>
          <w:p w14:paraId="7CD4DAEF" w14:textId="77777777" w:rsidR="004B5EB0" w:rsidRPr="00F97B94" w:rsidRDefault="004B5EB0" w:rsidP="00392761">
            <w:pPr>
              <w:spacing w:before="0" w:after="0" w:line="240" w:lineRule="auto"/>
              <w:jc w:val="center"/>
              <w:rPr>
                <w:rFonts w:ascii="Aptos" w:eastAsia="Aptos" w:hAnsi="Aptos" w:cs="Times New Roman"/>
                <w:i/>
                <w:iCs/>
                <w:sz w:val="22"/>
              </w:rPr>
            </w:pPr>
            <w:r w:rsidRPr="00F97B94">
              <w:rPr>
                <w:rFonts w:ascii="Aptos" w:eastAsia="Aptos" w:hAnsi="Aptos" w:cs="Times New Roman"/>
                <w:i/>
                <w:iCs/>
                <w:sz w:val="22"/>
              </w:rPr>
              <w:t>π-timing</w:t>
            </w:r>
          </w:p>
        </w:tc>
      </w:tr>
      <w:tr w:rsidR="004B5EB0" w:rsidRPr="00392761" w14:paraId="40387757" w14:textId="77777777" w:rsidTr="00392761">
        <w:trPr>
          <w:trHeight w:val="576"/>
        </w:trPr>
        <w:tc>
          <w:tcPr>
            <w:tcW w:w="2298" w:type="dxa"/>
            <w:vAlign w:val="center"/>
          </w:tcPr>
          <w:p w14:paraId="08AA57AD" w14:textId="77777777" w:rsidR="004B5EB0" w:rsidRPr="00392761" w:rsidRDefault="004B5EB0" w:rsidP="00392761">
            <w:pPr>
              <w:spacing w:before="0" w:after="0" w:line="240" w:lineRule="auto"/>
              <w:rPr>
                <w:rFonts w:ascii="Aptos" w:eastAsia="Aptos" w:hAnsi="Aptos" w:cs="Times New Roman"/>
                <w:sz w:val="22"/>
              </w:rPr>
            </w:pPr>
            <w:r>
              <w:rPr>
                <w:rFonts w:ascii="Aptos" w:eastAsia="Aptos" w:hAnsi="Aptos" w:cs="Times New Roman"/>
                <w:sz w:val="22"/>
              </w:rPr>
              <w:t>Central bank authors</w:t>
            </w:r>
          </w:p>
        </w:tc>
        <w:tc>
          <w:tcPr>
            <w:tcW w:w="1414" w:type="dxa"/>
            <w:vAlign w:val="center"/>
          </w:tcPr>
          <w:p w14:paraId="09F23C73"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-0.38</w:t>
            </w:r>
            <w:r w:rsidRPr="00BB0357">
              <w:rPr>
                <w:rFonts w:ascii="Aptos" w:eastAsia="Aptos" w:hAnsi="Aptos" w:cs="Times New Roman"/>
                <w:sz w:val="20"/>
                <w:szCs w:val="20"/>
              </w:rPr>
              <w:t>***</w:t>
            </w:r>
          </w:p>
          <w:p w14:paraId="2D05CEE3"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(0.10)</w:t>
            </w:r>
          </w:p>
        </w:tc>
        <w:tc>
          <w:tcPr>
            <w:tcW w:w="1414" w:type="dxa"/>
            <w:vAlign w:val="center"/>
          </w:tcPr>
          <w:p w14:paraId="52DE9C67"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0.02</w:t>
            </w:r>
          </w:p>
          <w:p w14:paraId="4122EF43"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(0.05)</w:t>
            </w:r>
          </w:p>
        </w:tc>
        <w:tc>
          <w:tcPr>
            <w:tcW w:w="1414" w:type="dxa"/>
            <w:vAlign w:val="center"/>
          </w:tcPr>
          <w:p w14:paraId="7441C0FE"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2.32</w:t>
            </w:r>
            <w:r w:rsidRPr="00235296">
              <w:rPr>
                <w:rFonts w:ascii="Aptos" w:eastAsia="Aptos" w:hAnsi="Aptos" w:cs="Times New Roman"/>
                <w:sz w:val="20"/>
                <w:szCs w:val="20"/>
              </w:rPr>
              <w:t>***</w:t>
            </w:r>
          </w:p>
          <w:p w14:paraId="1995C072"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(0.87)</w:t>
            </w:r>
          </w:p>
        </w:tc>
        <w:tc>
          <w:tcPr>
            <w:tcW w:w="1406" w:type="dxa"/>
            <w:vAlign w:val="center"/>
          </w:tcPr>
          <w:p w14:paraId="210485BF"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0.64</w:t>
            </w:r>
            <w:r w:rsidRPr="00BB0357">
              <w:rPr>
                <w:rFonts w:ascii="Aptos" w:eastAsia="Aptos" w:hAnsi="Aptos" w:cs="Times New Roman"/>
                <w:sz w:val="20"/>
                <w:szCs w:val="20"/>
              </w:rPr>
              <w:t>***</w:t>
            </w:r>
          </w:p>
          <w:p w14:paraId="458BA9EE"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(0.16)</w:t>
            </w:r>
          </w:p>
        </w:tc>
        <w:tc>
          <w:tcPr>
            <w:tcW w:w="1414" w:type="dxa"/>
            <w:vAlign w:val="center"/>
          </w:tcPr>
          <w:p w14:paraId="1A02FC7C"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0.79</w:t>
            </w:r>
            <w:r w:rsidRPr="00BB0357">
              <w:rPr>
                <w:rFonts w:ascii="Aptos" w:eastAsia="Aptos" w:hAnsi="Aptos" w:cs="Times New Roman"/>
                <w:sz w:val="20"/>
                <w:szCs w:val="20"/>
              </w:rPr>
              <w:t>***</w:t>
            </w:r>
          </w:p>
          <w:p w14:paraId="7F9CDF89"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(0.16)</w:t>
            </w:r>
          </w:p>
        </w:tc>
      </w:tr>
      <w:tr w:rsidR="004B5EB0" w:rsidRPr="00392761" w14:paraId="2BA97631" w14:textId="77777777" w:rsidTr="00392761">
        <w:trPr>
          <w:trHeight w:val="576"/>
        </w:trPr>
        <w:tc>
          <w:tcPr>
            <w:tcW w:w="2298" w:type="dxa"/>
            <w:vAlign w:val="center"/>
          </w:tcPr>
          <w:p w14:paraId="51472616" w14:textId="77777777" w:rsidR="004B5EB0" w:rsidRPr="00392761" w:rsidRDefault="004B5EB0" w:rsidP="00392761">
            <w:pPr>
              <w:spacing w:before="0" w:after="0" w:line="240" w:lineRule="auto"/>
              <w:rPr>
                <w:rFonts w:ascii="Aptos" w:eastAsia="Aptos" w:hAnsi="Aptos" w:cs="Times New Roman"/>
                <w:sz w:val="22"/>
              </w:rPr>
            </w:pPr>
            <w:r>
              <w:rPr>
                <w:rFonts w:ascii="Aptos" w:eastAsia="Aptos" w:hAnsi="Aptos" w:cs="Times New Roman"/>
                <w:sz w:val="22"/>
              </w:rPr>
              <w:t>Number of equations</w:t>
            </w:r>
          </w:p>
        </w:tc>
        <w:tc>
          <w:tcPr>
            <w:tcW w:w="1414" w:type="dxa"/>
            <w:vAlign w:val="center"/>
          </w:tcPr>
          <w:p w14:paraId="318CFFE5"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0.06</w:t>
            </w:r>
          </w:p>
          <w:p w14:paraId="0941CF3C"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(0.06)</w:t>
            </w:r>
          </w:p>
        </w:tc>
        <w:tc>
          <w:tcPr>
            <w:tcW w:w="1414" w:type="dxa"/>
            <w:vAlign w:val="center"/>
          </w:tcPr>
          <w:p w14:paraId="3CB7D882"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0.02</w:t>
            </w:r>
          </w:p>
          <w:p w14:paraId="73F9D767"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(0.03)</w:t>
            </w:r>
          </w:p>
        </w:tc>
        <w:tc>
          <w:tcPr>
            <w:tcW w:w="1414" w:type="dxa"/>
            <w:vAlign w:val="center"/>
          </w:tcPr>
          <w:p w14:paraId="52C98500"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-2.27</w:t>
            </w:r>
            <w:r w:rsidRPr="00235296">
              <w:rPr>
                <w:rFonts w:ascii="Aptos" w:eastAsia="Aptos" w:hAnsi="Aptos" w:cs="Times New Roman"/>
                <w:sz w:val="20"/>
                <w:szCs w:val="20"/>
              </w:rPr>
              <w:t>***</w:t>
            </w:r>
          </w:p>
          <w:p w14:paraId="18003123"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(0.72)</w:t>
            </w:r>
          </w:p>
        </w:tc>
        <w:tc>
          <w:tcPr>
            <w:tcW w:w="1406" w:type="dxa"/>
            <w:vAlign w:val="center"/>
          </w:tcPr>
          <w:p w14:paraId="5A69C0EA"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0.02</w:t>
            </w:r>
          </w:p>
          <w:p w14:paraId="261AA980"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(0.10)</w:t>
            </w:r>
          </w:p>
        </w:tc>
        <w:tc>
          <w:tcPr>
            <w:tcW w:w="1414" w:type="dxa"/>
            <w:vAlign w:val="center"/>
          </w:tcPr>
          <w:p w14:paraId="67E55AD4"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-0.23</w:t>
            </w:r>
            <w:r w:rsidRPr="00BB0357">
              <w:rPr>
                <w:rFonts w:ascii="Aptos" w:eastAsia="Aptos" w:hAnsi="Aptos" w:cs="Times New Roman"/>
                <w:sz w:val="20"/>
                <w:szCs w:val="20"/>
              </w:rPr>
              <w:t>***</w:t>
            </w:r>
          </w:p>
          <w:p w14:paraId="64DA7438"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(0.08)</w:t>
            </w:r>
          </w:p>
        </w:tc>
      </w:tr>
      <w:tr w:rsidR="004B5EB0" w:rsidRPr="00392761" w14:paraId="6BB63FEE" w14:textId="77777777" w:rsidTr="00392761">
        <w:trPr>
          <w:trHeight w:val="576"/>
        </w:trPr>
        <w:tc>
          <w:tcPr>
            <w:tcW w:w="2298" w:type="dxa"/>
            <w:vAlign w:val="center"/>
          </w:tcPr>
          <w:p w14:paraId="1F27F438" w14:textId="77777777" w:rsidR="004B5EB0" w:rsidRPr="00392761" w:rsidRDefault="004B5EB0" w:rsidP="00392761">
            <w:pPr>
              <w:spacing w:before="0" w:after="0" w:line="240" w:lineRule="auto"/>
              <w:rPr>
                <w:rFonts w:ascii="Aptos" w:eastAsia="Aptos" w:hAnsi="Aptos" w:cs="Times New Roman"/>
                <w:sz w:val="22"/>
              </w:rPr>
            </w:pPr>
            <w:r>
              <w:rPr>
                <w:rFonts w:ascii="Aptos" w:eastAsia="Aptos" w:hAnsi="Aptos" w:cs="Times New Roman"/>
                <w:sz w:val="22"/>
              </w:rPr>
              <w:t>Early Vintage</w:t>
            </w:r>
          </w:p>
        </w:tc>
        <w:tc>
          <w:tcPr>
            <w:tcW w:w="1414" w:type="dxa"/>
            <w:vAlign w:val="center"/>
          </w:tcPr>
          <w:p w14:paraId="5AD0C795"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 xml:space="preserve">  0.37</w:t>
            </w:r>
            <w:r w:rsidRPr="00BB0357">
              <w:rPr>
                <w:rFonts w:ascii="Aptos" w:eastAsia="Aptos" w:hAnsi="Aptos" w:cs="Times New Roman"/>
                <w:sz w:val="20"/>
                <w:szCs w:val="20"/>
              </w:rPr>
              <w:t>**</w:t>
            </w:r>
          </w:p>
          <w:p w14:paraId="168584A9"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(0.17)</w:t>
            </w:r>
          </w:p>
        </w:tc>
        <w:tc>
          <w:tcPr>
            <w:tcW w:w="1414" w:type="dxa"/>
            <w:vAlign w:val="center"/>
          </w:tcPr>
          <w:p w14:paraId="1B3EFF98"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-0.10</w:t>
            </w:r>
          </w:p>
          <w:p w14:paraId="5AE02689"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(0.09)</w:t>
            </w:r>
          </w:p>
        </w:tc>
        <w:tc>
          <w:tcPr>
            <w:tcW w:w="1414" w:type="dxa"/>
            <w:vAlign w:val="center"/>
          </w:tcPr>
          <w:p w14:paraId="64333813"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-1.30</w:t>
            </w:r>
          </w:p>
          <w:p w14:paraId="1BFB16BB"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(1.78)</w:t>
            </w:r>
          </w:p>
        </w:tc>
        <w:tc>
          <w:tcPr>
            <w:tcW w:w="1406" w:type="dxa"/>
            <w:vAlign w:val="center"/>
          </w:tcPr>
          <w:p w14:paraId="0AA3D802"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0.30</w:t>
            </w:r>
          </w:p>
          <w:p w14:paraId="4AA2708F"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(0.27)</w:t>
            </w:r>
          </w:p>
        </w:tc>
        <w:tc>
          <w:tcPr>
            <w:tcW w:w="1414" w:type="dxa"/>
            <w:vAlign w:val="center"/>
          </w:tcPr>
          <w:p w14:paraId="54C501C1"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0.94</w:t>
            </w:r>
            <w:r w:rsidRPr="00BB0357">
              <w:rPr>
                <w:rFonts w:ascii="Aptos" w:eastAsia="Aptos" w:hAnsi="Aptos" w:cs="Times New Roman"/>
                <w:sz w:val="20"/>
                <w:szCs w:val="20"/>
              </w:rPr>
              <w:t>***</w:t>
            </w:r>
          </w:p>
          <w:p w14:paraId="24E120DB"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(0.22)</w:t>
            </w:r>
          </w:p>
        </w:tc>
      </w:tr>
      <w:tr w:rsidR="004B5EB0" w:rsidRPr="00392761" w14:paraId="6D0C5539" w14:textId="77777777" w:rsidTr="00392761">
        <w:trPr>
          <w:trHeight w:val="576"/>
        </w:trPr>
        <w:tc>
          <w:tcPr>
            <w:tcW w:w="2298" w:type="dxa"/>
            <w:vAlign w:val="center"/>
          </w:tcPr>
          <w:p w14:paraId="49BF8D83" w14:textId="77777777" w:rsidR="004B5EB0" w:rsidRDefault="004B5EB0" w:rsidP="00392761">
            <w:pPr>
              <w:spacing w:before="0" w:after="0" w:line="240" w:lineRule="auto"/>
              <w:rPr>
                <w:rFonts w:ascii="Aptos" w:eastAsia="Aptos" w:hAnsi="Aptos" w:cs="Times New Roman"/>
                <w:sz w:val="22"/>
              </w:rPr>
            </w:pPr>
            <w:r>
              <w:rPr>
                <w:rFonts w:ascii="Aptos" w:eastAsia="Aptos" w:hAnsi="Aptos" w:cs="Times New Roman"/>
                <w:sz w:val="22"/>
              </w:rPr>
              <w:t>Middle Vintage</w:t>
            </w:r>
          </w:p>
        </w:tc>
        <w:tc>
          <w:tcPr>
            <w:tcW w:w="1414" w:type="dxa"/>
            <w:vAlign w:val="center"/>
          </w:tcPr>
          <w:p w14:paraId="54A4C4C3"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0.14</w:t>
            </w:r>
          </w:p>
          <w:p w14:paraId="501D5570"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(0.10)</w:t>
            </w:r>
          </w:p>
        </w:tc>
        <w:tc>
          <w:tcPr>
            <w:tcW w:w="1414" w:type="dxa"/>
            <w:vAlign w:val="center"/>
          </w:tcPr>
          <w:p w14:paraId="10639969"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-0.08</w:t>
            </w:r>
          </w:p>
          <w:p w14:paraId="5800FDF3"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(0.05)</w:t>
            </w:r>
          </w:p>
        </w:tc>
        <w:tc>
          <w:tcPr>
            <w:tcW w:w="1414" w:type="dxa"/>
            <w:vAlign w:val="center"/>
          </w:tcPr>
          <w:p w14:paraId="391B44F2"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0.52</w:t>
            </w:r>
          </w:p>
          <w:p w14:paraId="6630C071"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(1.03)</w:t>
            </w:r>
          </w:p>
        </w:tc>
        <w:tc>
          <w:tcPr>
            <w:tcW w:w="1406" w:type="dxa"/>
            <w:vAlign w:val="center"/>
          </w:tcPr>
          <w:p w14:paraId="7753A8A8"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0.03</w:t>
            </w:r>
          </w:p>
          <w:p w14:paraId="5F7A2DAA"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(0.17)</w:t>
            </w:r>
          </w:p>
        </w:tc>
        <w:tc>
          <w:tcPr>
            <w:tcW w:w="1414" w:type="dxa"/>
            <w:vAlign w:val="center"/>
          </w:tcPr>
          <w:p w14:paraId="6D36BDAE"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0.67</w:t>
            </w:r>
            <w:r w:rsidRPr="00BB0357">
              <w:rPr>
                <w:rFonts w:ascii="Aptos" w:eastAsia="Aptos" w:hAnsi="Aptos" w:cs="Times New Roman"/>
                <w:sz w:val="20"/>
                <w:szCs w:val="20"/>
              </w:rPr>
              <w:t>***</w:t>
            </w:r>
          </w:p>
          <w:p w14:paraId="68179DC4"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(0.15)</w:t>
            </w:r>
          </w:p>
        </w:tc>
      </w:tr>
      <w:tr w:rsidR="004B5EB0" w:rsidRPr="00392761" w14:paraId="778E7C9A" w14:textId="77777777" w:rsidTr="00392761">
        <w:trPr>
          <w:trHeight w:val="576"/>
        </w:trPr>
        <w:tc>
          <w:tcPr>
            <w:tcW w:w="2298" w:type="dxa"/>
            <w:vAlign w:val="center"/>
          </w:tcPr>
          <w:p w14:paraId="0D2E5090" w14:textId="77777777" w:rsidR="004B5EB0" w:rsidRPr="00392761" w:rsidRDefault="004B5EB0" w:rsidP="00392761">
            <w:pPr>
              <w:spacing w:before="0" w:after="0" w:line="240" w:lineRule="auto"/>
              <w:rPr>
                <w:rFonts w:ascii="Aptos" w:eastAsia="Aptos" w:hAnsi="Aptos" w:cs="Times New Roman"/>
                <w:sz w:val="22"/>
              </w:rPr>
            </w:pPr>
            <w:r>
              <w:rPr>
                <w:rFonts w:ascii="Aptos" w:eastAsia="Aptos" w:hAnsi="Aptos" w:cs="Times New Roman"/>
                <w:sz w:val="22"/>
              </w:rPr>
              <w:t xml:space="preserve">Early estimation </w:t>
            </w:r>
          </w:p>
        </w:tc>
        <w:tc>
          <w:tcPr>
            <w:tcW w:w="1414" w:type="dxa"/>
            <w:vAlign w:val="center"/>
          </w:tcPr>
          <w:p w14:paraId="44D56AAC"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-0.13</w:t>
            </w:r>
          </w:p>
          <w:p w14:paraId="4A6A1177"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(0.09)</w:t>
            </w:r>
          </w:p>
        </w:tc>
        <w:tc>
          <w:tcPr>
            <w:tcW w:w="1414" w:type="dxa"/>
            <w:vAlign w:val="center"/>
          </w:tcPr>
          <w:p w14:paraId="622CD8EC"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-0.04</w:t>
            </w:r>
          </w:p>
          <w:p w14:paraId="6D8AB5A4"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(0.05)</w:t>
            </w:r>
          </w:p>
        </w:tc>
        <w:tc>
          <w:tcPr>
            <w:tcW w:w="1414" w:type="dxa"/>
            <w:vAlign w:val="center"/>
          </w:tcPr>
          <w:p w14:paraId="7D674198"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0.41</w:t>
            </w:r>
          </w:p>
          <w:p w14:paraId="7D4C6F82"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(0.85)</w:t>
            </w:r>
          </w:p>
        </w:tc>
        <w:tc>
          <w:tcPr>
            <w:tcW w:w="1406" w:type="dxa"/>
            <w:vAlign w:val="center"/>
          </w:tcPr>
          <w:p w14:paraId="785EC1D6"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-0.04</w:t>
            </w:r>
          </w:p>
          <w:p w14:paraId="663F396F"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(0.15)</w:t>
            </w:r>
          </w:p>
        </w:tc>
        <w:tc>
          <w:tcPr>
            <w:tcW w:w="1414" w:type="dxa"/>
            <w:vAlign w:val="center"/>
          </w:tcPr>
          <w:p w14:paraId="228B398F" w14:textId="77777777" w:rsidR="004B5EB0"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0.06</w:t>
            </w:r>
          </w:p>
          <w:p w14:paraId="522BDB72"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(0.14)</w:t>
            </w:r>
          </w:p>
        </w:tc>
      </w:tr>
      <w:tr w:rsidR="004B5EB0" w:rsidRPr="00392761" w14:paraId="37BDBB6E" w14:textId="77777777" w:rsidTr="00392761">
        <w:trPr>
          <w:trHeight w:val="432"/>
        </w:trPr>
        <w:tc>
          <w:tcPr>
            <w:tcW w:w="2298" w:type="dxa"/>
            <w:tcBorders>
              <w:top w:val="single" w:sz="4" w:space="0" w:color="auto"/>
            </w:tcBorders>
            <w:vAlign w:val="center"/>
            <w:hideMark/>
          </w:tcPr>
          <w:p w14:paraId="304F1822" w14:textId="77777777" w:rsidR="004B5EB0" w:rsidRPr="00392761" w:rsidRDefault="00870E06" w:rsidP="00392761">
            <w:pPr>
              <w:spacing w:before="0" w:after="0" w:line="240" w:lineRule="auto"/>
              <w:rPr>
                <w:rFonts w:ascii="Aptos" w:eastAsia="Aptos" w:hAnsi="Aptos" w:cs="Times New Roman"/>
                <w:sz w:val="22"/>
              </w:rPr>
            </w:pPr>
            <m:oMathPara>
              <m:oMath>
                <m:sSup>
                  <m:sSupPr>
                    <m:ctrlPr>
                      <w:rPr>
                        <w:rFonts w:ascii="Cambria Math" w:eastAsia="Aptos" w:hAnsi="Cambria Math" w:cs="Times New Roman"/>
                        <w:i/>
                        <w:noProof/>
                        <w:sz w:val="22"/>
                      </w:rPr>
                    </m:ctrlPr>
                  </m:sSupPr>
                  <m:e>
                    <m:r>
                      <w:rPr>
                        <w:rFonts w:ascii="Cambria Math" w:eastAsia="Aptos" w:hAnsi="Cambria Math" w:cs="Times New Roman"/>
                        <w:noProof/>
                        <w:sz w:val="22"/>
                      </w:rPr>
                      <m:t>R</m:t>
                    </m:r>
                  </m:e>
                  <m:sup>
                    <m:r>
                      <w:rPr>
                        <w:rFonts w:ascii="Cambria Math" w:eastAsia="Aptos" w:hAnsi="Cambria Math" w:cs="Times New Roman"/>
                        <w:noProof/>
                        <w:sz w:val="22"/>
                      </w:rPr>
                      <m:t>2</m:t>
                    </m:r>
                  </m:sup>
                </m:sSup>
                <m:r>
                  <w:rPr>
                    <w:rFonts w:ascii="Cambria Math" w:eastAsia="Aptos" w:hAnsi="Cambria Math" w:cs="Times New Roman"/>
                    <w:noProof/>
                    <w:sz w:val="22"/>
                  </w:rPr>
                  <m:t xml:space="preserve"> </m:t>
                </m:r>
              </m:oMath>
            </m:oMathPara>
          </w:p>
        </w:tc>
        <w:tc>
          <w:tcPr>
            <w:tcW w:w="1414" w:type="dxa"/>
            <w:tcBorders>
              <w:top w:val="single" w:sz="4" w:space="0" w:color="auto"/>
            </w:tcBorders>
            <w:vAlign w:val="center"/>
          </w:tcPr>
          <w:p w14:paraId="655D9150"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0.19</w:t>
            </w:r>
          </w:p>
        </w:tc>
        <w:tc>
          <w:tcPr>
            <w:tcW w:w="1414" w:type="dxa"/>
            <w:tcBorders>
              <w:top w:val="single" w:sz="4" w:space="0" w:color="auto"/>
            </w:tcBorders>
            <w:vAlign w:val="center"/>
          </w:tcPr>
          <w:p w14:paraId="519C9668"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0.18</w:t>
            </w:r>
          </w:p>
        </w:tc>
        <w:tc>
          <w:tcPr>
            <w:tcW w:w="1414" w:type="dxa"/>
            <w:tcBorders>
              <w:top w:val="single" w:sz="4" w:space="0" w:color="auto"/>
            </w:tcBorders>
            <w:vAlign w:val="center"/>
          </w:tcPr>
          <w:p w14:paraId="7F4306A5"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0.09</w:t>
            </w:r>
          </w:p>
        </w:tc>
        <w:tc>
          <w:tcPr>
            <w:tcW w:w="1406" w:type="dxa"/>
            <w:tcBorders>
              <w:top w:val="single" w:sz="4" w:space="0" w:color="auto"/>
            </w:tcBorders>
            <w:vAlign w:val="center"/>
          </w:tcPr>
          <w:p w14:paraId="4962D33D"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0.16</w:t>
            </w:r>
          </w:p>
        </w:tc>
        <w:tc>
          <w:tcPr>
            <w:tcW w:w="1414" w:type="dxa"/>
            <w:tcBorders>
              <w:top w:val="single" w:sz="4" w:space="0" w:color="auto"/>
            </w:tcBorders>
            <w:vAlign w:val="center"/>
          </w:tcPr>
          <w:p w14:paraId="6F4EA931"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0.48</w:t>
            </w:r>
          </w:p>
        </w:tc>
      </w:tr>
      <w:tr w:rsidR="004B5EB0" w:rsidRPr="00392761" w14:paraId="71344E69" w14:textId="77777777" w:rsidTr="00392761">
        <w:trPr>
          <w:trHeight w:val="432"/>
        </w:trPr>
        <w:tc>
          <w:tcPr>
            <w:tcW w:w="2298" w:type="dxa"/>
            <w:vAlign w:val="center"/>
          </w:tcPr>
          <w:p w14:paraId="04CC43E8" w14:textId="77777777" w:rsidR="004B5EB0" w:rsidRPr="00392761" w:rsidRDefault="00870E06" w:rsidP="00392761">
            <w:pPr>
              <w:spacing w:before="0" w:after="0" w:line="240" w:lineRule="auto"/>
              <w:rPr>
                <w:rFonts w:ascii="Aptos" w:eastAsia="Aptos" w:hAnsi="Aptos" w:cs="Times New Roman"/>
                <w:sz w:val="22"/>
              </w:rPr>
            </w:pPr>
            <m:oMathPara>
              <m:oMath>
                <m:sSup>
                  <m:sSupPr>
                    <m:ctrlPr>
                      <w:rPr>
                        <w:rFonts w:ascii="Cambria Math" w:eastAsia="Aptos" w:hAnsi="Cambria Math" w:cs="Times New Roman"/>
                        <w:iCs/>
                        <w:noProof/>
                        <w:sz w:val="22"/>
                      </w:rPr>
                    </m:ctrlPr>
                  </m:sSupPr>
                  <m:e>
                    <m:acc>
                      <m:accPr>
                        <m:chr m:val="̅"/>
                        <m:ctrlPr>
                          <w:rPr>
                            <w:rFonts w:ascii="Cambria Math" w:eastAsia="Aptos" w:hAnsi="Cambria Math" w:cs="Times New Roman"/>
                            <w:iCs/>
                            <w:noProof/>
                            <w:sz w:val="22"/>
                          </w:rPr>
                        </m:ctrlPr>
                      </m:accPr>
                      <m:e>
                        <m:r>
                          <w:rPr>
                            <w:rFonts w:ascii="Cambria Math" w:eastAsia="Aptos" w:hAnsi="Cambria Math" w:cs="Times New Roman"/>
                            <w:noProof/>
                            <w:sz w:val="22"/>
                          </w:rPr>
                          <m:t>R</m:t>
                        </m:r>
                        <m:ctrlPr>
                          <w:rPr>
                            <w:rFonts w:ascii="Cambria Math" w:eastAsia="Aptos" w:hAnsi="Cambria Math" w:cs="Times New Roman"/>
                            <w:i/>
                            <w:noProof/>
                            <w:sz w:val="22"/>
                          </w:rPr>
                        </m:ctrlPr>
                      </m:e>
                    </m:acc>
                  </m:e>
                  <m:sup>
                    <m:r>
                      <m:rPr>
                        <m:sty m:val="p"/>
                      </m:rPr>
                      <w:rPr>
                        <w:rFonts w:ascii="Cambria Math" w:eastAsia="Aptos" w:hAnsi="Cambria Math" w:cs="Times New Roman"/>
                        <w:noProof/>
                        <w:sz w:val="22"/>
                      </w:rPr>
                      <m:t>2</m:t>
                    </m:r>
                  </m:sup>
                </m:sSup>
              </m:oMath>
            </m:oMathPara>
          </w:p>
        </w:tc>
        <w:tc>
          <w:tcPr>
            <w:tcW w:w="1414" w:type="dxa"/>
            <w:vAlign w:val="center"/>
          </w:tcPr>
          <w:p w14:paraId="2B55BFB3"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0.14</w:t>
            </w:r>
          </w:p>
        </w:tc>
        <w:tc>
          <w:tcPr>
            <w:tcW w:w="1414" w:type="dxa"/>
            <w:vAlign w:val="center"/>
          </w:tcPr>
          <w:p w14:paraId="13A7F425"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0.13</w:t>
            </w:r>
          </w:p>
        </w:tc>
        <w:tc>
          <w:tcPr>
            <w:tcW w:w="1414" w:type="dxa"/>
            <w:vAlign w:val="center"/>
          </w:tcPr>
          <w:p w14:paraId="2D4DF92C"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0.03</w:t>
            </w:r>
          </w:p>
        </w:tc>
        <w:tc>
          <w:tcPr>
            <w:tcW w:w="1406" w:type="dxa"/>
            <w:vAlign w:val="center"/>
          </w:tcPr>
          <w:p w14:paraId="235CDCA3"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0.12</w:t>
            </w:r>
          </w:p>
        </w:tc>
        <w:tc>
          <w:tcPr>
            <w:tcW w:w="1414" w:type="dxa"/>
            <w:vAlign w:val="center"/>
          </w:tcPr>
          <w:p w14:paraId="3C890FEA"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0.45</w:t>
            </w:r>
          </w:p>
        </w:tc>
      </w:tr>
      <w:tr w:rsidR="004B5EB0" w:rsidRPr="00392761" w14:paraId="19B5886B" w14:textId="77777777" w:rsidTr="00392761">
        <w:trPr>
          <w:trHeight w:val="432"/>
        </w:trPr>
        <w:tc>
          <w:tcPr>
            <w:tcW w:w="2298" w:type="dxa"/>
            <w:vAlign w:val="center"/>
          </w:tcPr>
          <w:p w14:paraId="7EB0FA24" w14:textId="77777777" w:rsidR="004B5EB0" w:rsidRPr="00392761" w:rsidRDefault="00870E06" w:rsidP="00392761">
            <w:pPr>
              <w:spacing w:before="0" w:after="0" w:line="240" w:lineRule="auto"/>
              <w:rPr>
                <w:rFonts w:ascii="Aptos" w:eastAsia="Calibri" w:hAnsi="Aptos" w:cs="Times New Roman"/>
                <w:iCs/>
                <w:noProof/>
                <w:sz w:val="22"/>
              </w:rPr>
            </w:pPr>
            <m:oMathPara>
              <m:oMath>
                <m:sSubSup>
                  <m:sSubSupPr>
                    <m:ctrlPr>
                      <w:rPr>
                        <w:rFonts w:ascii="Cambria Math" w:eastAsia="Aptos" w:hAnsi="Cambria Math" w:cs="Times New Roman"/>
                        <w:i/>
                        <w:noProof/>
                        <w:sz w:val="22"/>
                      </w:rPr>
                    </m:ctrlPr>
                  </m:sSubSupPr>
                  <m:e>
                    <m:r>
                      <w:rPr>
                        <w:rFonts w:ascii="Cambria Math" w:eastAsia="Aptos" w:hAnsi="Cambria Math" w:cs="Times New Roman"/>
                        <w:noProof/>
                        <w:sz w:val="22"/>
                      </w:rPr>
                      <m:t>R</m:t>
                    </m:r>
                  </m:e>
                  <m:sub>
                    <m:r>
                      <w:rPr>
                        <w:rFonts w:ascii="Cambria Math" w:eastAsia="Aptos" w:hAnsi="Cambria Math" w:cs="Times New Roman"/>
                        <w:noProof/>
                        <w:sz w:val="22"/>
                      </w:rPr>
                      <m:t>w</m:t>
                    </m:r>
                  </m:sub>
                  <m:sup>
                    <m:r>
                      <w:rPr>
                        <w:rFonts w:ascii="Cambria Math" w:eastAsia="Aptos" w:hAnsi="Cambria Math" w:cs="Times New Roman"/>
                        <w:noProof/>
                        <w:sz w:val="22"/>
                      </w:rPr>
                      <m:t>2</m:t>
                    </m:r>
                  </m:sup>
                </m:sSubSup>
              </m:oMath>
            </m:oMathPara>
          </w:p>
        </w:tc>
        <w:tc>
          <w:tcPr>
            <w:tcW w:w="1414" w:type="dxa"/>
            <w:vAlign w:val="center"/>
          </w:tcPr>
          <w:p w14:paraId="66793BC6"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0.33</w:t>
            </w:r>
          </w:p>
        </w:tc>
        <w:tc>
          <w:tcPr>
            <w:tcW w:w="1414" w:type="dxa"/>
            <w:vAlign w:val="center"/>
          </w:tcPr>
          <w:p w14:paraId="53F70F24"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0.32</w:t>
            </w:r>
          </w:p>
        </w:tc>
        <w:tc>
          <w:tcPr>
            <w:tcW w:w="1414" w:type="dxa"/>
            <w:vAlign w:val="center"/>
          </w:tcPr>
          <w:p w14:paraId="480CCDB7"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0.22</w:t>
            </w:r>
          </w:p>
        </w:tc>
        <w:tc>
          <w:tcPr>
            <w:tcW w:w="1406" w:type="dxa"/>
            <w:vAlign w:val="center"/>
          </w:tcPr>
          <w:p w14:paraId="2E3CC610"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w:t>
            </w:r>
          </w:p>
        </w:tc>
        <w:tc>
          <w:tcPr>
            <w:tcW w:w="1414" w:type="dxa"/>
            <w:vAlign w:val="center"/>
          </w:tcPr>
          <w:p w14:paraId="6C8732D2"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w:t>
            </w:r>
          </w:p>
        </w:tc>
      </w:tr>
      <w:tr w:rsidR="004B5EB0" w:rsidRPr="00392761" w14:paraId="61C112A8" w14:textId="77777777" w:rsidTr="00392761">
        <w:trPr>
          <w:trHeight w:val="432"/>
        </w:trPr>
        <w:tc>
          <w:tcPr>
            <w:tcW w:w="2298" w:type="dxa"/>
            <w:vAlign w:val="center"/>
          </w:tcPr>
          <w:p w14:paraId="643F3A86" w14:textId="77777777" w:rsidR="004B5EB0" w:rsidRPr="00392761" w:rsidRDefault="004B5EB0" w:rsidP="00392761">
            <w:pPr>
              <w:spacing w:before="0" w:after="0" w:line="240" w:lineRule="auto"/>
              <w:jc w:val="center"/>
              <w:rPr>
                <w:rFonts w:ascii="Aptos" w:eastAsia="Calibri" w:hAnsi="Aptos" w:cs="Times New Roman"/>
                <w:noProof/>
                <w:sz w:val="22"/>
              </w:rPr>
            </w:pPr>
            <w:r w:rsidRPr="00392761">
              <w:rPr>
                <w:rFonts w:ascii="Aptos" w:eastAsia="Calibri" w:hAnsi="Aptos" w:cs="Times New Roman"/>
                <w:noProof/>
                <w:sz w:val="22"/>
              </w:rPr>
              <w:t>S.E.</w:t>
            </w:r>
            <w:r>
              <w:rPr>
                <w:rFonts w:ascii="Aptos" w:eastAsia="Calibri" w:hAnsi="Aptos" w:cs="Times New Roman"/>
                <w:noProof/>
                <w:sz w:val="22"/>
              </w:rPr>
              <w:t>E.</w:t>
            </w:r>
          </w:p>
        </w:tc>
        <w:tc>
          <w:tcPr>
            <w:tcW w:w="1414" w:type="dxa"/>
            <w:vAlign w:val="center"/>
          </w:tcPr>
          <w:p w14:paraId="68B515B9"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1.21</w:t>
            </w:r>
          </w:p>
        </w:tc>
        <w:tc>
          <w:tcPr>
            <w:tcW w:w="1414" w:type="dxa"/>
            <w:vAlign w:val="center"/>
          </w:tcPr>
          <w:p w14:paraId="060F3B65"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0.60</w:t>
            </w:r>
          </w:p>
        </w:tc>
        <w:tc>
          <w:tcPr>
            <w:tcW w:w="1414" w:type="dxa"/>
            <w:vAlign w:val="center"/>
          </w:tcPr>
          <w:p w14:paraId="1166355C"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59.2</w:t>
            </w:r>
          </w:p>
        </w:tc>
        <w:tc>
          <w:tcPr>
            <w:tcW w:w="1406" w:type="dxa"/>
            <w:vAlign w:val="center"/>
          </w:tcPr>
          <w:p w14:paraId="1919CF95"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2.57</w:t>
            </w:r>
          </w:p>
        </w:tc>
        <w:tc>
          <w:tcPr>
            <w:tcW w:w="1414" w:type="dxa"/>
            <w:vAlign w:val="center"/>
          </w:tcPr>
          <w:p w14:paraId="0E3D53B6"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2.98</w:t>
            </w:r>
          </w:p>
        </w:tc>
      </w:tr>
      <w:tr w:rsidR="004B5EB0" w:rsidRPr="00392761" w14:paraId="12731E2E" w14:textId="77777777" w:rsidTr="00392761">
        <w:trPr>
          <w:trHeight w:val="432"/>
        </w:trPr>
        <w:tc>
          <w:tcPr>
            <w:tcW w:w="2298" w:type="dxa"/>
            <w:tcBorders>
              <w:bottom w:val="single" w:sz="4" w:space="0" w:color="auto"/>
            </w:tcBorders>
            <w:vAlign w:val="center"/>
            <w:hideMark/>
          </w:tcPr>
          <w:p w14:paraId="46F590F2" w14:textId="77777777" w:rsidR="004B5EB0" w:rsidRPr="00392761" w:rsidRDefault="004B5EB0" w:rsidP="00392761">
            <w:pPr>
              <w:spacing w:before="0" w:after="0" w:line="240" w:lineRule="auto"/>
              <w:rPr>
                <w:rFonts w:ascii="Aptos" w:eastAsia="Aptos" w:hAnsi="Aptos" w:cs="Times New Roman"/>
                <w:sz w:val="22"/>
              </w:rPr>
            </w:pPr>
            <m:oMathPara>
              <m:oMath>
                <m:r>
                  <w:rPr>
                    <w:rFonts w:ascii="Cambria Math" w:eastAsia="Aptos" w:hAnsi="Cambria Math" w:cs="Times New Roman"/>
                    <w:noProof/>
                    <w:sz w:val="22"/>
                  </w:rPr>
                  <m:t>N</m:t>
                </m:r>
              </m:oMath>
            </m:oMathPara>
          </w:p>
        </w:tc>
        <w:tc>
          <w:tcPr>
            <w:tcW w:w="1414" w:type="dxa"/>
            <w:vAlign w:val="center"/>
          </w:tcPr>
          <w:p w14:paraId="55C66C8E"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126</w:t>
            </w:r>
          </w:p>
        </w:tc>
        <w:tc>
          <w:tcPr>
            <w:tcW w:w="1414" w:type="dxa"/>
            <w:vAlign w:val="center"/>
          </w:tcPr>
          <w:p w14:paraId="383F58DB"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126</w:t>
            </w:r>
          </w:p>
        </w:tc>
        <w:tc>
          <w:tcPr>
            <w:tcW w:w="1414" w:type="dxa"/>
            <w:vAlign w:val="center"/>
          </w:tcPr>
          <w:p w14:paraId="71409828"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117</w:t>
            </w:r>
          </w:p>
        </w:tc>
        <w:tc>
          <w:tcPr>
            <w:tcW w:w="1406" w:type="dxa"/>
            <w:vAlign w:val="center"/>
          </w:tcPr>
          <w:p w14:paraId="561A2520"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126</w:t>
            </w:r>
          </w:p>
        </w:tc>
        <w:tc>
          <w:tcPr>
            <w:tcW w:w="1414" w:type="dxa"/>
            <w:vAlign w:val="center"/>
          </w:tcPr>
          <w:p w14:paraId="440F1A5C" w14:textId="77777777" w:rsidR="004B5EB0" w:rsidRPr="00392761" w:rsidRDefault="004B5EB0" w:rsidP="00392761">
            <w:pPr>
              <w:spacing w:before="0" w:after="0" w:line="240" w:lineRule="auto"/>
              <w:jc w:val="center"/>
              <w:rPr>
                <w:rFonts w:ascii="Aptos" w:eastAsia="Aptos" w:hAnsi="Aptos" w:cs="Times New Roman"/>
                <w:sz w:val="22"/>
              </w:rPr>
            </w:pPr>
            <w:r>
              <w:rPr>
                <w:rFonts w:ascii="Aptos" w:eastAsia="Aptos" w:hAnsi="Aptos" w:cs="Times New Roman"/>
                <w:sz w:val="22"/>
              </w:rPr>
              <w:t>126</w:t>
            </w:r>
          </w:p>
        </w:tc>
      </w:tr>
      <w:tr w:rsidR="004B5EB0" w:rsidRPr="0063773D" w14:paraId="379AEE78" w14:textId="77777777" w:rsidTr="00392761">
        <w:trPr>
          <w:trHeight w:val="432"/>
        </w:trPr>
        <w:tc>
          <w:tcPr>
            <w:tcW w:w="9360" w:type="dxa"/>
            <w:gridSpan w:val="6"/>
            <w:tcBorders>
              <w:top w:val="single" w:sz="4" w:space="0" w:color="auto"/>
              <w:bottom w:val="single" w:sz="4" w:space="0" w:color="auto"/>
            </w:tcBorders>
          </w:tcPr>
          <w:p w14:paraId="65598D9F" w14:textId="18B1CEE1" w:rsidR="004B5EB0" w:rsidRPr="0063773D" w:rsidRDefault="004B5EB0" w:rsidP="00392761">
            <w:pPr>
              <w:spacing w:before="0" w:after="0" w:line="240" w:lineRule="auto"/>
              <w:rPr>
                <w:rFonts w:ascii="Aptos" w:eastAsia="Aptos" w:hAnsi="Aptos" w:cs="Times New Roman"/>
                <w:sz w:val="20"/>
                <w:szCs w:val="20"/>
              </w:rPr>
            </w:pPr>
            <w:r w:rsidRPr="001D7714">
              <w:rPr>
                <w:rFonts w:ascii="Aptos" w:eastAsia="Aptos" w:hAnsi="Aptos" w:cs="Times New Roman"/>
                <w:sz w:val="20"/>
                <w:szCs w:val="20"/>
              </w:rPr>
              <w:t xml:space="preserve">Notes: † Robust </w:t>
            </w:r>
            <w:r>
              <w:rPr>
                <w:rFonts w:ascii="Aptos" w:eastAsia="Aptos" w:hAnsi="Aptos" w:cs="Times New Roman"/>
                <w:sz w:val="20"/>
                <w:szCs w:val="20"/>
              </w:rPr>
              <w:t xml:space="preserve">least squares.  Robust </w:t>
            </w:r>
            <w:r w:rsidRPr="001D7714">
              <w:rPr>
                <w:rFonts w:ascii="Aptos" w:eastAsia="Aptos" w:hAnsi="Aptos" w:cs="Times New Roman"/>
                <w:sz w:val="20"/>
                <w:szCs w:val="20"/>
              </w:rPr>
              <w:t xml:space="preserve">standard errors in parentheses. RLS settings: M-estimation, </w:t>
            </w:r>
            <w:proofErr w:type="spellStart"/>
            <w:r w:rsidRPr="001D7714">
              <w:rPr>
                <w:rFonts w:ascii="Aptos" w:eastAsia="Aptos" w:hAnsi="Aptos" w:cs="Times New Roman"/>
                <w:sz w:val="20"/>
                <w:szCs w:val="20"/>
              </w:rPr>
              <w:t>bisquare</w:t>
            </w:r>
            <w:proofErr w:type="spellEnd"/>
            <w:r w:rsidRPr="001D7714">
              <w:rPr>
                <w:rFonts w:ascii="Aptos" w:eastAsia="Aptos" w:hAnsi="Aptos" w:cs="Times New Roman"/>
                <w:sz w:val="20"/>
                <w:szCs w:val="20"/>
              </w:rPr>
              <w:t xml:space="preserve"> with tuning=4.685, </w:t>
            </w:r>
            <w:r>
              <w:rPr>
                <w:rFonts w:ascii="Aptos" w:eastAsia="Aptos" w:hAnsi="Aptos" w:cs="Times New Roman"/>
                <w:sz w:val="20"/>
                <w:szCs w:val="20"/>
              </w:rPr>
              <w:t>Huber</w:t>
            </w:r>
            <w:r w:rsidRPr="001D7714">
              <w:rPr>
                <w:rFonts w:ascii="Aptos" w:eastAsia="Aptos" w:hAnsi="Aptos" w:cs="Times New Roman"/>
                <w:sz w:val="20"/>
                <w:szCs w:val="20"/>
              </w:rPr>
              <w:t xml:space="preserve"> scaling. †† Negative binomial</w:t>
            </w:r>
            <w:ins w:id="344" w:author="Robert Tetlow" w:date="2025-09-01T12:07:00Z" w16du:dateUtc="2025-09-01T16:07:00Z">
              <w:r w:rsidR="00412533">
                <w:rPr>
                  <w:rFonts w:ascii="Aptos" w:eastAsia="Aptos" w:hAnsi="Aptos" w:cs="Times New Roman"/>
                  <w:sz w:val="20"/>
                  <w:szCs w:val="20"/>
                </w:rPr>
                <w:t xml:space="preserve"> QML</w:t>
              </w:r>
            </w:ins>
            <w:r w:rsidRPr="001D7714">
              <w:rPr>
                <w:rFonts w:ascii="Aptos" w:eastAsia="Aptos" w:hAnsi="Aptos" w:cs="Times New Roman"/>
                <w:sz w:val="20"/>
                <w:szCs w:val="20"/>
              </w:rPr>
              <w:t xml:space="preserve"> regressions,</w:t>
            </w:r>
            <w:ins w:id="345" w:author="Robert Tetlow" w:date="2025-09-01T12:07:00Z" w16du:dateUtc="2025-09-01T16:07:00Z">
              <w:r w:rsidR="00412533">
                <w:rPr>
                  <w:rFonts w:ascii="Aptos" w:eastAsia="Aptos" w:hAnsi="Aptos" w:cs="Times New Roman"/>
                  <w:sz w:val="20"/>
                  <w:szCs w:val="20"/>
                </w:rPr>
                <w:t xml:space="preserve"> corrected for overdispersion where appropriate</w:t>
              </w:r>
              <w:r w:rsidR="00412533" w:rsidRPr="001D7714">
                <w:rPr>
                  <w:rFonts w:ascii="Aptos" w:eastAsia="Aptos" w:hAnsi="Aptos" w:cs="Times New Roman"/>
                  <w:sz w:val="20"/>
                  <w:szCs w:val="20"/>
                </w:rPr>
                <w:t xml:space="preserve">, </w:t>
              </w:r>
            </w:ins>
            <w:del w:id="346" w:author="Robert Tetlow" w:date="2025-09-01T12:07:00Z" w16du:dateUtc="2025-09-01T16:07:00Z">
              <w:r w:rsidRPr="001D7714" w:rsidDel="00412533">
                <w:rPr>
                  <w:rFonts w:ascii="Aptos" w:eastAsia="Aptos" w:hAnsi="Aptos" w:cs="Times New Roman"/>
                  <w:sz w:val="20"/>
                  <w:szCs w:val="20"/>
                </w:rPr>
                <w:delText xml:space="preserve"> </w:delText>
              </w:r>
              <w:r w:rsidDel="00412533">
                <w:rPr>
                  <w:rFonts w:ascii="Aptos" w:eastAsia="Aptos" w:hAnsi="Aptos" w:cs="Times New Roman"/>
                  <w:sz w:val="20"/>
                  <w:szCs w:val="20"/>
                </w:rPr>
                <w:delText xml:space="preserve">QML, </w:delText>
              </w:r>
            </w:del>
            <w:r>
              <w:rPr>
                <w:rFonts w:ascii="Aptos" w:eastAsia="Aptos" w:hAnsi="Aptos" w:cs="Times New Roman"/>
                <w:sz w:val="20"/>
                <w:szCs w:val="20"/>
              </w:rPr>
              <w:t>GLM covariances.  Regressions include d</w:t>
            </w:r>
            <w:r w:rsidRPr="0048148A">
              <w:rPr>
                <w:rFonts w:ascii="Aptos" w:eastAsia="Aptos" w:hAnsi="Aptos" w:cs="Times New Roman"/>
                <w:sz w:val="20"/>
                <w:szCs w:val="20"/>
              </w:rPr>
              <w:t>ummy variables for policy rules and for estimated models</w:t>
            </w:r>
            <w:r>
              <w:rPr>
                <w:rFonts w:ascii="Aptos" w:eastAsia="Aptos" w:hAnsi="Aptos" w:cs="Times New Roman"/>
                <w:sz w:val="20"/>
                <w:szCs w:val="20"/>
              </w:rPr>
              <w:t xml:space="preserve"> as controls. ‘Early estimation’ is interacted with ‘estimated’, where </w:t>
            </w:r>
            <w:proofErr w:type="gramStart"/>
            <w:r>
              <w:rPr>
                <w:rFonts w:ascii="Aptos" w:eastAsia="Aptos" w:hAnsi="Aptos" w:cs="Times New Roman"/>
                <w:sz w:val="20"/>
                <w:szCs w:val="20"/>
              </w:rPr>
              <w:t xml:space="preserve">applicable  </w:t>
            </w:r>
            <w:r w:rsidRPr="001D7714">
              <w:rPr>
                <w:rFonts w:ascii="Aptos" w:eastAsia="Aptos" w:hAnsi="Aptos" w:cs="Times New Roman"/>
                <w:sz w:val="20"/>
                <w:szCs w:val="20"/>
              </w:rPr>
              <w:t>*</w:t>
            </w:r>
            <w:proofErr w:type="gramEnd"/>
            <w:r w:rsidRPr="001D7714">
              <w:rPr>
                <w:rFonts w:ascii="Aptos" w:eastAsia="Aptos" w:hAnsi="Aptos" w:cs="Times New Roman"/>
                <w:sz w:val="20"/>
                <w:szCs w:val="20"/>
              </w:rPr>
              <w:t>,*</w:t>
            </w:r>
            <w:proofErr w:type="gramStart"/>
            <w:r w:rsidRPr="001D7714">
              <w:rPr>
                <w:rFonts w:ascii="Aptos" w:eastAsia="Aptos" w:hAnsi="Aptos" w:cs="Times New Roman"/>
                <w:sz w:val="20"/>
                <w:szCs w:val="20"/>
              </w:rPr>
              <w:t>*,*</w:t>
            </w:r>
            <w:proofErr w:type="gramEnd"/>
            <w:r w:rsidRPr="001D7714">
              <w:rPr>
                <w:rFonts w:ascii="Aptos" w:eastAsia="Aptos" w:hAnsi="Aptos" w:cs="Times New Roman"/>
                <w:sz w:val="20"/>
                <w:szCs w:val="20"/>
              </w:rPr>
              <w:t>** indicate statistical significance at 10, 5, and 1 percent, respectively.  See Table 1 for definitions of variables.</w:t>
            </w:r>
          </w:p>
        </w:tc>
      </w:tr>
    </w:tbl>
    <w:p w14:paraId="0626077A" w14:textId="77777777" w:rsidR="004B5EB0" w:rsidRDefault="004B5EB0" w:rsidP="00A9279A">
      <w:pPr>
        <w:spacing w:before="100" w:beforeAutospacing="1" w:after="100" w:afterAutospacing="1" w:line="240" w:lineRule="auto"/>
        <w:rPr>
          <w:rFonts w:ascii="Aptos" w:eastAsia="Aptos" w:hAnsi="Aptos" w:cs="Times New Roman"/>
          <w:kern w:val="2"/>
          <w:szCs w:val="24"/>
          <w14:ligatures w14:val="standardContextual"/>
        </w:rPr>
      </w:pPr>
    </w:p>
    <w:p w14:paraId="1D90A983" w14:textId="77777777" w:rsidR="004B5EB0" w:rsidRDefault="004B5EB0" w:rsidP="00A9279A">
      <w:pPr>
        <w:spacing w:before="100" w:beforeAutospacing="1" w:after="100" w:afterAutospacing="1" w:line="240" w:lineRule="auto"/>
        <w:rPr>
          <w:rFonts w:ascii="Aptos" w:eastAsia="Aptos" w:hAnsi="Aptos" w:cs="Times New Roman"/>
          <w:kern w:val="2"/>
          <w:szCs w:val="24"/>
          <w14:ligatures w14:val="standardContextual"/>
        </w:rPr>
      </w:pPr>
    </w:p>
    <w:p w14:paraId="72A968A5" w14:textId="77777777" w:rsidR="004B5EB0" w:rsidRDefault="004B5EB0" w:rsidP="00A9279A">
      <w:pPr>
        <w:spacing w:before="100" w:beforeAutospacing="1" w:after="100" w:afterAutospacing="1" w:line="240" w:lineRule="auto"/>
        <w:rPr>
          <w:rFonts w:ascii="Aptos" w:eastAsia="Aptos" w:hAnsi="Aptos" w:cs="Times New Roman"/>
          <w:kern w:val="2"/>
          <w:szCs w:val="24"/>
          <w14:ligatures w14:val="standardContextual"/>
        </w:rPr>
      </w:pPr>
    </w:p>
    <w:p w14:paraId="69883355" w14:textId="77777777" w:rsidR="004B5EB0" w:rsidRDefault="004B5EB0" w:rsidP="00A9279A">
      <w:pPr>
        <w:spacing w:before="100" w:beforeAutospacing="1" w:after="100" w:afterAutospacing="1" w:line="240" w:lineRule="auto"/>
        <w:rPr>
          <w:rFonts w:ascii="Aptos" w:eastAsia="Aptos" w:hAnsi="Aptos" w:cs="Times New Roman"/>
          <w:kern w:val="2"/>
          <w:szCs w:val="24"/>
          <w14:ligatures w14:val="standardContextual"/>
        </w:rPr>
      </w:pPr>
    </w:p>
    <w:p w14:paraId="7B1B076B" w14:textId="77777777" w:rsidR="004B5EB0" w:rsidRDefault="004B5EB0" w:rsidP="00A9279A">
      <w:pPr>
        <w:spacing w:before="100" w:beforeAutospacing="1" w:after="100" w:afterAutospacing="1" w:line="240" w:lineRule="auto"/>
        <w:rPr>
          <w:rFonts w:ascii="Aptos" w:eastAsia="Aptos" w:hAnsi="Aptos" w:cs="Times New Roman"/>
          <w:kern w:val="2"/>
          <w:szCs w:val="24"/>
          <w14:ligatures w14:val="standardContextual"/>
        </w:rPr>
      </w:pPr>
    </w:p>
    <w:p w14:paraId="3C532025" w14:textId="77777777" w:rsidR="00235EAE" w:rsidRDefault="00235EAE" w:rsidP="00A9279A">
      <w:pPr>
        <w:spacing w:before="100" w:beforeAutospacing="1" w:after="100" w:afterAutospacing="1" w:line="240" w:lineRule="auto"/>
        <w:rPr>
          <w:rFonts w:cs="Times New Roman"/>
          <w:szCs w:val="24"/>
        </w:rPr>
      </w:pPr>
    </w:p>
    <w:tbl>
      <w:tblPr>
        <w:tblStyle w:val="TableGrid5"/>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90"/>
        <w:gridCol w:w="1393"/>
        <w:gridCol w:w="1568"/>
        <w:gridCol w:w="1568"/>
        <w:gridCol w:w="1568"/>
        <w:gridCol w:w="1373"/>
      </w:tblGrid>
      <w:tr w:rsidR="004B5EB0" w:rsidRPr="0063773D" w14:paraId="7E149DD2" w14:textId="77777777" w:rsidTr="00392761">
        <w:trPr>
          <w:trHeight w:val="432"/>
        </w:trPr>
        <w:tc>
          <w:tcPr>
            <w:tcW w:w="9360" w:type="dxa"/>
            <w:gridSpan w:val="6"/>
            <w:tcBorders>
              <w:top w:val="single" w:sz="4" w:space="0" w:color="auto"/>
            </w:tcBorders>
            <w:shd w:val="clear" w:color="auto" w:fill="FFFFFF"/>
          </w:tcPr>
          <w:p w14:paraId="7A856F9C" w14:textId="4B3D24FE" w:rsidR="004B5EB0" w:rsidRPr="00D95978" w:rsidRDefault="004B5EB0" w:rsidP="00507DDB">
            <w:pPr>
              <w:spacing w:after="0" w:line="240" w:lineRule="auto"/>
              <w:jc w:val="center"/>
              <w:rPr>
                <w:rFonts w:ascii="Aptos" w:eastAsia="Aptos" w:hAnsi="Aptos" w:cs="Times New Roman"/>
                <w:sz w:val="22"/>
                <w:szCs w:val="22"/>
              </w:rPr>
            </w:pPr>
            <w:r w:rsidRPr="00D95978">
              <w:rPr>
                <w:rFonts w:ascii="Aptos" w:eastAsia="Aptos" w:hAnsi="Aptos" w:cs="Times New Roman"/>
                <w:sz w:val="22"/>
                <w:szCs w:val="22"/>
              </w:rPr>
              <w:lastRenderedPageBreak/>
              <w:t xml:space="preserve">Table </w:t>
            </w:r>
            <w:r>
              <w:rPr>
                <w:rFonts w:ascii="Aptos" w:eastAsia="Aptos" w:hAnsi="Aptos" w:cs="Times New Roman"/>
                <w:sz w:val="22"/>
                <w:szCs w:val="22"/>
              </w:rPr>
              <w:t>B</w:t>
            </w:r>
            <w:r w:rsidR="00A066E7">
              <w:rPr>
                <w:rFonts w:ascii="Aptos" w:eastAsia="Aptos" w:hAnsi="Aptos" w:cs="Times New Roman"/>
                <w:sz w:val="22"/>
                <w:szCs w:val="22"/>
              </w:rPr>
              <w:t>6</w:t>
            </w:r>
          </w:p>
          <w:p w14:paraId="6C17BBAA" w14:textId="77777777" w:rsidR="004B5EB0" w:rsidRPr="00D95978" w:rsidRDefault="004B5EB0" w:rsidP="00507DDB">
            <w:pPr>
              <w:spacing w:before="0" w:after="0" w:line="240" w:lineRule="auto"/>
              <w:jc w:val="center"/>
              <w:rPr>
                <w:rFonts w:ascii="Aptos" w:eastAsia="Aptos" w:hAnsi="Aptos" w:cs="Times New Roman"/>
                <w:b/>
                <w:bCs/>
                <w:sz w:val="22"/>
                <w:szCs w:val="22"/>
                <w:u w:val="single"/>
              </w:rPr>
            </w:pPr>
            <w:r w:rsidRPr="00D95978">
              <w:rPr>
                <w:rFonts w:ascii="Aptos" w:eastAsia="Aptos" w:hAnsi="Aptos" w:cs="Times New Roman"/>
                <w:b/>
                <w:bCs/>
                <w:sz w:val="22"/>
                <w:szCs w:val="22"/>
                <w:u w:val="single"/>
              </w:rPr>
              <w:t>Relationship with a range of model variables</w:t>
            </w:r>
          </w:p>
          <w:p w14:paraId="65875CAB" w14:textId="77777777" w:rsidR="004B5EB0" w:rsidRPr="00507DDB" w:rsidRDefault="004B5EB0" w:rsidP="00507DDB">
            <w:pPr>
              <w:spacing w:before="0" w:line="240" w:lineRule="auto"/>
              <w:jc w:val="center"/>
              <w:rPr>
                <w:rFonts w:ascii="Aptos" w:eastAsia="Aptos" w:hAnsi="Aptos" w:cs="Times New Roman"/>
                <w:sz w:val="20"/>
                <w:szCs w:val="20"/>
              </w:rPr>
            </w:pPr>
            <w:r w:rsidRPr="00507DDB">
              <w:rPr>
                <w:rFonts w:ascii="Aptos" w:eastAsia="Aptos" w:hAnsi="Aptos" w:cs="Times New Roman"/>
                <w:sz w:val="20"/>
                <w:szCs w:val="20"/>
              </w:rPr>
              <w:t>(estimated models)</w:t>
            </w:r>
          </w:p>
          <w:p w14:paraId="14FB0C54" w14:textId="2FBB834C" w:rsidR="004B5EB0" w:rsidRPr="00D95978" w:rsidRDefault="004B5EB0" w:rsidP="00392761">
            <w:pPr>
              <w:spacing w:after="0" w:line="240" w:lineRule="auto"/>
              <w:rPr>
                <w:rFonts w:ascii="Aptos" w:eastAsia="Aptos" w:hAnsi="Aptos" w:cs="Times New Roman"/>
                <w:b/>
                <w:bCs/>
                <w:sz w:val="22"/>
                <w:szCs w:val="22"/>
              </w:rPr>
            </w:pPr>
            <w:r w:rsidRPr="00D95978">
              <w:rPr>
                <w:rFonts w:ascii="Aptos" w:eastAsia="Aptos" w:hAnsi="Aptos" w:cs="Times New Roman"/>
                <w:sz w:val="22"/>
                <w:szCs w:val="22"/>
              </w:rPr>
              <w:t xml:space="preserve">                                                                            </w:t>
            </w:r>
            <w:r w:rsidRPr="00D95978">
              <w:rPr>
                <w:rFonts w:ascii="Aptos" w:eastAsia="Aptos" w:hAnsi="Aptos" w:cs="Times New Roman"/>
                <w:b/>
                <w:bCs/>
                <w:sz w:val="22"/>
                <w:szCs w:val="22"/>
              </w:rPr>
              <w:t>Elasticities</w:t>
            </w:r>
            <w:r w:rsidRPr="00D95978">
              <w:rPr>
                <w:rFonts w:ascii="Aptos" w:hAnsi="Aptos" w:cs="Times New Roman"/>
                <w:b/>
                <w:bCs/>
                <w:sz w:val="22"/>
                <w:szCs w:val="22"/>
                <w:vertAlign w:val="superscript"/>
              </w:rPr>
              <w:t>†</w:t>
            </w:r>
            <w:r w:rsidRPr="00D95978">
              <w:rPr>
                <w:rFonts w:ascii="Aptos" w:eastAsia="Aptos" w:hAnsi="Aptos" w:cs="Times New Roman"/>
                <w:b/>
                <w:bCs/>
                <w:sz w:val="22"/>
                <w:szCs w:val="22"/>
              </w:rPr>
              <w:t xml:space="preserve">                                                                </w:t>
            </w:r>
            <w:r w:rsidR="00A066E7">
              <w:rPr>
                <w:rFonts w:ascii="Aptos" w:eastAsia="Aptos" w:hAnsi="Aptos" w:cs="Times New Roman"/>
                <w:b/>
                <w:bCs/>
                <w:sz w:val="22"/>
                <w:szCs w:val="22"/>
              </w:rPr>
              <w:t xml:space="preserve">  </w:t>
            </w:r>
            <w:r w:rsidRPr="00D95978">
              <w:rPr>
                <w:rFonts w:ascii="Aptos" w:eastAsia="Aptos" w:hAnsi="Aptos" w:cs="Times New Roman"/>
                <w:b/>
                <w:bCs/>
                <w:sz w:val="22"/>
                <w:szCs w:val="22"/>
              </w:rPr>
              <w:t xml:space="preserve"> Timing</w:t>
            </w:r>
            <w:r w:rsidRPr="00D95978">
              <w:rPr>
                <w:rFonts w:ascii="Aptos" w:hAnsi="Aptos" w:cs="Times New Roman"/>
                <w:b/>
                <w:bCs/>
                <w:sz w:val="22"/>
                <w:szCs w:val="22"/>
                <w:vertAlign w:val="superscript"/>
              </w:rPr>
              <w:t>††</w:t>
            </w:r>
          </w:p>
        </w:tc>
      </w:tr>
      <w:tr w:rsidR="004B5EB0" w:rsidRPr="0063773D" w14:paraId="1A81F71B" w14:textId="77777777" w:rsidTr="00392761">
        <w:trPr>
          <w:trHeight w:val="432"/>
        </w:trPr>
        <w:tc>
          <w:tcPr>
            <w:tcW w:w="1890" w:type="dxa"/>
            <w:tcBorders>
              <w:bottom w:val="single" w:sz="4" w:space="0" w:color="auto"/>
            </w:tcBorders>
            <w:shd w:val="pct10" w:color="auto" w:fill="FFFFFF"/>
          </w:tcPr>
          <w:p w14:paraId="77F7810A" w14:textId="77777777" w:rsidR="004B5EB0" w:rsidRPr="00A55E11" w:rsidRDefault="004B5EB0" w:rsidP="00392761">
            <w:pPr>
              <w:spacing w:before="0" w:after="0" w:line="240" w:lineRule="auto"/>
              <w:jc w:val="center"/>
              <w:rPr>
                <w:rFonts w:ascii="Aptos" w:eastAsia="Aptos" w:hAnsi="Aptos" w:cs="Times New Roman"/>
                <w:sz w:val="20"/>
                <w:szCs w:val="20"/>
              </w:rPr>
            </w:pPr>
          </w:p>
        </w:tc>
        <w:tc>
          <w:tcPr>
            <w:tcW w:w="1393" w:type="dxa"/>
            <w:tcBorders>
              <w:bottom w:val="single" w:sz="4" w:space="0" w:color="auto"/>
            </w:tcBorders>
            <w:shd w:val="pct10" w:color="auto" w:fill="FFFFFF"/>
            <w:vAlign w:val="center"/>
            <w:hideMark/>
          </w:tcPr>
          <w:p w14:paraId="6D1E514B" w14:textId="77777777" w:rsidR="004B5EB0" w:rsidRPr="00D95978" w:rsidRDefault="004B5EB0" w:rsidP="00392761">
            <w:pPr>
              <w:spacing w:before="0" w:after="0" w:line="240" w:lineRule="auto"/>
              <w:jc w:val="center"/>
              <w:rPr>
                <w:rFonts w:ascii="Aptos" w:eastAsia="Aptos" w:hAnsi="Aptos" w:cs="Times New Roman"/>
                <w:i/>
                <w:iCs/>
                <w:sz w:val="22"/>
                <w:szCs w:val="22"/>
              </w:rPr>
            </w:pPr>
            <w:r w:rsidRPr="00D95978">
              <w:rPr>
                <w:rFonts w:ascii="Aptos" w:eastAsia="Aptos" w:hAnsi="Aptos" w:cs="Times New Roman"/>
                <w:i/>
                <w:iCs/>
                <w:sz w:val="22"/>
                <w:szCs w:val="22"/>
              </w:rPr>
              <w:t>y-slope</w:t>
            </w:r>
          </w:p>
        </w:tc>
        <w:tc>
          <w:tcPr>
            <w:tcW w:w="1568" w:type="dxa"/>
            <w:tcBorders>
              <w:bottom w:val="single" w:sz="4" w:space="0" w:color="auto"/>
            </w:tcBorders>
            <w:shd w:val="pct10" w:color="auto" w:fill="FFFFFF"/>
            <w:vAlign w:val="center"/>
            <w:hideMark/>
          </w:tcPr>
          <w:p w14:paraId="3F21A368" w14:textId="77777777" w:rsidR="004B5EB0" w:rsidRPr="00D95978" w:rsidRDefault="004B5EB0" w:rsidP="00392761">
            <w:pPr>
              <w:spacing w:before="0" w:after="0" w:line="240" w:lineRule="auto"/>
              <w:jc w:val="center"/>
              <w:rPr>
                <w:rFonts w:ascii="Aptos" w:eastAsia="Aptos" w:hAnsi="Aptos" w:cs="Times New Roman"/>
                <w:i/>
                <w:iCs/>
                <w:sz w:val="22"/>
                <w:szCs w:val="22"/>
              </w:rPr>
            </w:pPr>
            <w:r w:rsidRPr="00D95978">
              <w:rPr>
                <w:rFonts w:ascii="Aptos" w:eastAsia="Aptos" w:hAnsi="Aptos" w:cs="Times New Roman"/>
                <w:i/>
                <w:iCs/>
                <w:sz w:val="22"/>
                <w:szCs w:val="22"/>
              </w:rPr>
              <w:t>π-slope</w:t>
            </w:r>
          </w:p>
        </w:tc>
        <w:tc>
          <w:tcPr>
            <w:tcW w:w="1568" w:type="dxa"/>
            <w:tcBorders>
              <w:bottom w:val="single" w:sz="4" w:space="0" w:color="auto"/>
            </w:tcBorders>
            <w:shd w:val="pct10" w:color="auto" w:fill="FFFFFF"/>
            <w:vAlign w:val="center"/>
          </w:tcPr>
          <w:p w14:paraId="08869BAF" w14:textId="77777777" w:rsidR="004B5EB0" w:rsidRPr="00D95978" w:rsidRDefault="004B5EB0" w:rsidP="00392761">
            <w:pPr>
              <w:spacing w:before="0" w:after="0" w:line="240" w:lineRule="auto"/>
              <w:jc w:val="center"/>
              <w:rPr>
                <w:rFonts w:ascii="Aptos" w:eastAsia="Aptos" w:hAnsi="Aptos" w:cs="Times New Roman"/>
                <w:i/>
                <w:iCs/>
                <w:sz w:val="22"/>
                <w:szCs w:val="22"/>
              </w:rPr>
            </w:pPr>
            <w:proofErr w:type="spellStart"/>
            <w:r w:rsidRPr="00D95978">
              <w:rPr>
                <w:rFonts w:ascii="Aptos" w:eastAsia="Aptos" w:hAnsi="Aptos" w:cs="Times New Roman"/>
                <w:i/>
                <w:iCs/>
                <w:sz w:val="22"/>
                <w:szCs w:val="22"/>
              </w:rPr>
              <w:t>sacratio</w:t>
            </w:r>
            <w:proofErr w:type="spellEnd"/>
          </w:p>
        </w:tc>
        <w:tc>
          <w:tcPr>
            <w:tcW w:w="1568" w:type="dxa"/>
            <w:tcBorders>
              <w:bottom w:val="single" w:sz="4" w:space="0" w:color="auto"/>
            </w:tcBorders>
            <w:shd w:val="pct10" w:color="auto" w:fill="FFFFFF"/>
            <w:vAlign w:val="center"/>
          </w:tcPr>
          <w:p w14:paraId="2F0F4651" w14:textId="77777777" w:rsidR="004B5EB0" w:rsidRPr="00D95978" w:rsidRDefault="004B5EB0" w:rsidP="00392761">
            <w:pPr>
              <w:spacing w:before="0" w:after="0" w:line="240" w:lineRule="auto"/>
              <w:jc w:val="center"/>
              <w:rPr>
                <w:rFonts w:ascii="Aptos" w:eastAsia="Aptos" w:hAnsi="Aptos" w:cs="Times New Roman"/>
                <w:i/>
                <w:iCs/>
                <w:sz w:val="22"/>
                <w:szCs w:val="22"/>
              </w:rPr>
            </w:pPr>
            <w:r w:rsidRPr="00D95978">
              <w:rPr>
                <w:rFonts w:ascii="Aptos" w:eastAsia="Aptos" w:hAnsi="Aptos" w:cs="Times New Roman"/>
                <w:i/>
                <w:iCs/>
                <w:sz w:val="22"/>
                <w:szCs w:val="22"/>
              </w:rPr>
              <w:t>y-timing</w:t>
            </w:r>
          </w:p>
        </w:tc>
        <w:tc>
          <w:tcPr>
            <w:tcW w:w="1373" w:type="dxa"/>
            <w:tcBorders>
              <w:bottom w:val="single" w:sz="4" w:space="0" w:color="auto"/>
            </w:tcBorders>
            <w:shd w:val="pct10" w:color="auto" w:fill="FFFFFF"/>
            <w:vAlign w:val="center"/>
          </w:tcPr>
          <w:p w14:paraId="78095EAC" w14:textId="77777777" w:rsidR="004B5EB0" w:rsidRPr="00D95978" w:rsidRDefault="004B5EB0" w:rsidP="00392761">
            <w:pPr>
              <w:spacing w:before="0" w:after="0" w:line="240" w:lineRule="auto"/>
              <w:jc w:val="center"/>
              <w:rPr>
                <w:rFonts w:ascii="Aptos" w:eastAsia="Aptos" w:hAnsi="Aptos" w:cs="Times New Roman"/>
                <w:i/>
                <w:iCs/>
                <w:sz w:val="22"/>
                <w:szCs w:val="22"/>
              </w:rPr>
            </w:pPr>
            <w:r w:rsidRPr="00D95978">
              <w:rPr>
                <w:rFonts w:ascii="Aptos" w:eastAsia="Aptos" w:hAnsi="Aptos" w:cs="Times New Roman"/>
                <w:i/>
                <w:iCs/>
                <w:sz w:val="22"/>
                <w:szCs w:val="22"/>
              </w:rPr>
              <w:t>π-timing</w:t>
            </w:r>
          </w:p>
        </w:tc>
      </w:tr>
      <w:tr w:rsidR="004B5EB0" w:rsidRPr="0063773D" w14:paraId="29D6163A" w14:textId="77777777" w:rsidTr="00392761">
        <w:trPr>
          <w:trHeight w:val="576"/>
        </w:trPr>
        <w:tc>
          <w:tcPr>
            <w:tcW w:w="1890" w:type="dxa"/>
          </w:tcPr>
          <w:p w14:paraId="06F17BC9" w14:textId="77777777" w:rsidR="004B5EB0" w:rsidRPr="00D95978" w:rsidRDefault="004B5EB0" w:rsidP="00392761">
            <w:pPr>
              <w:spacing w:before="0" w:after="0" w:line="240" w:lineRule="auto"/>
              <w:rPr>
                <w:rFonts w:ascii="Aptos" w:eastAsia="Aptos" w:hAnsi="Aptos" w:cs="Times New Roman"/>
                <w:sz w:val="22"/>
                <w:szCs w:val="22"/>
              </w:rPr>
            </w:pPr>
            <w:r w:rsidRPr="00D95978">
              <w:rPr>
                <w:rFonts w:ascii="Aptos" w:eastAsia="Aptos" w:hAnsi="Aptos" w:cs="Times New Roman"/>
                <w:sz w:val="22"/>
                <w:szCs w:val="22"/>
              </w:rPr>
              <w:t xml:space="preserve">Sticky wages </w:t>
            </w:r>
          </w:p>
        </w:tc>
        <w:tc>
          <w:tcPr>
            <w:tcW w:w="1393" w:type="dxa"/>
            <w:hideMark/>
          </w:tcPr>
          <w:p w14:paraId="7926919A" w14:textId="77777777" w:rsidR="004B5EB0" w:rsidRPr="00D95978" w:rsidRDefault="004B5EB0" w:rsidP="00392761">
            <w:pPr>
              <w:spacing w:before="0" w:after="0" w:line="240" w:lineRule="auto"/>
              <w:jc w:val="center"/>
              <w:rPr>
                <w:rFonts w:ascii="Aptos" w:eastAsia="Aptos" w:hAnsi="Aptos" w:cs="Times New Roman"/>
                <w:sz w:val="22"/>
                <w:szCs w:val="22"/>
              </w:rPr>
            </w:pPr>
          </w:p>
          <w:p w14:paraId="57ACBB01" w14:textId="77777777" w:rsidR="004B5EB0" w:rsidRPr="00D95978" w:rsidRDefault="004B5EB0" w:rsidP="00392761">
            <w:pPr>
              <w:spacing w:before="0" w:after="0" w:line="240" w:lineRule="auto"/>
              <w:jc w:val="center"/>
              <w:rPr>
                <w:rFonts w:ascii="Aptos" w:eastAsia="Aptos" w:hAnsi="Aptos" w:cs="Times New Roman"/>
                <w:sz w:val="22"/>
                <w:szCs w:val="22"/>
              </w:rPr>
            </w:pPr>
          </w:p>
        </w:tc>
        <w:tc>
          <w:tcPr>
            <w:tcW w:w="1568" w:type="dxa"/>
            <w:hideMark/>
          </w:tcPr>
          <w:p w14:paraId="188EEB29" w14:textId="77777777" w:rsidR="004B5EB0" w:rsidRPr="00D95978" w:rsidRDefault="004B5EB0" w:rsidP="00392761">
            <w:pPr>
              <w:spacing w:before="0" w:after="0" w:line="240" w:lineRule="auto"/>
              <w:jc w:val="center"/>
              <w:rPr>
                <w:rFonts w:ascii="Aptos" w:eastAsia="Aptos" w:hAnsi="Aptos" w:cs="Times New Roman"/>
                <w:sz w:val="22"/>
                <w:szCs w:val="22"/>
              </w:rPr>
            </w:pPr>
          </w:p>
        </w:tc>
        <w:tc>
          <w:tcPr>
            <w:tcW w:w="1568" w:type="dxa"/>
          </w:tcPr>
          <w:p w14:paraId="3DE0368C" w14:textId="77777777" w:rsidR="004B5EB0" w:rsidRPr="00D95978" w:rsidRDefault="004B5EB0" w:rsidP="00392761">
            <w:pPr>
              <w:spacing w:before="0" w:after="0" w:line="240" w:lineRule="auto"/>
              <w:jc w:val="center"/>
              <w:rPr>
                <w:rFonts w:ascii="Aptos" w:eastAsia="Aptos" w:hAnsi="Aptos" w:cs="Times New Roman"/>
                <w:sz w:val="22"/>
                <w:szCs w:val="22"/>
              </w:rPr>
            </w:pPr>
          </w:p>
        </w:tc>
        <w:tc>
          <w:tcPr>
            <w:tcW w:w="1568" w:type="dxa"/>
          </w:tcPr>
          <w:p w14:paraId="5D996A9B" w14:textId="77777777" w:rsidR="004B5EB0" w:rsidRPr="00D95978" w:rsidRDefault="004B5EB0" w:rsidP="00392761">
            <w:pPr>
              <w:spacing w:before="0" w:after="0" w:line="240" w:lineRule="auto"/>
              <w:jc w:val="center"/>
              <w:rPr>
                <w:rFonts w:ascii="Aptos" w:eastAsia="Aptos" w:hAnsi="Aptos" w:cs="Times New Roman"/>
                <w:sz w:val="22"/>
                <w:szCs w:val="22"/>
              </w:rPr>
            </w:pPr>
          </w:p>
        </w:tc>
        <w:tc>
          <w:tcPr>
            <w:tcW w:w="1373" w:type="dxa"/>
          </w:tcPr>
          <w:p w14:paraId="619B9CAA" w14:textId="77777777" w:rsidR="004B5EB0" w:rsidRPr="00D95978" w:rsidRDefault="004B5EB0" w:rsidP="00392761">
            <w:pPr>
              <w:spacing w:before="0" w:after="0" w:line="240" w:lineRule="auto"/>
              <w:jc w:val="center"/>
              <w:rPr>
                <w:rFonts w:ascii="Aptos" w:eastAsia="Aptos" w:hAnsi="Aptos" w:cs="Times New Roman"/>
                <w:sz w:val="22"/>
                <w:szCs w:val="22"/>
              </w:rPr>
            </w:pPr>
          </w:p>
        </w:tc>
      </w:tr>
      <w:tr w:rsidR="004B5EB0" w:rsidRPr="0063773D" w14:paraId="1E8A167F" w14:textId="77777777" w:rsidTr="00392761">
        <w:trPr>
          <w:trHeight w:val="576"/>
        </w:trPr>
        <w:tc>
          <w:tcPr>
            <w:tcW w:w="1890" w:type="dxa"/>
          </w:tcPr>
          <w:p w14:paraId="151F7B33" w14:textId="77777777" w:rsidR="004B5EB0" w:rsidRPr="00D95978" w:rsidRDefault="004B5EB0" w:rsidP="00392761">
            <w:pPr>
              <w:spacing w:before="0" w:after="0" w:line="240" w:lineRule="auto"/>
              <w:rPr>
                <w:rFonts w:ascii="Aptos" w:eastAsia="Aptos" w:hAnsi="Aptos" w:cs="Times New Roman"/>
                <w:sz w:val="22"/>
                <w:szCs w:val="22"/>
              </w:rPr>
            </w:pPr>
            <w:r w:rsidRPr="00D95978">
              <w:rPr>
                <w:rFonts w:ascii="Aptos" w:eastAsia="Aptos" w:hAnsi="Aptos" w:cs="Times New Roman"/>
                <w:sz w:val="22"/>
                <w:szCs w:val="22"/>
              </w:rPr>
              <w:t>Wage indexation</w:t>
            </w:r>
          </w:p>
        </w:tc>
        <w:tc>
          <w:tcPr>
            <w:tcW w:w="1393" w:type="dxa"/>
            <w:vAlign w:val="center"/>
            <w:hideMark/>
          </w:tcPr>
          <w:p w14:paraId="73C61BFB"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-0.16</w:t>
            </w:r>
          </w:p>
          <w:p w14:paraId="122C5ED4"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(0.13)</w:t>
            </w:r>
          </w:p>
        </w:tc>
        <w:tc>
          <w:tcPr>
            <w:tcW w:w="1568" w:type="dxa"/>
            <w:vAlign w:val="center"/>
            <w:hideMark/>
          </w:tcPr>
          <w:p w14:paraId="4B3E9B32" w14:textId="77777777" w:rsidR="004B5EB0" w:rsidRPr="00D95978" w:rsidRDefault="004B5EB0"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Pr="00D95978">
              <w:rPr>
                <w:rFonts w:ascii="Aptos" w:eastAsia="Aptos" w:hAnsi="Aptos" w:cs="Times New Roman"/>
                <w:sz w:val="22"/>
                <w:szCs w:val="22"/>
              </w:rPr>
              <w:t>-0.28</w:t>
            </w:r>
            <w:r w:rsidRPr="00D95978">
              <w:rPr>
                <w:rFonts w:ascii="Aptos" w:eastAsia="Aptos" w:hAnsi="Aptos" w:cs="Times New Roman"/>
                <w:sz w:val="20"/>
                <w:szCs w:val="20"/>
              </w:rPr>
              <w:t>***</w:t>
            </w:r>
          </w:p>
          <w:p w14:paraId="3BD49F23"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(0.04)</w:t>
            </w:r>
          </w:p>
        </w:tc>
        <w:tc>
          <w:tcPr>
            <w:tcW w:w="1568" w:type="dxa"/>
            <w:vAlign w:val="center"/>
          </w:tcPr>
          <w:p w14:paraId="66E9D09D"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-0.30</w:t>
            </w:r>
          </w:p>
          <w:p w14:paraId="32F4FB24"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(1.25)</w:t>
            </w:r>
          </w:p>
        </w:tc>
        <w:tc>
          <w:tcPr>
            <w:tcW w:w="1568" w:type="dxa"/>
            <w:vAlign w:val="center"/>
          </w:tcPr>
          <w:p w14:paraId="7B536153"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0.36</w:t>
            </w:r>
            <w:r w:rsidRPr="00D95978">
              <w:rPr>
                <w:rFonts w:ascii="Aptos" w:eastAsia="Aptos" w:hAnsi="Aptos" w:cs="Times New Roman"/>
                <w:sz w:val="20"/>
                <w:szCs w:val="20"/>
              </w:rPr>
              <w:t>*</w:t>
            </w:r>
          </w:p>
          <w:p w14:paraId="48C9B7C5"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(0.21)</w:t>
            </w:r>
          </w:p>
        </w:tc>
        <w:tc>
          <w:tcPr>
            <w:tcW w:w="1373" w:type="dxa"/>
            <w:vAlign w:val="center"/>
          </w:tcPr>
          <w:p w14:paraId="7D9BDBE7"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-0.02</w:t>
            </w:r>
          </w:p>
          <w:p w14:paraId="5F5016DD"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(0.19)</w:t>
            </w:r>
          </w:p>
        </w:tc>
      </w:tr>
      <w:tr w:rsidR="004B5EB0" w:rsidRPr="0063773D" w14:paraId="19AEDA9C" w14:textId="77777777" w:rsidTr="00392761">
        <w:trPr>
          <w:trHeight w:val="576"/>
        </w:trPr>
        <w:tc>
          <w:tcPr>
            <w:tcW w:w="1890" w:type="dxa"/>
          </w:tcPr>
          <w:p w14:paraId="328DC36E" w14:textId="77777777" w:rsidR="004B5EB0" w:rsidRPr="00D95978" w:rsidRDefault="004B5EB0" w:rsidP="00392761">
            <w:pPr>
              <w:spacing w:before="0" w:after="0" w:line="240" w:lineRule="auto"/>
              <w:rPr>
                <w:rFonts w:ascii="Aptos" w:eastAsia="Aptos" w:hAnsi="Aptos" w:cs="Times New Roman"/>
                <w:sz w:val="22"/>
                <w:szCs w:val="22"/>
              </w:rPr>
            </w:pPr>
            <w:r w:rsidRPr="00D95978">
              <w:rPr>
                <w:rFonts w:ascii="Aptos" w:eastAsia="Aptos" w:hAnsi="Aptos" w:cs="Times New Roman"/>
                <w:sz w:val="22"/>
                <w:szCs w:val="22"/>
              </w:rPr>
              <w:t>Price indexation</w:t>
            </w:r>
          </w:p>
        </w:tc>
        <w:tc>
          <w:tcPr>
            <w:tcW w:w="1393" w:type="dxa"/>
            <w:vAlign w:val="center"/>
            <w:hideMark/>
          </w:tcPr>
          <w:p w14:paraId="038F1CC5" w14:textId="77777777" w:rsidR="004B5EB0" w:rsidRPr="00D95978" w:rsidRDefault="004B5EB0"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Pr="00D95978">
              <w:rPr>
                <w:rFonts w:ascii="Aptos" w:eastAsia="Aptos" w:hAnsi="Aptos" w:cs="Times New Roman"/>
                <w:sz w:val="22"/>
                <w:szCs w:val="22"/>
              </w:rPr>
              <w:t>-0.30**</w:t>
            </w:r>
          </w:p>
          <w:p w14:paraId="244F61D2"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(0.14)</w:t>
            </w:r>
          </w:p>
        </w:tc>
        <w:tc>
          <w:tcPr>
            <w:tcW w:w="1568" w:type="dxa"/>
            <w:vAlign w:val="center"/>
            <w:hideMark/>
          </w:tcPr>
          <w:p w14:paraId="14688E3B" w14:textId="77777777" w:rsidR="004B5EB0" w:rsidRPr="00D95978" w:rsidRDefault="004B5EB0"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Pr="00D95978">
              <w:rPr>
                <w:rFonts w:ascii="Aptos" w:eastAsia="Aptos" w:hAnsi="Aptos" w:cs="Times New Roman"/>
                <w:sz w:val="22"/>
                <w:szCs w:val="22"/>
              </w:rPr>
              <w:t>0.32</w:t>
            </w:r>
            <w:r w:rsidRPr="00D95978">
              <w:rPr>
                <w:rFonts w:ascii="Aptos" w:eastAsia="Aptos" w:hAnsi="Aptos" w:cs="Times New Roman"/>
                <w:sz w:val="20"/>
                <w:szCs w:val="20"/>
              </w:rPr>
              <w:t>***</w:t>
            </w:r>
          </w:p>
          <w:p w14:paraId="0A253837"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(0.04)</w:t>
            </w:r>
          </w:p>
        </w:tc>
        <w:tc>
          <w:tcPr>
            <w:tcW w:w="1568" w:type="dxa"/>
            <w:vAlign w:val="center"/>
          </w:tcPr>
          <w:p w14:paraId="50EA5418"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2.24</w:t>
            </w:r>
          </w:p>
          <w:p w14:paraId="48A90CD0"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(1.37)</w:t>
            </w:r>
          </w:p>
        </w:tc>
        <w:tc>
          <w:tcPr>
            <w:tcW w:w="1568" w:type="dxa"/>
            <w:vAlign w:val="center"/>
          </w:tcPr>
          <w:p w14:paraId="185D5737"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0.22</w:t>
            </w:r>
          </w:p>
          <w:p w14:paraId="4FE78FAD"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(0.22)</w:t>
            </w:r>
          </w:p>
        </w:tc>
        <w:tc>
          <w:tcPr>
            <w:tcW w:w="1373" w:type="dxa"/>
            <w:vAlign w:val="center"/>
          </w:tcPr>
          <w:p w14:paraId="017FD09E"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0.19</w:t>
            </w:r>
          </w:p>
          <w:p w14:paraId="1F72FF0A"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(0.20)</w:t>
            </w:r>
          </w:p>
        </w:tc>
      </w:tr>
      <w:tr w:rsidR="004B5EB0" w:rsidRPr="0063773D" w14:paraId="47EC8D33" w14:textId="77777777" w:rsidTr="00392761">
        <w:trPr>
          <w:trHeight w:val="576"/>
        </w:trPr>
        <w:tc>
          <w:tcPr>
            <w:tcW w:w="1890" w:type="dxa"/>
          </w:tcPr>
          <w:p w14:paraId="64054595" w14:textId="77777777" w:rsidR="004B5EB0" w:rsidRPr="00D95978" w:rsidRDefault="004B5EB0" w:rsidP="00392761">
            <w:pPr>
              <w:spacing w:before="0" w:after="0" w:line="240" w:lineRule="auto"/>
              <w:rPr>
                <w:rFonts w:ascii="Aptos" w:eastAsia="Aptos" w:hAnsi="Aptos" w:cs="Times New Roman"/>
                <w:sz w:val="22"/>
                <w:szCs w:val="22"/>
              </w:rPr>
            </w:pPr>
            <w:r w:rsidRPr="00D95978">
              <w:rPr>
                <w:rFonts w:ascii="Aptos" w:eastAsia="Aptos" w:hAnsi="Aptos" w:cs="Times New Roman"/>
                <w:sz w:val="22"/>
                <w:szCs w:val="22"/>
              </w:rPr>
              <w:t>Learning</w:t>
            </w:r>
          </w:p>
        </w:tc>
        <w:tc>
          <w:tcPr>
            <w:tcW w:w="1393" w:type="dxa"/>
            <w:vAlign w:val="center"/>
          </w:tcPr>
          <w:p w14:paraId="394B6272"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-0.01</w:t>
            </w:r>
          </w:p>
          <w:p w14:paraId="1C0C9492"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(0.24)</w:t>
            </w:r>
          </w:p>
        </w:tc>
        <w:tc>
          <w:tcPr>
            <w:tcW w:w="1568" w:type="dxa"/>
            <w:vAlign w:val="center"/>
          </w:tcPr>
          <w:p w14:paraId="29AC60C2" w14:textId="77777777" w:rsidR="004B5EB0" w:rsidRPr="00D95978" w:rsidRDefault="004B5EB0"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Pr="00D95978">
              <w:rPr>
                <w:rFonts w:ascii="Aptos" w:eastAsia="Aptos" w:hAnsi="Aptos" w:cs="Times New Roman"/>
                <w:sz w:val="22"/>
                <w:szCs w:val="22"/>
              </w:rPr>
              <w:t>-0.55</w:t>
            </w:r>
            <w:r w:rsidRPr="00D95978">
              <w:rPr>
                <w:rFonts w:ascii="Aptos" w:eastAsia="Aptos" w:hAnsi="Aptos" w:cs="Times New Roman"/>
                <w:sz w:val="20"/>
                <w:szCs w:val="20"/>
              </w:rPr>
              <w:t>***</w:t>
            </w:r>
          </w:p>
          <w:p w14:paraId="5508C366"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(0.07)</w:t>
            </w:r>
          </w:p>
        </w:tc>
        <w:tc>
          <w:tcPr>
            <w:tcW w:w="1568" w:type="dxa"/>
            <w:vAlign w:val="center"/>
          </w:tcPr>
          <w:p w14:paraId="4C3D007D"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-2.88</w:t>
            </w:r>
          </w:p>
          <w:p w14:paraId="5B488C7B"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(2.18)</w:t>
            </w:r>
          </w:p>
        </w:tc>
        <w:tc>
          <w:tcPr>
            <w:tcW w:w="1568" w:type="dxa"/>
            <w:vAlign w:val="center"/>
          </w:tcPr>
          <w:p w14:paraId="0942390E"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0.49</w:t>
            </w:r>
          </w:p>
          <w:p w14:paraId="4C9396EA"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(0.38)</w:t>
            </w:r>
          </w:p>
        </w:tc>
        <w:tc>
          <w:tcPr>
            <w:tcW w:w="1373" w:type="dxa"/>
            <w:vAlign w:val="center"/>
          </w:tcPr>
          <w:p w14:paraId="55117E20"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0.70</w:t>
            </w:r>
            <w:r w:rsidRPr="00D95978">
              <w:rPr>
                <w:rFonts w:ascii="Aptos" w:eastAsia="Aptos" w:hAnsi="Aptos" w:cs="Times New Roman"/>
                <w:sz w:val="20"/>
                <w:szCs w:val="20"/>
              </w:rPr>
              <w:t>*</w:t>
            </w:r>
          </w:p>
          <w:p w14:paraId="1B2079C7"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(0.36)</w:t>
            </w:r>
          </w:p>
        </w:tc>
      </w:tr>
      <w:tr w:rsidR="004B5EB0" w:rsidRPr="0063773D" w14:paraId="0F823B67" w14:textId="77777777" w:rsidTr="00392761">
        <w:trPr>
          <w:trHeight w:val="576"/>
        </w:trPr>
        <w:tc>
          <w:tcPr>
            <w:tcW w:w="1890" w:type="dxa"/>
          </w:tcPr>
          <w:p w14:paraId="58F1C96C" w14:textId="77777777" w:rsidR="004B5EB0" w:rsidRPr="00D95978" w:rsidRDefault="004B5EB0" w:rsidP="00392761">
            <w:pPr>
              <w:spacing w:before="0" w:after="0" w:line="240" w:lineRule="auto"/>
              <w:rPr>
                <w:rFonts w:ascii="Aptos" w:eastAsia="Aptos" w:hAnsi="Aptos" w:cs="Times New Roman"/>
                <w:sz w:val="22"/>
                <w:szCs w:val="22"/>
              </w:rPr>
            </w:pPr>
            <w:r w:rsidRPr="00D95978">
              <w:rPr>
                <w:rFonts w:ascii="Aptos" w:eastAsia="Aptos" w:hAnsi="Aptos" w:cs="Times New Roman"/>
                <w:sz w:val="22"/>
                <w:szCs w:val="22"/>
              </w:rPr>
              <w:t>Wealth</w:t>
            </w:r>
          </w:p>
        </w:tc>
        <w:tc>
          <w:tcPr>
            <w:tcW w:w="1393" w:type="dxa"/>
            <w:vAlign w:val="center"/>
          </w:tcPr>
          <w:p w14:paraId="4EC923A7"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-0.11</w:t>
            </w:r>
          </w:p>
          <w:p w14:paraId="15699B55"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(0.11)</w:t>
            </w:r>
          </w:p>
        </w:tc>
        <w:tc>
          <w:tcPr>
            <w:tcW w:w="1568" w:type="dxa"/>
            <w:vAlign w:val="center"/>
          </w:tcPr>
          <w:p w14:paraId="0F78C14E"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0.03</w:t>
            </w:r>
          </w:p>
          <w:p w14:paraId="269C945F"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(0.03)</w:t>
            </w:r>
          </w:p>
        </w:tc>
        <w:tc>
          <w:tcPr>
            <w:tcW w:w="1568" w:type="dxa"/>
            <w:vAlign w:val="center"/>
          </w:tcPr>
          <w:p w14:paraId="5FF4BB7B"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0.39</w:t>
            </w:r>
          </w:p>
          <w:p w14:paraId="4AC935A6"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(1.05)</w:t>
            </w:r>
          </w:p>
        </w:tc>
        <w:tc>
          <w:tcPr>
            <w:tcW w:w="1568" w:type="dxa"/>
            <w:vAlign w:val="center"/>
          </w:tcPr>
          <w:p w14:paraId="241C0496"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-0.09</w:t>
            </w:r>
          </w:p>
          <w:p w14:paraId="61E8BBD1"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(0.20)</w:t>
            </w:r>
          </w:p>
        </w:tc>
        <w:tc>
          <w:tcPr>
            <w:tcW w:w="1373" w:type="dxa"/>
            <w:vAlign w:val="center"/>
          </w:tcPr>
          <w:p w14:paraId="387A2C26"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-0.005</w:t>
            </w:r>
          </w:p>
          <w:p w14:paraId="41FC84DF"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(0.18)</w:t>
            </w:r>
          </w:p>
        </w:tc>
      </w:tr>
      <w:tr w:rsidR="004B5EB0" w:rsidRPr="0063773D" w14:paraId="024D8957" w14:textId="77777777" w:rsidTr="00392761">
        <w:trPr>
          <w:trHeight w:val="576"/>
        </w:trPr>
        <w:tc>
          <w:tcPr>
            <w:tcW w:w="1890" w:type="dxa"/>
          </w:tcPr>
          <w:p w14:paraId="122D9079" w14:textId="77777777" w:rsidR="004B5EB0" w:rsidRPr="00D95978" w:rsidRDefault="004B5EB0" w:rsidP="00392761">
            <w:pPr>
              <w:spacing w:before="0" w:after="0" w:line="240" w:lineRule="auto"/>
              <w:rPr>
                <w:rFonts w:ascii="Aptos" w:eastAsia="Aptos" w:hAnsi="Aptos" w:cs="Times New Roman"/>
                <w:sz w:val="22"/>
                <w:szCs w:val="22"/>
              </w:rPr>
            </w:pPr>
            <w:r w:rsidRPr="00D95978">
              <w:rPr>
                <w:rFonts w:ascii="Aptos" w:eastAsia="Aptos" w:hAnsi="Aptos" w:cs="Times New Roman"/>
                <w:sz w:val="22"/>
                <w:szCs w:val="22"/>
              </w:rPr>
              <w:t>Bank Credit</w:t>
            </w:r>
          </w:p>
        </w:tc>
        <w:tc>
          <w:tcPr>
            <w:tcW w:w="1393" w:type="dxa"/>
            <w:vAlign w:val="center"/>
          </w:tcPr>
          <w:p w14:paraId="790C3251" w14:textId="77777777" w:rsidR="004B5EB0" w:rsidRPr="00D95978" w:rsidRDefault="004B5EB0" w:rsidP="00392761">
            <w:pPr>
              <w:spacing w:before="0" w:after="0" w:line="240" w:lineRule="auto"/>
              <w:jc w:val="center"/>
              <w:rPr>
                <w:rFonts w:ascii="Aptos" w:eastAsia="Aptos" w:hAnsi="Aptos" w:cs="Times New Roman"/>
                <w:sz w:val="22"/>
                <w:szCs w:val="22"/>
              </w:rPr>
            </w:pPr>
          </w:p>
          <w:p w14:paraId="63F34EC0" w14:textId="77777777" w:rsidR="004B5EB0" w:rsidRPr="00D95978" w:rsidRDefault="004B5EB0" w:rsidP="00392761">
            <w:pPr>
              <w:spacing w:before="0" w:after="0" w:line="240" w:lineRule="auto"/>
              <w:jc w:val="center"/>
              <w:rPr>
                <w:rFonts w:ascii="Aptos" w:eastAsia="Aptos" w:hAnsi="Aptos" w:cs="Times New Roman"/>
                <w:sz w:val="22"/>
                <w:szCs w:val="22"/>
              </w:rPr>
            </w:pPr>
          </w:p>
        </w:tc>
        <w:tc>
          <w:tcPr>
            <w:tcW w:w="1568" w:type="dxa"/>
            <w:vAlign w:val="center"/>
          </w:tcPr>
          <w:p w14:paraId="08210960" w14:textId="77777777" w:rsidR="004B5EB0" w:rsidRPr="00D95978" w:rsidRDefault="004B5EB0" w:rsidP="00392761">
            <w:pPr>
              <w:spacing w:before="0" w:after="0" w:line="240" w:lineRule="auto"/>
              <w:jc w:val="center"/>
              <w:rPr>
                <w:rFonts w:ascii="Aptos" w:eastAsia="Aptos" w:hAnsi="Aptos" w:cs="Times New Roman"/>
                <w:sz w:val="22"/>
                <w:szCs w:val="22"/>
              </w:rPr>
            </w:pPr>
          </w:p>
        </w:tc>
        <w:tc>
          <w:tcPr>
            <w:tcW w:w="1568" w:type="dxa"/>
            <w:vAlign w:val="center"/>
          </w:tcPr>
          <w:p w14:paraId="76715162" w14:textId="77777777" w:rsidR="004B5EB0" w:rsidRPr="00D95978" w:rsidRDefault="004B5EB0" w:rsidP="00392761">
            <w:pPr>
              <w:spacing w:before="0" w:after="0" w:line="240" w:lineRule="auto"/>
              <w:jc w:val="center"/>
              <w:rPr>
                <w:rFonts w:ascii="Aptos" w:eastAsia="Aptos" w:hAnsi="Aptos" w:cs="Times New Roman"/>
                <w:sz w:val="22"/>
                <w:szCs w:val="22"/>
              </w:rPr>
            </w:pPr>
          </w:p>
        </w:tc>
        <w:tc>
          <w:tcPr>
            <w:tcW w:w="1568" w:type="dxa"/>
            <w:vAlign w:val="center"/>
          </w:tcPr>
          <w:p w14:paraId="744C0E91" w14:textId="77777777" w:rsidR="004B5EB0" w:rsidRPr="00D95978" w:rsidRDefault="004B5EB0" w:rsidP="00392761">
            <w:pPr>
              <w:spacing w:before="0" w:after="0" w:line="240" w:lineRule="auto"/>
              <w:jc w:val="center"/>
              <w:rPr>
                <w:rFonts w:ascii="Aptos" w:eastAsia="Aptos" w:hAnsi="Aptos" w:cs="Times New Roman"/>
                <w:sz w:val="22"/>
                <w:szCs w:val="22"/>
              </w:rPr>
            </w:pPr>
          </w:p>
        </w:tc>
        <w:tc>
          <w:tcPr>
            <w:tcW w:w="1373" w:type="dxa"/>
            <w:vAlign w:val="center"/>
          </w:tcPr>
          <w:p w14:paraId="24D7B528" w14:textId="77777777" w:rsidR="004B5EB0" w:rsidRPr="00D95978" w:rsidRDefault="004B5EB0" w:rsidP="00392761">
            <w:pPr>
              <w:spacing w:before="0" w:after="0" w:line="240" w:lineRule="auto"/>
              <w:jc w:val="center"/>
              <w:rPr>
                <w:rFonts w:ascii="Aptos" w:eastAsia="Aptos" w:hAnsi="Aptos" w:cs="Times New Roman"/>
                <w:sz w:val="22"/>
                <w:szCs w:val="22"/>
              </w:rPr>
            </w:pPr>
          </w:p>
        </w:tc>
      </w:tr>
      <w:tr w:rsidR="004B5EB0" w:rsidRPr="0063773D" w14:paraId="37636CDA" w14:textId="77777777" w:rsidTr="00392761">
        <w:trPr>
          <w:trHeight w:val="576"/>
        </w:trPr>
        <w:tc>
          <w:tcPr>
            <w:tcW w:w="1890" w:type="dxa"/>
          </w:tcPr>
          <w:p w14:paraId="739A7EDB" w14:textId="77777777" w:rsidR="004B5EB0" w:rsidRPr="00D95978" w:rsidRDefault="004B5EB0" w:rsidP="00392761">
            <w:pPr>
              <w:spacing w:before="0" w:after="0" w:line="240" w:lineRule="auto"/>
              <w:rPr>
                <w:rFonts w:ascii="Aptos" w:eastAsia="Aptos" w:hAnsi="Aptos" w:cs="Times New Roman"/>
                <w:sz w:val="22"/>
                <w:szCs w:val="22"/>
              </w:rPr>
            </w:pPr>
            <w:r w:rsidRPr="00D95978">
              <w:rPr>
                <w:rFonts w:ascii="Aptos" w:eastAsia="Aptos" w:hAnsi="Aptos" w:cs="Times New Roman"/>
                <w:sz w:val="22"/>
                <w:szCs w:val="22"/>
              </w:rPr>
              <w:t>Net Worth</w:t>
            </w:r>
          </w:p>
        </w:tc>
        <w:tc>
          <w:tcPr>
            <w:tcW w:w="1393" w:type="dxa"/>
            <w:vAlign w:val="center"/>
          </w:tcPr>
          <w:p w14:paraId="090196DE" w14:textId="77777777" w:rsidR="004B5EB0" w:rsidRPr="00D95978" w:rsidRDefault="004B5EB0"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Pr="00D95978">
              <w:rPr>
                <w:rFonts w:ascii="Aptos" w:eastAsia="Aptos" w:hAnsi="Aptos" w:cs="Times New Roman"/>
                <w:sz w:val="22"/>
                <w:szCs w:val="22"/>
              </w:rPr>
              <w:t>-0.26</w:t>
            </w:r>
            <w:r w:rsidRPr="00D95978">
              <w:rPr>
                <w:rFonts w:ascii="Aptos" w:eastAsia="Aptos" w:hAnsi="Aptos" w:cs="Times New Roman"/>
                <w:sz w:val="20"/>
                <w:szCs w:val="20"/>
              </w:rPr>
              <w:t>***</w:t>
            </w:r>
          </w:p>
          <w:p w14:paraId="1D057E12"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(0.10)</w:t>
            </w:r>
          </w:p>
        </w:tc>
        <w:tc>
          <w:tcPr>
            <w:tcW w:w="1568" w:type="dxa"/>
            <w:vAlign w:val="center"/>
          </w:tcPr>
          <w:p w14:paraId="76C22D96" w14:textId="77777777" w:rsidR="004B5EB0" w:rsidRPr="00D95978" w:rsidRDefault="004B5EB0"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Pr="00D95978">
              <w:rPr>
                <w:rFonts w:ascii="Aptos" w:eastAsia="Aptos" w:hAnsi="Aptos" w:cs="Times New Roman"/>
                <w:sz w:val="22"/>
                <w:szCs w:val="22"/>
              </w:rPr>
              <w:t>0.08</w:t>
            </w:r>
            <w:r w:rsidRPr="00D95978">
              <w:rPr>
                <w:rFonts w:ascii="Aptos" w:eastAsia="Aptos" w:hAnsi="Aptos" w:cs="Times New Roman"/>
                <w:sz w:val="20"/>
                <w:szCs w:val="20"/>
              </w:rPr>
              <w:t>**</w:t>
            </w:r>
          </w:p>
          <w:p w14:paraId="125BC46A"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(0.03)</w:t>
            </w:r>
          </w:p>
        </w:tc>
        <w:tc>
          <w:tcPr>
            <w:tcW w:w="1568" w:type="dxa"/>
            <w:vAlign w:val="center"/>
          </w:tcPr>
          <w:p w14:paraId="658ABFCB"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1.89</w:t>
            </w:r>
            <w:r w:rsidRPr="00D95978">
              <w:rPr>
                <w:rFonts w:ascii="Aptos" w:eastAsia="Aptos" w:hAnsi="Aptos" w:cs="Times New Roman"/>
                <w:sz w:val="20"/>
                <w:szCs w:val="20"/>
              </w:rPr>
              <w:t>**</w:t>
            </w:r>
          </w:p>
          <w:p w14:paraId="16ECABCF"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(0.94)</w:t>
            </w:r>
          </w:p>
        </w:tc>
        <w:tc>
          <w:tcPr>
            <w:tcW w:w="1568" w:type="dxa"/>
            <w:vAlign w:val="center"/>
          </w:tcPr>
          <w:p w14:paraId="1087EE9B"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-0.19</w:t>
            </w:r>
          </w:p>
          <w:p w14:paraId="49D971F2"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(0.17)</w:t>
            </w:r>
          </w:p>
        </w:tc>
        <w:tc>
          <w:tcPr>
            <w:tcW w:w="1373" w:type="dxa"/>
            <w:vAlign w:val="center"/>
          </w:tcPr>
          <w:p w14:paraId="35F52F40"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-0.09</w:t>
            </w:r>
          </w:p>
          <w:p w14:paraId="1A227807"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(0.17)</w:t>
            </w:r>
          </w:p>
        </w:tc>
      </w:tr>
      <w:tr w:rsidR="004B5EB0" w:rsidRPr="0063773D" w14:paraId="76149029" w14:textId="77777777" w:rsidTr="00392761">
        <w:trPr>
          <w:trHeight w:val="576"/>
        </w:trPr>
        <w:tc>
          <w:tcPr>
            <w:tcW w:w="1890" w:type="dxa"/>
          </w:tcPr>
          <w:p w14:paraId="7C53A588" w14:textId="77777777" w:rsidR="004B5EB0" w:rsidRPr="00D95978" w:rsidRDefault="004B5EB0" w:rsidP="00392761">
            <w:pPr>
              <w:spacing w:before="0" w:after="0" w:line="240" w:lineRule="auto"/>
              <w:rPr>
                <w:rFonts w:ascii="Aptos" w:eastAsia="Aptos" w:hAnsi="Aptos" w:cs="Times New Roman"/>
                <w:sz w:val="22"/>
                <w:szCs w:val="22"/>
              </w:rPr>
            </w:pPr>
            <w:r w:rsidRPr="00D95978">
              <w:rPr>
                <w:rFonts w:ascii="Aptos" w:eastAsia="Aptos" w:hAnsi="Aptos" w:cs="Times New Roman"/>
                <w:sz w:val="22"/>
                <w:szCs w:val="22"/>
              </w:rPr>
              <w:t>Open Economy</w:t>
            </w:r>
          </w:p>
        </w:tc>
        <w:tc>
          <w:tcPr>
            <w:tcW w:w="1393" w:type="dxa"/>
            <w:vAlign w:val="center"/>
          </w:tcPr>
          <w:p w14:paraId="30025768" w14:textId="77777777" w:rsidR="004B5EB0" w:rsidRPr="00D95978" w:rsidRDefault="004B5EB0" w:rsidP="00392761">
            <w:pPr>
              <w:spacing w:before="0" w:after="0" w:line="240" w:lineRule="auto"/>
              <w:jc w:val="center"/>
              <w:rPr>
                <w:rFonts w:ascii="Aptos" w:eastAsia="Aptos" w:hAnsi="Aptos" w:cs="Times New Roman"/>
                <w:sz w:val="22"/>
                <w:szCs w:val="22"/>
              </w:rPr>
            </w:pPr>
          </w:p>
          <w:p w14:paraId="64DFF424" w14:textId="77777777" w:rsidR="004B5EB0" w:rsidRPr="00D95978" w:rsidRDefault="004B5EB0" w:rsidP="00392761">
            <w:pPr>
              <w:spacing w:before="0" w:after="0" w:line="240" w:lineRule="auto"/>
              <w:jc w:val="center"/>
              <w:rPr>
                <w:rFonts w:ascii="Aptos" w:eastAsia="Aptos" w:hAnsi="Aptos" w:cs="Times New Roman"/>
                <w:sz w:val="22"/>
                <w:szCs w:val="22"/>
              </w:rPr>
            </w:pPr>
          </w:p>
        </w:tc>
        <w:tc>
          <w:tcPr>
            <w:tcW w:w="1568" w:type="dxa"/>
            <w:vAlign w:val="center"/>
          </w:tcPr>
          <w:p w14:paraId="7EA5EE3A" w14:textId="77777777" w:rsidR="004B5EB0" w:rsidRPr="00D95978" w:rsidRDefault="004B5EB0" w:rsidP="00392761">
            <w:pPr>
              <w:spacing w:before="0" w:after="0" w:line="240" w:lineRule="auto"/>
              <w:jc w:val="center"/>
              <w:rPr>
                <w:rFonts w:ascii="Aptos" w:eastAsia="Aptos" w:hAnsi="Aptos" w:cs="Times New Roman"/>
                <w:sz w:val="22"/>
                <w:szCs w:val="22"/>
              </w:rPr>
            </w:pPr>
          </w:p>
        </w:tc>
        <w:tc>
          <w:tcPr>
            <w:tcW w:w="1568" w:type="dxa"/>
            <w:vAlign w:val="center"/>
          </w:tcPr>
          <w:p w14:paraId="3EB12F84" w14:textId="77777777" w:rsidR="004B5EB0" w:rsidRPr="00D95978" w:rsidRDefault="004B5EB0" w:rsidP="00392761">
            <w:pPr>
              <w:spacing w:before="0" w:after="0" w:line="240" w:lineRule="auto"/>
              <w:jc w:val="center"/>
              <w:rPr>
                <w:rFonts w:ascii="Aptos" w:eastAsia="Aptos" w:hAnsi="Aptos" w:cs="Times New Roman"/>
                <w:sz w:val="22"/>
                <w:szCs w:val="22"/>
              </w:rPr>
            </w:pPr>
          </w:p>
        </w:tc>
        <w:tc>
          <w:tcPr>
            <w:tcW w:w="1568" w:type="dxa"/>
            <w:vAlign w:val="center"/>
          </w:tcPr>
          <w:p w14:paraId="2E78ABF4" w14:textId="77777777" w:rsidR="004B5EB0" w:rsidRPr="00D95978" w:rsidRDefault="004B5EB0" w:rsidP="00392761">
            <w:pPr>
              <w:spacing w:before="0" w:after="0" w:line="240" w:lineRule="auto"/>
              <w:jc w:val="center"/>
              <w:rPr>
                <w:rFonts w:ascii="Aptos" w:eastAsia="Aptos" w:hAnsi="Aptos" w:cs="Times New Roman"/>
                <w:sz w:val="22"/>
                <w:szCs w:val="22"/>
              </w:rPr>
            </w:pPr>
          </w:p>
        </w:tc>
        <w:tc>
          <w:tcPr>
            <w:tcW w:w="1373" w:type="dxa"/>
            <w:vAlign w:val="center"/>
          </w:tcPr>
          <w:p w14:paraId="666970AD" w14:textId="77777777" w:rsidR="004B5EB0" w:rsidRPr="00D95978" w:rsidRDefault="004B5EB0" w:rsidP="00392761">
            <w:pPr>
              <w:spacing w:before="0" w:after="0" w:line="240" w:lineRule="auto"/>
              <w:jc w:val="center"/>
              <w:rPr>
                <w:rFonts w:ascii="Aptos" w:eastAsia="Aptos" w:hAnsi="Aptos" w:cs="Times New Roman"/>
                <w:sz w:val="22"/>
                <w:szCs w:val="22"/>
              </w:rPr>
            </w:pPr>
          </w:p>
        </w:tc>
      </w:tr>
      <w:tr w:rsidR="004B5EB0" w:rsidRPr="0063773D" w14:paraId="6F018870" w14:textId="77777777" w:rsidTr="00392761">
        <w:trPr>
          <w:trHeight w:val="576"/>
        </w:trPr>
        <w:tc>
          <w:tcPr>
            <w:tcW w:w="1890" w:type="dxa"/>
          </w:tcPr>
          <w:p w14:paraId="0DEB63A4" w14:textId="77777777" w:rsidR="004B5EB0" w:rsidRPr="00D95978" w:rsidRDefault="004B5EB0" w:rsidP="00392761">
            <w:pPr>
              <w:spacing w:before="0" w:after="0" w:line="240" w:lineRule="auto"/>
              <w:rPr>
                <w:rFonts w:ascii="Aptos" w:eastAsia="Aptos" w:hAnsi="Aptos" w:cs="Times New Roman"/>
                <w:sz w:val="22"/>
                <w:szCs w:val="22"/>
              </w:rPr>
            </w:pPr>
            <w:r w:rsidRPr="00D95978">
              <w:rPr>
                <w:rFonts w:ascii="Aptos" w:eastAsia="Aptos" w:hAnsi="Aptos" w:cs="Times New Roman"/>
                <w:sz w:val="22"/>
                <w:szCs w:val="22"/>
              </w:rPr>
              <w:t>Central Bank Authors</w:t>
            </w:r>
          </w:p>
        </w:tc>
        <w:tc>
          <w:tcPr>
            <w:tcW w:w="1393" w:type="dxa"/>
            <w:vAlign w:val="center"/>
          </w:tcPr>
          <w:p w14:paraId="1A5A500A" w14:textId="77777777" w:rsidR="004B5EB0" w:rsidRPr="00D95978" w:rsidRDefault="004B5EB0"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Pr="00D95978">
              <w:rPr>
                <w:rFonts w:ascii="Aptos" w:eastAsia="Aptos" w:hAnsi="Aptos" w:cs="Times New Roman"/>
                <w:sz w:val="22"/>
                <w:szCs w:val="22"/>
              </w:rPr>
              <w:t>-0.29</w:t>
            </w:r>
            <w:r w:rsidRPr="00D95978">
              <w:rPr>
                <w:rFonts w:ascii="Aptos" w:eastAsia="Aptos" w:hAnsi="Aptos" w:cs="Times New Roman"/>
                <w:sz w:val="20"/>
                <w:szCs w:val="20"/>
              </w:rPr>
              <w:t>***</w:t>
            </w:r>
          </w:p>
          <w:p w14:paraId="15BD51B9"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(0.11)</w:t>
            </w:r>
          </w:p>
        </w:tc>
        <w:tc>
          <w:tcPr>
            <w:tcW w:w="1568" w:type="dxa"/>
            <w:vAlign w:val="center"/>
          </w:tcPr>
          <w:p w14:paraId="1AF4E1A1" w14:textId="77777777" w:rsidR="004B5EB0" w:rsidRPr="00D95978" w:rsidRDefault="004B5EB0"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Pr="00D95978">
              <w:rPr>
                <w:rFonts w:ascii="Aptos" w:eastAsia="Aptos" w:hAnsi="Aptos" w:cs="Times New Roman"/>
                <w:sz w:val="22"/>
                <w:szCs w:val="22"/>
              </w:rPr>
              <w:t>0.07</w:t>
            </w:r>
            <w:r w:rsidRPr="00D95978">
              <w:rPr>
                <w:rFonts w:ascii="Aptos" w:eastAsia="Aptos" w:hAnsi="Aptos" w:cs="Times New Roman"/>
                <w:sz w:val="20"/>
                <w:szCs w:val="20"/>
              </w:rPr>
              <w:t>**</w:t>
            </w:r>
          </w:p>
          <w:p w14:paraId="3F80928A"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(0.03)</w:t>
            </w:r>
          </w:p>
        </w:tc>
        <w:tc>
          <w:tcPr>
            <w:tcW w:w="1568" w:type="dxa"/>
            <w:vAlign w:val="center"/>
          </w:tcPr>
          <w:p w14:paraId="428282B0"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1.42</w:t>
            </w:r>
          </w:p>
          <w:p w14:paraId="23DC6983"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(0.99)</w:t>
            </w:r>
          </w:p>
        </w:tc>
        <w:tc>
          <w:tcPr>
            <w:tcW w:w="1568" w:type="dxa"/>
            <w:vAlign w:val="center"/>
          </w:tcPr>
          <w:p w14:paraId="59C89CAE" w14:textId="77777777" w:rsidR="004B5EB0" w:rsidRPr="00D95978" w:rsidRDefault="004B5EB0"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Pr="00D95978">
              <w:rPr>
                <w:rFonts w:ascii="Aptos" w:eastAsia="Aptos" w:hAnsi="Aptos" w:cs="Times New Roman"/>
                <w:sz w:val="22"/>
                <w:szCs w:val="22"/>
              </w:rPr>
              <w:t>0.55</w:t>
            </w:r>
            <w:r w:rsidRPr="00D95978">
              <w:rPr>
                <w:rFonts w:ascii="Aptos" w:eastAsia="Aptos" w:hAnsi="Aptos" w:cs="Times New Roman"/>
                <w:sz w:val="20"/>
                <w:szCs w:val="20"/>
              </w:rPr>
              <w:t>***</w:t>
            </w:r>
          </w:p>
          <w:p w14:paraId="002FB41A"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(0.18)</w:t>
            </w:r>
          </w:p>
        </w:tc>
        <w:tc>
          <w:tcPr>
            <w:tcW w:w="1373" w:type="dxa"/>
            <w:vAlign w:val="center"/>
          </w:tcPr>
          <w:p w14:paraId="411D0AB5" w14:textId="77777777" w:rsidR="004B5EB0" w:rsidRPr="00D95978" w:rsidRDefault="004B5EB0"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Pr="00D95978">
              <w:rPr>
                <w:rFonts w:ascii="Aptos" w:eastAsia="Aptos" w:hAnsi="Aptos" w:cs="Times New Roman"/>
                <w:sz w:val="22"/>
                <w:szCs w:val="22"/>
              </w:rPr>
              <w:t>0.57</w:t>
            </w:r>
            <w:r w:rsidRPr="00D95978">
              <w:rPr>
                <w:rFonts w:ascii="Aptos" w:eastAsia="Aptos" w:hAnsi="Aptos" w:cs="Times New Roman"/>
                <w:sz w:val="20"/>
                <w:szCs w:val="20"/>
              </w:rPr>
              <w:t>***</w:t>
            </w:r>
          </w:p>
          <w:p w14:paraId="1230A39D"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(0.16)</w:t>
            </w:r>
          </w:p>
        </w:tc>
      </w:tr>
      <w:tr w:rsidR="004B5EB0" w:rsidRPr="0063773D" w14:paraId="684F5DF2" w14:textId="77777777" w:rsidTr="00392761">
        <w:trPr>
          <w:trHeight w:val="576"/>
        </w:trPr>
        <w:tc>
          <w:tcPr>
            <w:tcW w:w="1890" w:type="dxa"/>
          </w:tcPr>
          <w:p w14:paraId="28DC18B1" w14:textId="77777777" w:rsidR="004B5EB0" w:rsidRPr="00D95978" w:rsidRDefault="004B5EB0" w:rsidP="00392761">
            <w:pPr>
              <w:spacing w:before="0" w:after="0" w:line="240" w:lineRule="auto"/>
              <w:rPr>
                <w:rFonts w:ascii="Aptos" w:eastAsia="Aptos" w:hAnsi="Aptos" w:cs="Times New Roman"/>
                <w:sz w:val="22"/>
                <w:szCs w:val="22"/>
              </w:rPr>
            </w:pPr>
            <w:r w:rsidRPr="00D95978">
              <w:rPr>
                <w:rFonts w:ascii="Aptos" w:eastAsia="Aptos" w:hAnsi="Aptos" w:cs="Times New Roman"/>
                <w:sz w:val="22"/>
                <w:szCs w:val="22"/>
              </w:rPr>
              <w:t>Log(equations)</w:t>
            </w:r>
          </w:p>
        </w:tc>
        <w:tc>
          <w:tcPr>
            <w:tcW w:w="1393" w:type="dxa"/>
            <w:vAlign w:val="center"/>
          </w:tcPr>
          <w:p w14:paraId="1EABF646" w14:textId="77777777" w:rsidR="004B5EB0" w:rsidRPr="00D95978" w:rsidRDefault="004B5EB0" w:rsidP="00392761">
            <w:pPr>
              <w:spacing w:before="0" w:after="0" w:line="240" w:lineRule="auto"/>
              <w:jc w:val="center"/>
              <w:rPr>
                <w:rFonts w:ascii="Aptos" w:eastAsia="Aptos" w:hAnsi="Aptos" w:cs="Times New Roman"/>
                <w:sz w:val="22"/>
                <w:szCs w:val="22"/>
              </w:rPr>
            </w:pPr>
          </w:p>
          <w:p w14:paraId="4613A935" w14:textId="77777777" w:rsidR="004B5EB0" w:rsidRPr="00D95978" w:rsidRDefault="004B5EB0" w:rsidP="00392761">
            <w:pPr>
              <w:spacing w:before="0" w:after="0" w:line="240" w:lineRule="auto"/>
              <w:jc w:val="center"/>
              <w:rPr>
                <w:rFonts w:ascii="Aptos" w:eastAsia="Aptos" w:hAnsi="Aptos" w:cs="Times New Roman"/>
                <w:sz w:val="22"/>
                <w:szCs w:val="22"/>
              </w:rPr>
            </w:pPr>
          </w:p>
        </w:tc>
        <w:tc>
          <w:tcPr>
            <w:tcW w:w="1568" w:type="dxa"/>
            <w:vAlign w:val="center"/>
          </w:tcPr>
          <w:p w14:paraId="7B4F1E8E" w14:textId="77777777" w:rsidR="004B5EB0" w:rsidRPr="00D95978" w:rsidRDefault="004B5EB0" w:rsidP="00392761">
            <w:pPr>
              <w:spacing w:before="0" w:after="0" w:line="240" w:lineRule="auto"/>
              <w:jc w:val="center"/>
              <w:rPr>
                <w:rFonts w:ascii="Aptos" w:eastAsia="Aptos" w:hAnsi="Aptos" w:cs="Times New Roman"/>
                <w:sz w:val="22"/>
                <w:szCs w:val="22"/>
              </w:rPr>
            </w:pPr>
          </w:p>
        </w:tc>
        <w:tc>
          <w:tcPr>
            <w:tcW w:w="1568" w:type="dxa"/>
            <w:vAlign w:val="center"/>
          </w:tcPr>
          <w:p w14:paraId="255438A8" w14:textId="77777777" w:rsidR="004B5EB0" w:rsidRPr="00D95978" w:rsidRDefault="004B5EB0" w:rsidP="00392761">
            <w:pPr>
              <w:spacing w:before="0" w:after="0" w:line="240" w:lineRule="auto"/>
              <w:jc w:val="center"/>
              <w:rPr>
                <w:rFonts w:ascii="Aptos" w:eastAsia="Aptos" w:hAnsi="Aptos" w:cs="Times New Roman"/>
                <w:sz w:val="22"/>
                <w:szCs w:val="22"/>
              </w:rPr>
            </w:pPr>
          </w:p>
        </w:tc>
        <w:tc>
          <w:tcPr>
            <w:tcW w:w="1568" w:type="dxa"/>
            <w:vAlign w:val="center"/>
          </w:tcPr>
          <w:p w14:paraId="2B0E3D4E" w14:textId="77777777" w:rsidR="004B5EB0" w:rsidRPr="00D95978" w:rsidRDefault="004B5EB0" w:rsidP="00392761">
            <w:pPr>
              <w:spacing w:before="0" w:after="0" w:line="240" w:lineRule="auto"/>
              <w:jc w:val="center"/>
              <w:rPr>
                <w:rFonts w:ascii="Aptos" w:eastAsia="Aptos" w:hAnsi="Aptos" w:cs="Times New Roman"/>
                <w:sz w:val="22"/>
                <w:szCs w:val="22"/>
              </w:rPr>
            </w:pPr>
          </w:p>
        </w:tc>
        <w:tc>
          <w:tcPr>
            <w:tcW w:w="1373" w:type="dxa"/>
            <w:vAlign w:val="center"/>
          </w:tcPr>
          <w:p w14:paraId="5C529C9F" w14:textId="77777777" w:rsidR="004B5EB0" w:rsidRPr="00D95978" w:rsidRDefault="004B5EB0" w:rsidP="00392761">
            <w:pPr>
              <w:spacing w:before="0" w:after="0" w:line="240" w:lineRule="auto"/>
              <w:jc w:val="center"/>
              <w:rPr>
                <w:rFonts w:ascii="Aptos" w:eastAsia="Aptos" w:hAnsi="Aptos" w:cs="Times New Roman"/>
                <w:sz w:val="22"/>
                <w:szCs w:val="22"/>
              </w:rPr>
            </w:pPr>
          </w:p>
        </w:tc>
      </w:tr>
      <w:tr w:rsidR="004B5EB0" w:rsidRPr="0063773D" w14:paraId="1D11C856" w14:textId="77777777" w:rsidTr="00392761">
        <w:trPr>
          <w:trHeight w:val="576"/>
        </w:trPr>
        <w:tc>
          <w:tcPr>
            <w:tcW w:w="1890" w:type="dxa"/>
          </w:tcPr>
          <w:p w14:paraId="47D3F31E" w14:textId="77777777" w:rsidR="004B5EB0" w:rsidRPr="00D95978" w:rsidRDefault="004B5EB0" w:rsidP="00392761">
            <w:pPr>
              <w:spacing w:before="0" w:after="0" w:line="240" w:lineRule="auto"/>
              <w:rPr>
                <w:rFonts w:ascii="Aptos" w:eastAsia="Aptos" w:hAnsi="Aptos" w:cs="Times New Roman"/>
                <w:sz w:val="22"/>
                <w:szCs w:val="22"/>
              </w:rPr>
            </w:pPr>
            <w:r w:rsidRPr="00D95978">
              <w:rPr>
                <w:rFonts w:ascii="Aptos" w:eastAsia="Aptos" w:hAnsi="Aptos" w:cs="Times New Roman"/>
                <w:sz w:val="22"/>
                <w:szCs w:val="22"/>
              </w:rPr>
              <w:t>Early vintage</w:t>
            </w:r>
          </w:p>
        </w:tc>
        <w:tc>
          <w:tcPr>
            <w:tcW w:w="1393" w:type="dxa"/>
            <w:vAlign w:val="center"/>
          </w:tcPr>
          <w:p w14:paraId="29229673"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-0.01</w:t>
            </w:r>
          </w:p>
          <w:p w14:paraId="2EF2775F"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(0.18)</w:t>
            </w:r>
          </w:p>
        </w:tc>
        <w:tc>
          <w:tcPr>
            <w:tcW w:w="1568" w:type="dxa"/>
            <w:vAlign w:val="center"/>
          </w:tcPr>
          <w:p w14:paraId="26DA36D4"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-0.06</w:t>
            </w:r>
          </w:p>
          <w:p w14:paraId="1C762927"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(0.05)</w:t>
            </w:r>
          </w:p>
        </w:tc>
        <w:tc>
          <w:tcPr>
            <w:tcW w:w="1568" w:type="dxa"/>
            <w:vAlign w:val="center"/>
          </w:tcPr>
          <w:p w14:paraId="7C15713D" w14:textId="77777777" w:rsidR="004B5EB0" w:rsidRPr="00D95978" w:rsidRDefault="004B5EB0"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Pr="00D95978">
              <w:rPr>
                <w:rFonts w:ascii="Aptos" w:eastAsia="Aptos" w:hAnsi="Aptos" w:cs="Times New Roman"/>
                <w:sz w:val="22"/>
                <w:szCs w:val="22"/>
              </w:rPr>
              <w:t>4.15</w:t>
            </w:r>
            <w:r w:rsidRPr="00D95978">
              <w:rPr>
                <w:rFonts w:ascii="Aptos" w:eastAsia="Aptos" w:hAnsi="Aptos" w:cs="Times New Roman"/>
                <w:sz w:val="20"/>
                <w:szCs w:val="20"/>
              </w:rPr>
              <w:t>**</w:t>
            </w:r>
          </w:p>
          <w:p w14:paraId="5DA63A94"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(1.77)</w:t>
            </w:r>
          </w:p>
        </w:tc>
        <w:tc>
          <w:tcPr>
            <w:tcW w:w="1568" w:type="dxa"/>
            <w:vAlign w:val="center"/>
          </w:tcPr>
          <w:p w14:paraId="4D221EB3"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0.28</w:t>
            </w:r>
          </w:p>
          <w:p w14:paraId="31009830"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(0.28)</w:t>
            </w:r>
          </w:p>
        </w:tc>
        <w:tc>
          <w:tcPr>
            <w:tcW w:w="1373" w:type="dxa"/>
            <w:vAlign w:val="center"/>
          </w:tcPr>
          <w:p w14:paraId="7EDB3722" w14:textId="77777777" w:rsidR="004B5EB0" w:rsidRPr="00D95978" w:rsidRDefault="004B5EB0"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Pr="00D95978">
              <w:rPr>
                <w:rFonts w:ascii="Aptos" w:eastAsia="Aptos" w:hAnsi="Aptos" w:cs="Times New Roman"/>
                <w:sz w:val="22"/>
                <w:szCs w:val="22"/>
              </w:rPr>
              <w:t>1.42</w:t>
            </w:r>
            <w:r w:rsidRPr="00D95978">
              <w:rPr>
                <w:rFonts w:ascii="Aptos" w:eastAsia="Aptos" w:hAnsi="Aptos" w:cs="Times New Roman"/>
                <w:sz w:val="20"/>
                <w:szCs w:val="20"/>
              </w:rPr>
              <w:t>***</w:t>
            </w:r>
          </w:p>
          <w:p w14:paraId="3ADF216B"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(0.26)</w:t>
            </w:r>
          </w:p>
        </w:tc>
      </w:tr>
      <w:tr w:rsidR="004B5EB0" w:rsidRPr="0063773D" w14:paraId="27C1CCA5" w14:textId="77777777" w:rsidTr="00392761">
        <w:trPr>
          <w:trHeight w:val="576"/>
        </w:trPr>
        <w:tc>
          <w:tcPr>
            <w:tcW w:w="1890" w:type="dxa"/>
          </w:tcPr>
          <w:p w14:paraId="4E3F4323" w14:textId="77777777" w:rsidR="004B5EB0" w:rsidRPr="00D95978" w:rsidRDefault="004B5EB0" w:rsidP="00392761">
            <w:pPr>
              <w:spacing w:before="0" w:after="0" w:line="240" w:lineRule="auto"/>
              <w:rPr>
                <w:rFonts w:ascii="Aptos" w:eastAsia="Aptos" w:hAnsi="Aptos" w:cs="Times New Roman"/>
                <w:sz w:val="22"/>
                <w:szCs w:val="22"/>
              </w:rPr>
            </w:pPr>
            <w:r w:rsidRPr="00D95978">
              <w:rPr>
                <w:rFonts w:ascii="Aptos" w:eastAsia="Aptos" w:hAnsi="Aptos" w:cs="Times New Roman"/>
                <w:sz w:val="22"/>
                <w:szCs w:val="22"/>
              </w:rPr>
              <w:t>Middle vintage</w:t>
            </w:r>
          </w:p>
        </w:tc>
        <w:tc>
          <w:tcPr>
            <w:tcW w:w="1393" w:type="dxa"/>
            <w:tcBorders>
              <w:bottom w:val="single" w:sz="4" w:space="0" w:color="auto"/>
            </w:tcBorders>
            <w:vAlign w:val="center"/>
          </w:tcPr>
          <w:p w14:paraId="6BFF82E2"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-0.03</w:t>
            </w:r>
          </w:p>
          <w:p w14:paraId="444D0AE4"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(0.11)</w:t>
            </w:r>
          </w:p>
        </w:tc>
        <w:tc>
          <w:tcPr>
            <w:tcW w:w="1568" w:type="dxa"/>
            <w:tcBorders>
              <w:bottom w:val="single" w:sz="4" w:space="0" w:color="auto"/>
            </w:tcBorders>
            <w:vAlign w:val="center"/>
          </w:tcPr>
          <w:p w14:paraId="5AA7B128"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-0.01</w:t>
            </w:r>
          </w:p>
          <w:p w14:paraId="6E442DAF"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(0.03)</w:t>
            </w:r>
          </w:p>
        </w:tc>
        <w:tc>
          <w:tcPr>
            <w:tcW w:w="1568" w:type="dxa"/>
            <w:tcBorders>
              <w:bottom w:val="single" w:sz="4" w:space="0" w:color="auto"/>
            </w:tcBorders>
            <w:vAlign w:val="center"/>
          </w:tcPr>
          <w:p w14:paraId="489990D4" w14:textId="77777777" w:rsidR="004B5EB0" w:rsidRPr="00D95978" w:rsidRDefault="004B5EB0"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Pr="00D95978">
              <w:rPr>
                <w:rFonts w:ascii="Aptos" w:eastAsia="Aptos" w:hAnsi="Aptos" w:cs="Times New Roman"/>
                <w:sz w:val="22"/>
                <w:szCs w:val="22"/>
              </w:rPr>
              <w:t>3.05</w:t>
            </w:r>
            <w:r w:rsidRPr="00D95978">
              <w:rPr>
                <w:rFonts w:ascii="Aptos" w:eastAsia="Aptos" w:hAnsi="Aptos" w:cs="Times New Roman"/>
                <w:sz w:val="20"/>
                <w:szCs w:val="20"/>
              </w:rPr>
              <w:t>***</w:t>
            </w:r>
          </w:p>
          <w:p w14:paraId="4655F167"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(1.01)</w:t>
            </w:r>
          </w:p>
        </w:tc>
        <w:tc>
          <w:tcPr>
            <w:tcW w:w="1568" w:type="dxa"/>
            <w:tcBorders>
              <w:bottom w:val="single" w:sz="4" w:space="0" w:color="auto"/>
            </w:tcBorders>
            <w:vAlign w:val="center"/>
          </w:tcPr>
          <w:p w14:paraId="6A1AD4D5"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0.01</w:t>
            </w:r>
          </w:p>
          <w:p w14:paraId="2263D61C"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(0.18)</w:t>
            </w:r>
          </w:p>
        </w:tc>
        <w:tc>
          <w:tcPr>
            <w:tcW w:w="1373" w:type="dxa"/>
            <w:tcBorders>
              <w:bottom w:val="single" w:sz="4" w:space="0" w:color="auto"/>
            </w:tcBorders>
            <w:vAlign w:val="center"/>
          </w:tcPr>
          <w:p w14:paraId="6B19A4C5" w14:textId="77777777" w:rsidR="004B5EB0" w:rsidRPr="00D95978" w:rsidRDefault="004B5EB0" w:rsidP="00392761">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Pr="00D95978">
              <w:rPr>
                <w:rFonts w:ascii="Aptos" w:eastAsia="Aptos" w:hAnsi="Aptos" w:cs="Times New Roman"/>
                <w:sz w:val="22"/>
                <w:szCs w:val="22"/>
              </w:rPr>
              <w:t>0.70</w:t>
            </w:r>
            <w:r w:rsidRPr="00D95978">
              <w:rPr>
                <w:rFonts w:ascii="Aptos" w:eastAsia="Aptos" w:hAnsi="Aptos" w:cs="Times New Roman"/>
                <w:sz w:val="20"/>
                <w:szCs w:val="20"/>
              </w:rPr>
              <w:t>***</w:t>
            </w:r>
          </w:p>
          <w:p w14:paraId="51D30709"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(0.16)</w:t>
            </w:r>
          </w:p>
        </w:tc>
      </w:tr>
      <w:tr w:rsidR="004B5EB0" w:rsidRPr="0063773D" w14:paraId="40A6ED10" w14:textId="77777777" w:rsidTr="00392761">
        <w:trPr>
          <w:trHeight w:val="360"/>
        </w:trPr>
        <w:tc>
          <w:tcPr>
            <w:tcW w:w="1890" w:type="dxa"/>
            <w:tcBorders>
              <w:top w:val="single" w:sz="4" w:space="0" w:color="auto"/>
            </w:tcBorders>
            <w:vAlign w:val="center"/>
            <w:hideMark/>
          </w:tcPr>
          <w:p w14:paraId="50D4B0C1" w14:textId="77777777" w:rsidR="004B5EB0" w:rsidRPr="00D95978" w:rsidRDefault="00870E06" w:rsidP="00392761">
            <w:pPr>
              <w:spacing w:before="0" w:after="0" w:line="240" w:lineRule="auto"/>
              <w:rPr>
                <w:rFonts w:ascii="Aptos" w:eastAsia="Aptos" w:hAnsi="Aptos" w:cs="Times New Roman"/>
                <w:sz w:val="22"/>
                <w:szCs w:val="22"/>
              </w:rPr>
            </w:pPr>
            <m:oMathPara>
              <m:oMath>
                <m:sSup>
                  <m:sSupPr>
                    <m:ctrlPr>
                      <w:rPr>
                        <w:rFonts w:ascii="Cambria Math" w:eastAsia="Aptos" w:hAnsi="Cambria Math" w:cs="Times New Roman"/>
                        <w:i/>
                        <w:noProof/>
                        <w:sz w:val="22"/>
                        <w:szCs w:val="22"/>
                      </w:rPr>
                    </m:ctrlPr>
                  </m:sSupPr>
                  <m:e>
                    <m:r>
                      <w:rPr>
                        <w:rFonts w:ascii="Cambria Math" w:eastAsia="Aptos" w:hAnsi="Cambria Math" w:cs="Times New Roman"/>
                        <w:noProof/>
                        <w:sz w:val="22"/>
                        <w:szCs w:val="22"/>
                      </w:rPr>
                      <m:t>R</m:t>
                    </m:r>
                  </m:e>
                  <m:sup>
                    <m:r>
                      <w:rPr>
                        <w:rFonts w:ascii="Cambria Math" w:eastAsia="Aptos" w:hAnsi="Cambria Math" w:cs="Times New Roman"/>
                        <w:noProof/>
                        <w:sz w:val="22"/>
                        <w:szCs w:val="22"/>
                      </w:rPr>
                      <m:t>2</m:t>
                    </m:r>
                  </m:sup>
                </m:sSup>
                <m:r>
                  <w:rPr>
                    <w:rFonts w:ascii="Cambria Math" w:eastAsia="Aptos" w:hAnsi="Cambria Math" w:cs="Times New Roman"/>
                    <w:noProof/>
                    <w:sz w:val="22"/>
                    <w:szCs w:val="22"/>
                  </w:rPr>
                  <m:t xml:space="preserve"> </m:t>
                </m:r>
              </m:oMath>
            </m:oMathPara>
          </w:p>
        </w:tc>
        <w:tc>
          <w:tcPr>
            <w:tcW w:w="1393" w:type="dxa"/>
            <w:vAlign w:val="center"/>
            <w:hideMark/>
          </w:tcPr>
          <w:p w14:paraId="0A8DBBA7"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0.21</w:t>
            </w:r>
          </w:p>
        </w:tc>
        <w:tc>
          <w:tcPr>
            <w:tcW w:w="1568" w:type="dxa"/>
            <w:vAlign w:val="center"/>
            <w:hideMark/>
          </w:tcPr>
          <w:p w14:paraId="7A64997B"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0.31</w:t>
            </w:r>
          </w:p>
        </w:tc>
        <w:tc>
          <w:tcPr>
            <w:tcW w:w="1568" w:type="dxa"/>
            <w:vAlign w:val="center"/>
          </w:tcPr>
          <w:p w14:paraId="0060FD26"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0.13</w:t>
            </w:r>
          </w:p>
        </w:tc>
        <w:tc>
          <w:tcPr>
            <w:tcW w:w="1568" w:type="dxa"/>
            <w:vAlign w:val="center"/>
          </w:tcPr>
          <w:p w14:paraId="23DC38DA"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0.19</w:t>
            </w:r>
          </w:p>
        </w:tc>
        <w:tc>
          <w:tcPr>
            <w:tcW w:w="1373" w:type="dxa"/>
            <w:vAlign w:val="center"/>
          </w:tcPr>
          <w:p w14:paraId="527DD6D1"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0.40</w:t>
            </w:r>
          </w:p>
        </w:tc>
      </w:tr>
      <w:tr w:rsidR="004B5EB0" w:rsidRPr="0063773D" w14:paraId="44BCF8FE" w14:textId="77777777" w:rsidTr="00392761">
        <w:trPr>
          <w:trHeight w:val="360"/>
        </w:trPr>
        <w:tc>
          <w:tcPr>
            <w:tcW w:w="1890" w:type="dxa"/>
            <w:vAlign w:val="center"/>
          </w:tcPr>
          <w:p w14:paraId="5EE1502F" w14:textId="77777777" w:rsidR="004B5EB0" w:rsidRPr="00D95978" w:rsidRDefault="00870E06" w:rsidP="00392761">
            <w:pPr>
              <w:spacing w:before="0" w:after="0" w:line="240" w:lineRule="auto"/>
              <w:rPr>
                <w:rFonts w:ascii="Aptos" w:eastAsia="Aptos" w:hAnsi="Aptos" w:cs="Times New Roman"/>
                <w:sz w:val="22"/>
                <w:szCs w:val="22"/>
              </w:rPr>
            </w:pPr>
            <m:oMathPara>
              <m:oMath>
                <m:sSup>
                  <m:sSupPr>
                    <m:ctrlPr>
                      <w:rPr>
                        <w:rFonts w:ascii="Cambria Math" w:eastAsia="Aptos" w:hAnsi="Cambria Math" w:cs="Times New Roman"/>
                        <w:iCs/>
                        <w:noProof/>
                        <w:sz w:val="22"/>
                        <w:szCs w:val="22"/>
                      </w:rPr>
                    </m:ctrlPr>
                  </m:sSupPr>
                  <m:e>
                    <m:acc>
                      <m:accPr>
                        <m:chr m:val="̅"/>
                        <m:ctrlPr>
                          <w:rPr>
                            <w:rFonts w:ascii="Cambria Math" w:eastAsia="Aptos" w:hAnsi="Cambria Math" w:cs="Times New Roman"/>
                            <w:iCs/>
                            <w:noProof/>
                            <w:sz w:val="22"/>
                            <w:szCs w:val="22"/>
                          </w:rPr>
                        </m:ctrlPr>
                      </m:accPr>
                      <m:e>
                        <m:r>
                          <w:rPr>
                            <w:rFonts w:ascii="Cambria Math" w:eastAsia="Aptos" w:hAnsi="Cambria Math" w:cs="Times New Roman"/>
                            <w:noProof/>
                            <w:sz w:val="22"/>
                            <w:szCs w:val="22"/>
                          </w:rPr>
                          <m:t>R</m:t>
                        </m:r>
                        <m:ctrlPr>
                          <w:rPr>
                            <w:rFonts w:ascii="Cambria Math" w:eastAsia="Aptos" w:hAnsi="Cambria Math" w:cs="Times New Roman"/>
                            <w:i/>
                            <w:noProof/>
                            <w:sz w:val="22"/>
                            <w:szCs w:val="22"/>
                          </w:rPr>
                        </m:ctrlPr>
                      </m:e>
                    </m:acc>
                  </m:e>
                  <m:sup>
                    <m:r>
                      <m:rPr>
                        <m:sty m:val="p"/>
                      </m:rPr>
                      <w:rPr>
                        <w:rFonts w:ascii="Cambria Math" w:eastAsia="Aptos" w:hAnsi="Cambria Math" w:cs="Times New Roman"/>
                        <w:noProof/>
                        <w:sz w:val="22"/>
                        <w:szCs w:val="22"/>
                      </w:rPr>
                      <m:t>2</m:t>
                    </m:r>
                  </m:sup>
                </m:sSup>
              </m:oMath>
            </m:oMathPara>
          </w:p>
        </w:tc>
        <w:tc>
          <w:tcPr>
            <w:tcW w:w="1393" w:type="dxa"/>
            <w:vAlign w:val="center"/>
          </w:tcPr>
          <w:p w14:paraId="04CDFEF5"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0.14</w:t>
            </w:r>
          </w:p>
        </w:tc>
        <w:tc>
          <w:tcPr>
            <w:tcW w:w="1568" w:type="dxa"/>
            <w:vAlign w:val="center"/>
          </w:tcPr>
          <w:p w14:paraId="6DBAB559"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0.25</w:t>
            </w:r>
          </w:p>
        </w:tc>
        <w:tc>
          <w:tcPr>
            <w:tcW w:w="1568" w:type="dxa"/>
            <w:vAlign w:val="center"/>
          </w:tcPr>
          <w:p w14:paraId="2ECC07F3"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0.05</w:t>
            </w:r>
          </w:p>
        </w:tc>
        <w:tc>
          <w:tcPr>
            <w:tcW w:w="1568" w:type="dxa"/>
            <w:vAlign w:val="center"/>
          </w:tcPr>
          <w:p w14:paraId="6459CF6A"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0.12</w:t>
            </w:r>
          </w:p>
        </w:tc>
        <w:tc>
          <w:tcPr>
            <w:tcW w:w="1373" w:type="dxa"/>
            <w:vAlign w:val="center"/>
          </w:tcPr>
          <w:p w14:paraId="6477030D"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0.35</w:t>
            </w:r>
          </w:p>
        </w:tc>
      </w:tr>
      <w:tr w:rsidR="004B5EB0" w:rsidRPr="0063773D" w14:paraId="7B2B7839" w14:textId="77777777" w:rsidTr="00392761">
        <w:trPr>
          <w:trHeight w:val="360"/>
        </w:trPr>
        <w:tc>
          <w:tcPr>
            <w:tcW w:w="1890" w:type="dxa"/>
            <w:vAlign w:val="center"/>
          </w:tcPr>
          <w:p w14:paraId="20A8F800" w14:textId="77777777" w:rsidR="004B5EB0" w:rsidRPr="00D95978" w:rsidRDefault="00870E06" w:rsidP="00392761">
            <w:pPr>
              <w:spacing w:before="0" w:after="0" w:line="240" w:lineRule="auto"/>
              <w:rPr>
                <w:rFonts w:ascii="Aptos" w:eastAsia="Calibri" w:hAnsi="Aptos" w:cs="Times New Roman"/>
                <w:iCs/>
                <w:noProof/>
                <w:sz w:val="22"/>
                <w:szCs w:val="22"/>
              </w:rPr>
            </w:pPr>
            <m:oMathPara>
              <m:oMath>
                <m:sSubSup>
                  <m:sSubSupPr>
                    <m:ctrlPr>
                      <w:rPr>
                        <w:rFonts w:ascii="Cambria Math" w:eastAsia="Aptos" w:hAnsi="Cambria Math" w:cs="Times New Roman"/>
                        <w:i/>
                        <w:noProof/>
                        <w:sz w:val="22"/>
                        <w:szCs w:val="22"/>
                      </w:rPr>
                    </m:ctrlPr>
                  </m:sSubSupPr>
                  <m:e>
                    <m:r>
                      <w:rPr>
                        <w:rFonts w:ascii="Cambria Math" w:eastAsia="Aptos" w:hAnsi="Cambria Math" w:cs="Times New Roman"/>
                        <w:noProof/>
                        <w:sz w:val="22"/>
                        <w:szCs w:val="22"/>
                      </w:rPr>
                      <m:t>R</m:t>
                    </m:r>
                  </m:e>
                  <m:sub>
                    <m:r>
                      <w:rPr>
                        <w:rFonts w:ascii="Cambria Math" w:eastAsia="Aptos" w:hAnsi="Cambria Math" w:cs="Times New Roman"/>
                        <w:noProof/>
                        <w:sz w:val="22"/>
                        <w:szCs w:val="22"/>
                      </w:rPr>
                      <m:t>w</m:t>
                    </m:r>
                  </m:sub>
                  <m:sup>
                    <m:r>
                      <w:rPr>
                        <w:rFonts w:ascii="Cambria Math" w:eastAsia="Aptos" w:hAnsi="Cambria Math" w:cs="Times New Roman"/>
                        <w:noProof/>
                        <w:sz w:val="22"/>
                        <w:szCs w:val="22"/>
                      </w:rPr>
                      <m:t>2</m:t>
                    </m:r>
                  </m:sup>
                </m:sSubSup>
              </m:oMath>
            </m:oMathPara>
          </w:p>
        </w:tc>
        <w:tc>
          <w:tcPr>
            <w:tcW w:w="1393" w:type="dxa"/>
            <w:vAlign w:val="center"/>
          </w:tcPr>
          <w:p w14:paraId="0D3ED5AB"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0.41</w:t>
            </w:r>
          </w:p>
        </w:tc>
        <w:tc>
          <w:tcPr>
            <w:tcW w:w="1568" w:type="dxa"/>
            <w:vAlign w:val="center"/>
          </w:tcPr>
          <w:p w14:paraId="3E97C767"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0.71</w:t>
            </w:r>
          </w:p>
        </w:tc>
        <w:tc>
          <w:tcPr>
            <w:tcW w:w="1568" w:type="dxa"/>
            <w:vAlign w:val="center"/>
          </w:tcPr>
          <w:p w14:paraId="5FC9A2CB"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0.29</w:t>
            </w:r>
          </w:p>
        </w:tc>
        <w:tc>
          <w:tcPr>
            <w:tcW w:w="1568" w:type="dxa"/>
            <w:vAlign w:val="center"/>
          </w:tcPr>
          <w:p w14:paraId="5577208F"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w:t>
            </w:r>
          </w:p>
        </w:tc>
        <w:tc>
          <w:tcPr>
            <w:tcW w:w="1373" w:type="dxa"/>
            <w:vAlign w:val="center"/>
          </w:tcPr>
          <w:p w14:paraId="5628ED7B"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w:t>
            </w:r>
          </w:p>
        </w:tc>
      </w:tr>
      <w:tr w:rsidR="004B5EB0" w:rsidRPr="0063773D" w14:paraId="309135BF" w14:textId="77777777" w:rsidTr="00392761">
        <w:trPr>
          <w:trHeight w:val="360"/>
        </w:trPr>
        <w:tc>
          <w:tcPr>
            <w:tcW w:w="1890" w:type="dxa"/>
            <w:tcBorders>
              <w:bottom w:val="single" w:sz="4" w:space="0" w:color="auto"/>
            </w:tcBorders>
            <w:vAlign w:val="center"/>
            <w:hideMark/>
          </w:tcPr>
          <w:p w14:paraId="4DB01C2A" w14:textId="77777777" w:rsidR="004B5EB0" w:rsidRPr="00D95978" w:rsidRDefault="004B5EB0" w:rsidP="00392761">
            <w:pPr>
              <w:spacing w:before="0" w:after="0" w:line="240" w:lineRule="auto"/>
              <w:rPr>
                <w:rFonts w:ascii="Aptos" w:eastAsia="Aptos" w:hAnsi="Aptos" w:cs="Times New Roman"/>
                <w:sz w:val="22"/>
                <w:szCs w:val="22"/>
              </w:rPr>
            </w:pPr>
            <m:oMathPara>
              <m:oMath>
                <m:r>
                  <w:rPr>
                    <w:rFonts w:ascii="Cambria Math" w:eastAsia="Aptos" w:hAnsi="Cambria Math" w:cs="Times New Roman"/>
                    <w:noProof/>
                    <w:sz w:val="22"/>
                    <w:szCs w:val="22"/>
                  </w:rPr>
                  <m:t>N</m:t>
                </m:r>
              </m:oMath>
            </m:oMathPara>
          </w:p>
        </w:tc>
        <w:tc>
          <w:tcPr>
            <w:tcW w:w="1393" w:type="dxa"/>
            <w:vAlign w:val="center"/>
          </w:tcPr>
          <w:p w14:paraId="78356207"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126</w:t>
            </w:r>
          </w:p>
        </w:tc>
        <w:tc>
          <w:tcPr>
            <w:tcW w:w="1568" w:type="dxa"/>
            <w:vAlign w:val="center"/>
          </w:tcPr>
          <w:p w14:paraId="32FEA087"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126</w:t>
            </w:r>
          </w:p>
        </w:tc>
        <w:tc>
          <w:tcPr>
            <w:tcW w:w="1568" w:type="dxa"/>
            <w:vAlign w:val="center"/>
          </w:tcPr>
          <w:p w14:paraId="6D6129CA"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117</w:t>
            </w:r>
          </w:p>
        </w:tc>
        <w:tc>
          <w:tcPr>
            <w:tcW w:w="1568" w:type="dxa"/>
            <w:vAlign w:val="center"/>
          </w:tcPr>
          <w:p w14:paraId="438D26EA"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126</w:t>
            </w:r>
          </w:p>
        </w:tc>
        <w:tc>
          <w:tcPr>
            <w:tcW w:w="1373" w:type="dxa"/>
            <w:vAlign w:val="center"/>
          </w:tcPr>
          <w:p w14:paraId="191AB4A7" w14:textId="77777777" w:rsidR="004B5EB0" w:rsidRPr="00D95978" w:rsidRDefault="004B5EB0" w:rsidP="00392761">
            <w:pPr>
              <w:spacing w:before="0" w:after="0" w:line="240" w:lineRule="auto"/>
              <w:jc w:val="center"/>
              <w:rPr>
                <w:rFonts w:ascii="Aptos" w:eastAsia="Aptos" w:hAnsi="Aptos" w:cs="Times New Roman"/>
                <w:sz w:val="22"/>
                <w:szCs w:val="22"/>
              </w:rPr>
            </w:pPr>
            <w:r w:rsidRPr="00D95978">
              <w:rPr>
                <w:rFonts w:ascii="Aptos" w:eastAsia="Aptos" w:hAnsi="Aptos" w:cs="Times New Roman"/>
                <w:sz w:val="22"/>
                <w:szCs w:val="22"/>
              </w:rPr>
              <w:t>126</w:t>
            </w:r>
          </w:p>
        </w:tc>
      </w:tr>
      <w:tr w:rsidR="004B5EB0" w:rsidRPr="0063773D" w14:paraId="0245D47D" w14:textId="77777777" w:rsidTr="00392761">
        <w:trPr>
          <w:trHeight w:val="432"/>
        </w:trPr>
        <w:tc>
          <w:tcPr>
            <w:tcW w:w="9360" w:type="dxa"/>
            <w:gridSpan w:val="6"/>
            <w:tcBorders>
              <w:top w:val="single" w:sz="4" w:space="0" w:color="auto"/>
              <w:bottom w:val="single" w:sz="4" w:space="0" w:color="auto"/>
            </w:tcBorders>
          </w:tcPr>
          <w:p w14:paraId="4DC7BA60" w14:textId="39358128" w:rsidR="004B5EB0" w:rsidRPr="0063773D" w:rsidRDefault="004B5EB0" w:rsidP="00392761">
            <w:pPr>
              <w:spacing w:before="0" w:after="0" w:line="240" w:lineRule="auto"/>
              <w:rPr>
                <w:rFonts w:ascii="Aptos" w:eastAsia="Aptos" w:hAnsi="Aptos" w:cs="Times New Roman"/>
                <w:sz w:val="20"/>
                <w:szCs w:val="20"/>
              </w:rPr>
            </w:pPr>
            <w:r w:rsidRPr="001D7714">
              <w:rPr>
                <w:rFonts w:ascii="Aptos" w:eastAsia="Aptos" w:hAnsi="Aptos" w:cs="Times New Roman"/>
                <w:sz w:val="20"/>
                <w:szCs w:val="20"/>
              </w:rPr>
              <w:t xml:space="preserve">Notes: † Robust </w:t>
            </w:r>
            <w:r>
              <w:rPr>
                <w:rFonts w:ascii="Aptos" w:eastAsia="Aptos" w:hAnsi="Aptos" w:cs="Times New Roman"/>
                <w:sz w:val="20"/>
                <w:szCs w:val="20"/>
              </w:rPr>
              <w:t xml:space="preserve">least squares.  Robust </w:t>
            </w:r>
            <w:r w:rsidRPr="001D7714">
              <w:rPr>
                <w:rFonts w:ascii="Aptos" w:eastAsia="Aptos" w:hAnsi="Aptos" w:cs="Times New Roman"/>
                <w:sz w:val="20"/>
                <w:szCs w:val="20"/>
              </w:rPr>
              <w:t xml:space="preserve">standard errors in parentheses. RLS settings: M-estimation, </w:t>
            </w:r>
            <w:proofErr w:type="spellStart"/>
            <w:r w:rsidRPr="001D7714">
              <w:rPr>
                <w:rFonts w:ascii="Aptos" w:eastAsia="Aptos" w:hAnsi="Aptos" w:cs="Times New Roman"/>
                <w:sz w:val="20"/>
                <w:szCs w:val="20"/>
              </w:rPr>
              <w:t>bisquare</w:t>
            </w:r>
            <w:proofErr w:type="spellEnd"/>
            <w:r w:rsidRPr="001D7714">
              <w:rPr>
                <w:rFonts w:ascii="Aptos" w:eastAsia="Aptos" w:hAnsi="Aptos" w:cs="Times New Roman"/>
                <w:sz w:val="20"/>
                <w:szCs w:val="20"/>
              </w:rPr>
              <w:t xml:space="preserve"> with tuning=4.685, MAD scaling, median centered. †† Negative binomial</w:t>
            </w:r>
            <w:ins w:id="347" w:author="Robert Tetlow" w:date="2025-09-01T12:07:00Z" w16du:dateUtc="2025-09-01T16:07:00Z">
              <w:r w:rsidR="00412533">
                <w:rPr>
                  <w:rFonts w:ascii="Aptos" w:eastAsia="Aptos" w:hAnsi="Aptos" w:cs="Times New Roman"/>
                  <w:sz w:val="20"/>
                  <w:szCs w:val="20"/>
                </w:rPr>
                <w:t xml:space="preserve"> QML</w:t>
              </w:r>
            </w:ins>
            <w:r w:rsidRPr="001D7714">
              <w:rPr>
                <w:rFonts w:ascii="Aptos" w:eastAsia="Aptos" w:hAnsi="Aptos" w:cs="Times New Roman"/>
                <w:sz w:val="20"/>
                <w:szCs w:val="20"/>
              </w:rPr>
              <w:t xml:space="preserve"> regressions, </w:t>
            </w:r>
            <w:ins w:id="348" w:author="Robert Tetlow" w:date="2025-09-01T12:07:00Z" w16du:dateUtc="2025-09-01T16:07:00Z">
              <w:r w:rsidR="00412533">
                <w:rPr>
                  <w:rFonts w:ascii="Aptos" w:eastAsia="Aptos" w:hAnsi="Aptos" w:cs="Times New Roman"/>
                  <w:sz w:val="20"/>
                  <w:szCs w:val="20"/>
                </w:rPr>
                <w:t>corrected for overdispersion where appropriate</w:t>
              </w:r>
              <w:r w:rsidR="00412533" w:rsidRPr="001D7714">
                <w:rPr>
                  <w:rFonts w:ascii="Aptos" w:eastAsia="Aptos" w:hAnsi="Aptos" w:cs="Times New Roman"/>
                  <w:sz w:val="20"/>
                  <w:szCs w:val="20"/>
                </w:rPr>
                <w:t xml:space="preserve">, </w:t>
              </w:r>
            </w:ins>
            <w:del w:id="349" w:author="Robert Tetlow" w:date="2025-09-01T12:07:00Z" w16du:dateUtc="2025-09-01T16:07:00Z">
              <w:r w:rsidDel="00412533">
                <w:rPr>
                  <w:rFonts w:ascii="Aptos" w:eastAsia="Aptos" w:hAnsi="Aptos" w:cs="Times New Roman"/>
                  <w:sz w:val="20"/>
                  <w:szCs w:val="20"/>
                </w:rPr>
                <w:delText xml:space="preserve">QML, </w:delText>
              </w:r>
            </w:del>
            <w:r>
              <w:rPr>
                <w:rFonts w:ascii="Aptos" w:eastAsia="Aptos" w:hAnsi="Aptos" w:cs="Times New Roman"/>
                <w:sz w:val="20"/>
                <w:szCs w:val="20"/>
              </w:rPr>
              <w:t xml:space="preserve">GLM covariances.  </w:t>
            </w:r>
            <w:r w:rsidRPr="001D7714">
              <w:rPr>
                <w:rFonts w:ascii="Aptos" w:eastAsia="Aptos" w:hAnsi="Aptos" w:cs="Times New Roman"/>
                <w:sz w:val="20"/>
                <w:szCs w:val="20"/>
              </w:rPr>
              <w:t xml:space="preserve">Estimated slope of variable of interest under the Taylor rule is captured by the constant term.  The slope under the governance of the other rules is the constant term plus the value shown for each rule.   </w:t>
            </w:r>
            <w:proofErr w:type="gramStart"/>
            <w:r w:rsidRPr="001D7714">
              <w:rPr>
                <w:rFonts w:ascii="Aptos" w:eastAsia="Aptos" w:hAnsi="Aptos" w:cs="Times New Roman"/>
                <w:sz w:val="20"/>
                <w:szCs w:val="20"/>
              </w:rPr>
              <w:t>*,**,*</w:t>
            </w:r>
            <w:proofErr w:type="gramEnd"/>
            <w:r w:rsidRPr="001D7714">
              <w:rPr>
                <w:rFonts w:ascii="Aptos" w:eastAsia="Aptos" w:hAnsi="Aptos" w:cs="Times New Roman"/>
                <w:sz w:val="20"/>
                <w:szCs w:val="20"/>
              </w:rPr>
              <w:t xml:space="preserve">** indicate statistical significance at 10, 5, and 1 percent, respectively.  See Table 1 for definitions of variables. </w:t>
            </w:r>
          </w:p>
        </w:tc>
      </w:tr>
    </w:tbl>
    <w:p w14:paraId="245257DE" w14:textId="77777777" w:rsidR="00235EAE" w:rsidRDefault="00235EAE" w:rsidP="00A9279A">
      <w:pPr>
        <w:spacing w:before="100" w:beforeAutospacing="1" w:after="100" w:afterAutospacing="1" w:line="240" w:lineRule="auto"/>
        <w:rPr>
          <w:rFonts w:cs="Times New Roman"/>
          <w:szCs w:val="24"/>
        </w:rPr>
      </w:pPr>
    </w:p>
    <w:p w14:paraId="3906EB18" w14:textId="24D8ECCD" w:rsidR="004B5EB0" w:rsidRDefault="004B5EB0">
      <w:pPr>
        <w:spacing w:before="0" w:after="160" w:line="259" w:lineRule="auto"/>
        <w:rPr>
          <w:rFonts w:cs="Times New Roman"/>
          <w:b/>
          <w:bCs/>
          <w:szCs w:val="24"/>
        </w:rPr>
      </w:pPr>
    </w:p>
    <w:p w14:paraId="7E47D03E" w14:textId="3635623F" w:rsidR="002E5049" w:rsidRPr="00235EAE" w:rsidRDefault="00235EAE" w:rsidP="00A9279A">
      <w:pPr>
        <w:spacing w:before="100" w:beforeAutospacing="1" w:after="100" w:afterAutospacing="1" w:line="240" w:lineRule="auto"/>
        <w:rPr>
          <w:rFonts w:cs="Times New Roman"/>
          <w:b/>
          <w:bCs/>
          <w:szCs w:val="24"/>
        </w:rPr>
      </w:pPr>
      <w:r w:rsidRPr="00235EAE">
        <w:rPr>
          <w:rFonts w:cs="Times New Roman"/>
          <w:b/>
          <w:bCs/>
          <w:szCs w:val="24"/>
        </w:rPr>
        <w:lastRenderedPageBreak/>
        <w:t>Appendix C</w:t>
      </w:r>
      <w:r w:rsidR="004B5EB0">
        <w:rPr>
          <w:rFonts w:cs="Times New Roman"/>
          <w:b/>
          <w:bCs/>
          <w:szCs w:val="24"/>
        </w:rPr>
        <w:t xml:space="preserve"> (Not for publication)</w:t>
      </w:r>
    </w:p>
    <w:p w14:paraId="7848891E" w14:textId="3E27FD5A" w:rsidR="002E5049" w:rsidRDefault="004B5EB0" w:rsidP="00A9279A">
      <w:pPr>
        <w:spacing w:before="100" w:beforeAutospacing="1" w:after="100" w:afterAutospacing="1" w:line="240" w:lineRule="auto"/>
        <w:rPr>
          <w:rFonts w:cs="Times New Roman"/>
          <w:szCs w:val="24"/>
        </w:rPr>
      </w:pPr>
      <w:r>
        <w:rPr>
          <w:rFonts w:cs="Times New Roman"/>
          <w:szCs w:val="24"/>
        </w:rPr>
        <w:t xml:space="preserve">The implications of alternative RLS estimation </w:t>
      </w:r>
      <w:r w:rsidR="00D71497">
        <w:rPr>
          <w:rFonts w:cs="Times New Roman"/>
          <w:szCs w:val="24"/>
        </w:rPr>
        <w:t>settings</w:t>
      </w:r>
      <w:r>
        <w:rPr>
          <w:rFonts w:cs="Times New Roman"/>
          <w:szCs w:val="24"/>
        </w:rPr>
        <w:t xml:space="preserve">. </w:t>
      </w:r>
      <w:r w:rsidR="00284B7F">
        <w:rPr>
          <w:rFonts w:cs="Times New Roman"/>
          <w:szCs w:val="24"/>
        </w:rPr>
        <w:t xml:space="preserve">Tables C1, C2 and C3 cover </w:t>
      </w:r>
      <w:r w:rsidR="00284B7F" w:rsidRPr="00284B7F">
        <w:rPr>
          <w:rFonts w:cs="Times New Roman"/>
          <w:i/>
          <w:iCs/>
          <w:szCs w:val="24"/>
        </w:rPr>
        <w:t>y-slope</w:t>
      </w:r>
      <w:r w:rsidR="00284B7F">
        <w:rPr>
          <w:rFonts w:cs="Times New Roman"/>
          <w:szCs w:val="24"/>
        </w:rPr>
        <w:t xml:space="preserve">, </w:t>
      </w:r>
      <w:r w:rsidR="00284B7F" w:rsidRPr="00284B7F">
        <w:rPr>
          <w:rFonts w:cs="Times New Roman"/>
          <w:i/>
          <w:iCs/>
          <w:szCs w:val="24"/>
        </w:rPr>
        <w:t>pi-slope</w:t>
      </w:r>
      <w:r w:rsidR="00284B7F">
        <w:rPr>
          <w:rFonts w:cs="Times New Roman"/>
          <w:szCs w:val="24"/>
        </w:rPr>
        <w:t xml:space="preserve"> and </w:t>
      </w:r>
      <w:proofErr w:type="spellStart"/>
      <w:r w:rsidR="00284B7F" w:rsidRPr="00284B7F">
        <w:rPr>
          <w:rFonts w:cs="Times New Roman"/>
          <w:i/>
          <w:iCs/>
          <w:szCs w:val="24"/>
        </w:rPr>
        <w:t>sacrat</w:t>
      </w:r>
      <w:r w:rsidR="00242BA9">
        <w:rPr>
          <w:rFonts w:cs="Times New Roman"/>
          <w:i/>
          <w:iCs/>
          <w:szCs w:val="24"/>
        </w:rPr>
        <w:t>io</w:t>
      </w:r>
      <w:proofErr w:type="spellEnd"/>
      <w:r w:rsidR="00284B7F">
        <w:rPr>
          <w:rFonts w:cs="Times New Roman"/>
          <w:szCs w:val="24"/>
        </w:rPr>
        <w:t xml:space="preserve">, respectively. </w:t>
      </w:r>
    </w:p>
    <w:p w14:paraId="66DB532A" w14:textId="77777777" w:rsidR="00F91C56" w:rsidRPr="00AB0718" w:rsidRDefault="00F91C56" w:rsidP="00F91C56">
      <w:pPr>
        <w:spacing w:before="0" w:after="160" w:line="278" w:lineRule="auto"/>
        <w:rPr>
          <w:rFonts w:ascii="Aptos" w:eastAsia="Aptos" w:hAnsi="Aptos" w:cs="Times New Roman"/>
          <w:kern w:val="2"/>
          <w:szCs w:val="24"/>
          <w14:ligatures w14:val="standardContextual"/>
        </w:rPr>
      </w:pPr>
    </w:p>
    <w:tbl>
      <w:tblPr>
        <w:tblStyle w:val="TableGrid5"/>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1499"/>
        <w:gridCol w:w="1559"/>
        <w:gridCol w:w="1538"/>
        <w:gridCol w:w="1538"/>
        <w:gridCol w:w="1495"/>
      </w:tblGrid>
      <w:tr w:rsidR="00EB53BD" w:rsidRPr="0063773D" w14:paraId="636CAB67" w14:textId="57B61102" w:rsidTr="00EB53BD">
        <w:trPr>
          <w:trHeight w:val="405"/>
          <w:jc w:val="center"/>
        </w:trPr>
        <w:tc>
          <w:tcPr>
            <w:tcW w:w="9360" w:type="dxa"/>
            <w:gridSpan w:val="6"/>
            <w:shd w:val="clear" w:color="auto" w:fill="FFFFFF"/>
          </w:tcPr>
          <w:p w14:paraId="3F0EE84D" w14:textId="68438247" w:rsidR="00EF0937" w:rsidRPr="00EF0937" w:rsidRDefault="00EF0937" w:rsidP="00507DDB">
            <w:pPr>
              <w:spacing w:after="0" w:line="240" w:lineRule="auto"/>
              <w:jc w:val="center"/>
              <w:rPr>
                <w:rFonts w:ascii="Aptos" w:eastAsia="Aptos" w:hAnsi="Aptos" w:cs="Times New Roman"/>
                <w:sz w:val="22"/>
                <w:szCs w:val="22"/>
              </w:rPr>
            </w:pPr>
            <w:bookmarkStart w:id="350" w:name="_Hlk205896804"/>
            <w:r w:rsidRPr="00EF0937">
              <w:rPr>
                <w:rFonts w:ascii="Aptos" w:eastAsia="Aptos" w:hAnsi="Aptos" w:cs="Times New Roman"/>
                <w:sz w:val="22"/>
                <w:szCs w:val="22"/>
              </w:rPr>
              <w:t xml:space="preserve">Table </w:t>
            </w:r>
            <w:r w:rsidR="004B5EB0">
              <w:rPr>
                <w:rFonts w:ascii="Aptos" w:eastAsia="Aptos" w:hAnsi="Aptos" w:cs="Times New Roman"/>
                <w:sz w:val="22"/>
                <w:szCs w:val="22"/>
              </w:rPr>
              <w:t>C</w:t>
            </w:r>
            <w:r w:rsidR="00507DDB">
              <w:rPr>
                <w:rFonts w:ascii="Aptos" w:eastAsia="Aptos" w:hAnsi="Aptos" w:cs="Times New Roman"/>
                <w:sz w:val="22"/>
                <w:szCs w:val="22"/>
              </w:rPr>
              <w:t>1</w:t>
            </w:r>
          </w:p>
          <w:p w14:paraId="7DAEED8C" w14:textId="329FFF38" w:rsidR="00EB53BD" w:rsidRPr="00EF0937" w:rsidRDefault="00EB53BD" w:rsidP="00507DDB">
            <w:pPr>
              <w:spacing w:before="0" w:after="0" w:line="240" w:lineRule="auto"/>
              <w:jc w:val="center"/>
              <w:rPr>
                <w:rFonts w:ascii="Aptos" w:eastAsia="Aptos" w:hAnsi="Aptos" w:cs="Times New Roman"/>
                <w:b/>
                <w:bCs/>
                <w:sz w:val="22"/>
                <w:szCs w:val="22"/>
                <w:u w:val="single"/>
              </w:rPr>
            </w:pPr>
            <w:r w:rsidRPr="00EF0937">
              <w:rPr>
                <w:rFonts w:ascii="Aptos" w:eastAsia="Aptos" w:hAnsi="Aptos" w:cs="Times New Roman"/>
                <w:b/>
                <w:bCs/>
                <w:sz w:val="22"/>
                <w:szCs w:val="22"/>
                <w:u w:val="single"/>
              </w:rPr>
              <w:t xml:space="preserve">Tests of Scaling Methods </w:t>
            </w:r>
          </w:p>
          <w:p w14:paraId="7EB7707C" w14:textId="3ADC1915" w:rsidR="00EB53BD" w:rsidRPr="00507DDB" w:rsidRDefault="00EB53BD" w:rsidP="00507DDB">
            <w:pPr>
              <w:spacing w:before="0" w:line="240" w:lineRule="auto"/>
              <w:jc w:val="center"/>
              <w:rPr>
                <w:rFonts w:ascii="Aptos" w:eastAsia="Aptos" w:hAnsi="Aptos" w:cs="Times New Roman"/>
                <w:i/>
                <w:iCs/>
                <w:sz w:val="20"/>
                <w:szCs w:val="20"/>
              </w:rPr>
            </w:pPr>
            <w:r w:rsidRPr="00507DDB">
              <w:rPr>
                <w:rFonts w:ascii="Aptos" w:eastAsia="Aptos" w:hAnsi="Aptos" w:cs="Times New Roman"/>
                <w:sz w:val="20"/>
                <w:szCs w:val="20"/>
              </w:rPr>
              <w:t>(y-slope robust regressions; full sample)</w:t>
            </w:r>
          </w:p>
        </w:tc>
      </w:tr>
      <w:tr w:rsidR="00EB53BD" w:rsidRPr="0063773D" w14:paraId="067AF837" w14:textId="77777777" w:rsidTr="00EB53BD">
        <w:trPr>
          <w:trHeight w:val="432"/>
          <w:jc w:val="center"/>
        </w:trPr>
        <w:tc>
          <w:tcPr>
            <w:tcW w:w="1731" w:type="dxa"/>
            <w:tcBorders>
              <w:bottom w:val="single" w:sz="4" w:space="0" w:color="auto"/>
            </w:tcBorders>
            <w:shd w:val="clear" w:color="auto" w:fill="FFFFFF"/>
            <w:vAlign w:val="center"/>
          </w:tcPr>
          <w:p w14:paraId="59FFEC16" w14:textId="44E2C536" w:rsidR="00EB53BD" w:rsidRPr="00284B7F" w:rsidRDefault="00EB53BD" w:rsidP="00DB2988">
            <w:pPr>
              <w:spacing w:before="0" w:after="0" w:line="240" w:lineRule="auto"/>
              <w:jc w:val="center"/>
              <w:rPr>
                <w:rFonts w:ascii="Aptos" w:eastAsia="Aptos" w:hAnsi="Aptos" w:cs="Times New Roman"/>
                <w:sz w:val="22"/>
                <w:szCs w:val="22"/>
              </w:rPr>
            </w:pPr>
            <w:r w:rsidRPr="00284B7F">
              <w:rPr>
                <w:rFonts w:ascii="Aptos" w:eastAsia="Aptos" w:hAnsi="Aptos" w:cs="Times New Roman"/>
                <w:sz w:val="22"/>
                <w:szCs w:val="22"/>
              </w:rPr>
              <w:t xml:space="preserve">Optimization </w:t>
            </w:r>
            <w:r w:rsidRPr="00284B7F">
              <w:rPr>
                <w:rFonts w:ascii="Aptos" w:eastAsia="Aptos" w:hAnsi="Aptos" w:cs="Times New Roman"/>
                <w:sz w:val="22"/>
                <w:szCs w:val="22"/>
              </w:rPr>
              <w:sym w:font="Wingdings" w:char="F0E0"/>
            </w:r>
          </w:p>
        </w:tc>
        <w:tc>
          <w:tcPr>
            <w:tcW w:w="4596" w:type="dxa"/>
            <w:gridSpan w:val="3"/>
            <w:tcBorders>
              <w:bottom w:val="single" w:sz="4" w:space="0" w:color="auto"/>
            </w:tcBorders>
            <w:shd w:val="clear" w:color="auto" w:fill="FFFFFF"/>
            <w:vAlign w:val="center"/>
          </w:tcPr>
          <w:p w14:paraId="72DE983A" w14:textId="364C2688" w:rsidR="00EB53BD" w:rsidRPr="00284B7F" w:rsidRDefault="00EB53BD" w:rsidP="00EB53BD">
            <w:pPr>
              <w:spacing w:before="0" w:after="0" w:line="240" w:lineRule="auto"/>
              <w:jc w:val="center"/>
              <w:rPr>
                <w:rFonts w:ascii="Aptos" w:eastAsia="Aptos" w:hAnsi="Aptos" w:cs="Times New Roman"/>
                <w:i/>
                <w:iCs/>
                <w:sz w:val="22"/>
                <w:szCs w:val="22"/>
              </w:rPr>
            </w:pPr>
            <w:proofErr w:type="spellStart"/>
            <w:r w:rsidRPr="00284B7F">
              <w:rPr>
                <w:rFonts w:ascii="Aptos" w:eastAsia="Aptos" w:hAnsi="Aptos" w:cs="Times New Roman"/>
                <w:i/>
                <w:iCs/>
                <w:sz w:val="22"/>
                <w:szCs w:val="22"/>
              </w:rPr>
              <w:t>Bisqu</w:t>
            </w:r>
            <w:r w:rsidR="00507DDB">
              <w:rPr>
                <w:rFonts w:ascii="Aptos" w:eastAsia="Aptos" w:hAnsi="Aptos" w:cs="Times New Roman"/>
                <w:i/>
                <w:iCs/>
                <w:sz w:val="22"/>
                <w:szCs w:val="22"/>
              </w:rPr>
              <w:t>a</w:t>
            </w:r>
            <w:r w:rsidRPr="00284B7F">
              <w:rPr>
                <w:rFonts w:ascii="Aptos" w:eastAsia="Aptos" w:hAnsi="Aptos" w:cs="Times New Roman"/>
                <w:i/>
                <w:iCs/>
                <w:sz w:val="22"/>
                <w:szCs w:val="22"/>
              </w:rPr>
              <w:t>re</w:t>
            </w:r>
            <w:proofErr w:type="spellEnd"/>
          </w:p>
        </w:tc>
        <w:tc>
          <w:tcPr>
            <w:tcW w:w="3033" w:type="dxa"/>
            <w:gridSpan w:val="2"/>
            <w:tcBorders>
              <w:bottom w:val="single" w:sz="4" w:space="0" w:color="auto"/>
            </w:tcBorders>
            <w:shd w:val="clear" w:color="auto" w:fill="FFFFFF"/>
            <w:vAlign w:val="center"/>
          </w:tcPr>
          <w:p w14:paraId="1A4FE7C4" w14:textId="328EDF6D" w:rsidR="00EB53BD" w:rsidRPr="00284B7F" w:rsidRDefault="00EB53BD" w:rsidP="00EB53BD">
            <w:pPr>
              <w:spacing w:before="0" w:after="0" w:line="240" w:lineRule="auto"/>
              <w:jc w:val="center"/>
              <w:rPr>
                <w:rFonts w:ascii="Aptos" w:eastAsia="Aptos" w:hAnsi="Aptos" w:cs="Times New Roman"/>
                <w:i/>
                <w:iCs/>
                <w:sz w:val="22"/>
                <w:szCs w:val="22"/>
              </w:rPr>
            </w:pPr>
            <w:r w:rsidRPr="00284B7F">
              <w:rPr>
                <w:rFonts w:ascii="Aptos" w:eastAsia="Aptos" w:hAnsi="Aptos" w:cs="Times New Roman"/>
                <w:i/>
                <w:iCs/>
                <w:sz w:val="22"/>
                <w:szCs w:val="22"/>
              </w:rPr>
              <w:t>Huber-</w:t>
            </w:r>
            <w:proofErr w:type="spellStart"/>
            <w:r w:rsidR="002E5049" w:rsidRPr="00284B7F">
              <w:rPr>
                <w:rFonts w:ascii="Aptos" w:eastAsia="Aptos" w:hAnsi="Aptos" w:cs="Times New Roman"/>
                <w:i/>
                <w:iCs/>
                <w:sz w:val="22"/>
                <w:szCs w:val="22"/>
              </w:rPr>
              <w:t>B</w:t>
            </w:r>
            <w:r w:rsidRPr="00284B7F">
              <w:rPr>
                <w:rFonts w:ascii="Aptos" w:eastAsia="Aptos" w:hAnsi="Aptos" w:cs="Times New Roman"/>
                <w:i/>
                <w:iCs/>
                <w:sz w:val="22"/>
                <w:szCs w:val="22"/>
              </w:rPr>
              <w:t>lsquare</w:t>
            </w:r>
            <w:proofErr w:type="spellEnd"/>
          </w:p>
        </w:tc>
      </w:tr>
      <w:tr w:rsidR="00EB53BD" w:rsidRPr="0063773D" w14:paraId="146F40FB" w14:textId="5E63416D" w:rsidTr="00EB53BD">
        <w:trPr>
          <w:trHeight w:val="432"/>
          <w:jc w:val="center"/>
        </w:trPr>
        <w:tc>
          <w:tcPr>
            <w:tcW w:w="1731" w:type="dxa"/>
            <w:tcBorders>
              <w:bottom w:val="single" w:sz="4" w:space="0" w:color="auto"/>
            </w:tcBorders>
            <w:shd w:val="pct10" w:color="auto" w:fill="FFFFFF"/>
            <w:vAlign w:val="center"/>
          </w:tcPr>
          <w:p w14:paraId="03D53DA4" w14:textId="15D1DBB9" w:rsidR="00EB53BD" w:rsidRPr="00284B7F" w:rsidRDefault="00EB53BD" w:rsidP="00DB2988">
            <w:pPr>
              <w:spacing w:before="0" w:after="0" w:line="240" w:lineRule="auto"/>
              <w:jc w:val="center"/>
              <w:rPr>
                <w:rFonts w:ascii="Aptos" w:eastAsia="Aptos" w:hAnsi="Aptos" w:cs="Times New Roman"/>
                <w:sz w:val="22"/>
                <w:szCs w:val="22"/>
              </w:rPr>
            </w:pPr>
            <w:r w:rsidRPr="00284B7F">
              <w:rPr>
                <w:rFonts w:ascii="Aptos" w:eastAsia="Aptos" w:hAnsi="Aptos" w:cs="Times New Roman"/>
                <w:sz w:val="22"/>
                <w:szCs w:val="22"/>
              </w:rPr>
              <w:t xml:space="preserve">Scaling </w:t>
            </w:r>
            <w:r w:rsidRPr="00284B7F">
              <w:rPr>
                <w:rFonts w:ascii="Aptos" w:eastAsia="Aptos" w:hAnsi="Aptos" w:cs="Times New Roman"/>
                <w:sz w:val="22"/>
                <w:szCs w:val="22"/>
              </w:rPr>
              <w:sym w:font="Wingdings" w:char="F0E0"/>
            </w:r>
          </w:p>
        </w:tc>
        <w:tc>
          <w:tcPr>
            <w:tcW w:w="1499" w:type="dxa"/>
            <w:tcBorders>
              <w:bottom w:val="single" w:sz="4" w:space="0" w:color="auto"/>
            </w:tcBorders>
            <w:shd w:val="pct10" w:color="auto" w:fill="FFFFFF"/>
            <w:vAlign w:val="center"/>
            <w:hideMark/>
          </w:tcPr>
          <w:p w14:paraId="26AA6F28" w14:textId="41721DB3" w:rsidR="00EB53BD" w:rsidRPr="00284B7F" w:rsidRDefault="00EB53BD" w:rsidP="00EB53BD">
            <w:pPr>
              <w:spacing w:before="0" w:after="0" w:line="240" w:lineRule="auto"/>
              <w:jc w:val="center"/>
              <w:rPr>
                <w:rFonts w:ascii="Aptos" w:eastAsia="Aptos" w:hAnsi="Aptos" w:cs="Times New Roman"/>
                <w:i/>
                <w:iCs/>
                <w:sz w:val="22"/>
                <w:szCs w:val="22"/>
              </w:rPr>
            </w:pPr>
            <w:proofErr w:type="gramStart"/>
            <w:r w:rsidRPr="00284B7F">
              <w:rPr>
                <w:rFonts w:ascii="Aptos" w:eastAsia="Aptos" w:hAnsi="Aptos" w:cs="Times New Roman"/>
                <w:i/>
                <w:iCs/>
                <w:sz w:val="22"/>
                <w:szCs w:val="22"/>
              </w:rPr>
              <w:t>MAD(</w:t>
            </w:r>
            <w:proofErr w:type="gramEnd"/>
            <w:r w:rsidRPr="00284B7F">
              <w:rPr>
                <w:rFonts w:ascii="Aptos" w:eastAsia="Aptos" w:hAnsi="Aptos" w:cs="Times New Roman"/>
                <w:i/>
                <w:iCs/>
                <w:sz w:val="22"/>
                <w:szCs w:val="22"/>
              </w:rPr>
              <w:t>zero)</w:t>
            </w:r>
          </w:p>
        </w:tc>
        <w:tc>
          <w:tcPr>
            <w:tcW w:w="1559" w:type="dxa"/>
            <w:tcBorders>
              <w:bottom w:val="single" w:sz="4" w:space="0" w:color="auto"/>
            </w:tcBorders>
            <w:shd w:val="pct10" w:color="auto" w:fill="FFFFFF"/>
            <w:vAlign w:val="center"/>
            <w:hideMark/>
          </w:tcPr>
          <w:p w14:paraId="73771C4F" w14:textId="228CD08B" w:rsidR="00EB53BD" w:rsidRPr="00284B7F" w:rsidRDefault="00EB53BD" w:rsidP="00EB53BD">
            <w:pPr>
              <w:spacing w:before="0" w:after="0" w:line="240" w:lineRule="auto"/>
              <w:jc w:val="center"/>
              <w:rPr>
                <w:rFonts w:ascii="Aptos" w:eastAsia="Aptos" w:hAnsi="Aptos" w:cs="Times New Roman"/>
                <w:i/>
                <w:iCs/>
                <w:sz w:val="22"/>
                <w:szCs w:val="22"/>
              </w:rPr>
            </w:pPr>
            <w:proofErr w:type="gramStart"/>
            <w:r w:rsidRPr="00284B7F">
              <w:rPr>
                <w:rFonts w:ascii="Aptos" w:eastAsia="Aptos" w:hAnsi="Aptos" w:cs="Times New Roman"/>
                <w:i/>
                <w:iCs/>
                <w:sz w:val="22"/>
                <w:szCs w:val="22"/>
              </w:rPr>
              <w:t>MAD(</w:t>
            </w:r>
            <w:proofErr w:type="gramEnd"/>
            <w:r w:rsidRPr="00284B7F">
              <w:rPr>
                <w:rFonts w:ascii="Aptos" w:eastAsia="Aptos" w:hAnsi="Aptos" w:cs="Times New Roman"/>
                <w:i/>
                <w:iCs/>
                <w:sz w:val="22"/>
                <w:szCs w:val="22"/>
              </w:rPr>
              <w:t>median)</w:t>
            </w:r>
          </w:p>
        </w:tc>
        <w:tc>
          <w:tcPr>
            <w:tcW w:w="1538" w:type="dxa"/>
            <w:tcBorders>
              <w:bottom w:val="single" w:sz="4" w:space="0" w:color="auto"/>
            </w:tcBorders>
            <w:shd w:val="pct10" w:color="auto" w:fill="FFFFFF"/>
            <w:vAlign w:val="center"/>
          </w:tcPr>
          <w:p w14:paraId="3B85E72E" w14:textId="71C58DD3" w:rsidR="00EB53BD" w:rsidRPr="00284B7F" w:rsidRDefault="00EB53BD" w:rsidP="00EB53BD">
            <w:pPr>
              <w:spacing w:before="0" w:after="0" w:line="240" w:lineRule="auto"/>
              <w:jc w:val="center"/>
              <w:rPr>
                <w:rFonts w:ascii="Aptos" w:eastAsia="Aptos" w:hAnsi="Aptos" w:cs="Times New Roman"/>
                <w:i/>
                <w:iCs/>
                <w:sz w:val="22"/>
                <w:szCs w:val="22"/>
              </w:rPr>
            </w:pPr>
            <w:r w:rsidRPr="00284B7F">
              <w:rPr>
                <w:rFonts w:ascii="Aptos" w:eastAsia="Aptos" w:hAnsi="Aptos" w:cs="Times New Roman"/>
                <w:i/>
                <w:iCs/>
                <w:sz w:val="22"/>
                <w:szCs w:val="22"/>
              </w:rPr>
              <w:t>Huber</w:t>
            </w:r>
          </w:p>
        </w:tc>
        <w:tc>
          <w:tcPr>
            <w:tcW w:w="1538" w:type="dxa"/>
            <w:tcBorders>
              <w:bottom w:val="single" w:sz="4" w:space="0" w:color="auto"/>
            </w:tcBorders>
            <w:shd w:val="pct10" w:color="auto" w:fill="FFFFFF"/>
            <w:vAlign w:val="center"/>
          </w:tcPr>
          <w:p w14:paraId="00FBC7D5" w14:textId="048FFE1B" w:rsidR="00EB53BD" w:rsidRPr="00284B7F" w:rsidRDefault="00EB53BD" w:rsidP="00EB53BD">
            <w:pPr>
              <w:spacing w:before="0" w:after="0" w:line="240" w:lineRule="auto"/>
              <w:jc w:val="center"/>
              <w:rPr>
                <w:rFonts w:ascii="Aptos" w:eastAsia="Aptos" w:hAnsi="Aptos" w:cs="Times New Roman"/>
                <w:i/>
                <w:iCs/>
                <w:sz w:val="22"/>
                <w:szCs w:val="22"/>
              </w:rPr>
            </w:pPr>
            <w:r w:rsidRPr="00284B7F">
              <w:rPr>
                <w:rFonts w:ascii="Aptos" w:eastAsia="Aptos" w:hAnsi="Aptos" w:cs="Times New Roman"/>
                <w:i/>
                <w:iCs/>
                <w:sz w:val="22"/>
                <w:szCs w:val="22"/>
              </w:rPr>
              <w:t>Huber</w:t>
            </w:r>
          </w:p>
        </w:tc>
        <w:tc>
          <w:tcPr>
            <w:tcW w:w="1495" w:type="dxa"/>
            <w:tcBorders>
              <w:bottom w:val="single" w:sz="4" w:space="0" w:color="auto"/>
            </w:tcBorders>
            <w:shd w:val="pct10" w:color="auto" w:fill="FFFFFF"/>
            <w:vAlign w:val="center"/>
          </w:tcPr>
          <w:p w14:paraId="20D1E085" w14:textId="30516FF8" w:rsidR="00EB53BD" w:rsidRPr="00284B7F" w:rsidRDefault="00EB53BD" w:rsidP="00EB53BD">
            <w:pPr>
              <w:spacing w:before="0" w:after="0" w:line="240" w:lineRule="auto"/>
              <w:jc w:val="center"/>
              <w:rPr>
                <w:rFonts w:ascii="Aptos" w:eastAsia="Aptos" w:hAnsi="Aptos" w:cs="Times New Roman"/>
                <w:i/>
                <w:iCs/>
                <w:sz w:val="22"/>
                <w:szCs w:val="22"/>
              </w:rPr>
            </w:pPr>
            <w:proofErr w:type="gramStart"/>
            <w:r w:rsidRPr="00284B7F">
              <w:rPr>
                <w:rFonts w:ascii="Aptos" w:eastAsia="Aptos" w:hAnsi="Aptos" w:cs="Times New Roman"/>
                <w:i/>
                <w:iCs/>
                <w:sz w:val="22"/>
                <w:szCs w:val="22"/>
              </w:rPr>
              <w:t>MAD(</w:t>
            </w:r>
            <w:proofErr w:type="gramEnd"/>
            <w:r w:rsidRPr="00284B7F">
              <w:rPr>
                <w:rFonts w:ascii="Aptos" w:eastAsia="Aptos" w:hAnsi="Aptos" w:cs="Times New Roman"/>
                <w:i/>
                <w:iCs/>
                <w:sz w:val="22"/>
                <w:szCs w:val="22"/>
              </w:rPr>
              <w:t>zero)</w:t>
            </w:r>
          </w:p>
        </w:tc>
      </w:tr>
      <w:tr w:rsidR="00EB53BD" w:rsidRPr="0063773D" w14:paraId="7561836D" w14:textId="2E9F13B4" w:rsidTr="00EB53BD">
        <w:trPr>
          <w:trHeight w:val="576"/>
          <w:jc w:val="center"/>
        </w:trPr>
        <w:tc>
          <w:tcPr>
            <w:tcW w:w="1731" w:type="dxa"/>
            <w:vAlign w:val="center"/>
          </w:tcPr>
          <w:p w14:paraId="0B1CA7F7" w14:textId="77777777" w:rsidR="00EB53BD" w:rsidRPr="006E38E6" w:rsidRDefault="00EB53BD" w:rsidP="00DB2988">
            <w:pPr>
              <w:spacing w:before="0" w:after="0" w:line="240" w:lineRule="auto"/>
              <w:rPr>
                <w:rFonts w:ascii="Aptos" w:eastAsia="Aptos" w:hAnsi="Aptos" w:cs="Times New Roman"/>
                <w:sz w:val="22"/>
                <w:szCs w:val="22"/>
              </w:rPr>
            </w:pPr>
            <w:r w:rsidRPr="006E38E6">
              <w:rPr>
                <w:rFonts w:ascii="Aptos" w:eastAsia="Aptos" w:hAnsi="Aptos" w:cs="Times New Roman"/>
                <w:sz w:val="22"/>
                <w:szCs w:val="22"/>
              </w:rPr>
              <w:t xml:space="preserve">Sticky wages </w:t>
            </w:r>
          </w:p>
        </w:tc>
        <w:tc>
          <w:tcPr>
            <w:tcW w:w="1499" w:type="dxa"/>
            <w:vAlign w:val="center"/>
          </w:tcPr>
          <w:p w14:paraId="4AF4504C" w14:textId="042D9DED" w:rsidR="00EB53BD" w:rsidRPr="006E38E6" w:rsidRDefault="00EB53BD" w:rsidP="00F91C56">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 xml:space="preserve">   0.359</w:t>
            </w:r>
            <w:r w:rsidRPr="006E38E6">
              <w:rPr>
                <w:rFonts w:ascii="Aptos" w:eastAsia="Aptos" w:hAnsi="Aptos" w:cs="Times New Roman"/>
                <w:sz w:val="20"/>
                <w:szCs w:val="20"/>
              </w:rPr>
              <w:t>***</w:t>
            </w:r>
          </w:p>
          <w:p w14:paraId="58B08A8F" w14:textId="0C579E22" w:rsidR="00EB53BD" w:rsidRPr="006E38E6" w:rsidRDefault="00EB53BD" w:rsidP="00F91C56">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(0.119)</w:t>
            </w:r>
          </w:p>
        </w:tc>
        <w:tc>
          <w:tcPr>
            <w:tcW w:w="1559" w:type="dxa"/>
            <w:vAlign w:val="center"/>
          </w:tcPr>
          <w:p w14:paraId="036AB63C" w14:textId="710637CA"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0.094</w:t>
            </w:r>
          </w:p>
          <w:p w14:paraId="7FE00B6D" w14:textId="74A52D3B"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(0.082)</w:t>
            </w:r>
          </w:p>
        </w:tc>
        <w:tc>
          <w:tcPr>
            <w:tcW w:w="1538" w:type="dxa"/>
            <w:vAlign w:val="center"/>
          </w:tcPr>
          <w:p w14:paraId="1AA645F5" w14:textId="77777777"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0.510</w:t>
            </w:r>
          </w:p>
          <w:p w14:paraId="5128E8DC" w14:textId="1E4115CB"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(0.133)</w:t>
            </w:r>
          </w:p>
        </w:tc>
        <w:tc>
          <w:tcPr>
            <w:tcW w:w="1538" w:type="dxa"/>
            <w:vAlign w:val="center"/>
          </w:tcPr>
          <w:p w14:paraId="71D743EB" w14:textId="375B89E2" w:rsidR="00EB53BD"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 xml:space="preserve"> </w:t>
            </w:r>
            <w:r w:rsidR="000E4354">
              <w:rPr>
                <w:rFonts w:ascii="Aptos" w:eastAsia="Aptos" w:hAnsi="Aptos" w:cs="Times New Roman"/>
                <w:sz w:val="22"/>
              </w:rPr>
              <w:t xml:space="preserve">  </w:t>
            </w:r>
            <w:r>
              <w:rPr>
                <w:rFonts w:ascii="Aptos" w:eastAsia="Aptos" w:hAnsi="Aptos" w:cs="Times New Roman"/>
                <w:sz w:val="22"/>
              </w:rPr>
              <w:t xml:space="preserve">  0.519</w:t>
            </w:r>
            <w:r w:rsidRPr="00F10385">
              <w:rPr>
                <w:rFonts w:ascii="Aptos" w:eastAsia="Aptos" w:hAnsi="Aptos" w:cs="Times New Roman"/>
                <w:sz w:val="20"/>
                <w:szCs w:val="20"/>
              </w:rPr>
              <w:t>***</w:t>
            </w:r>
          </w:p>
          <w:p w14:paraId="3CB30E3D" w14:textId="7B262526" w:rsidR="00EB53BD" w:rsidRPr="006E38E6"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(0.178)</w:t>
            </w:r>
          </w:p>
        </w:tc>
        <w:tc>
          <w:tcPr>
            <w:tcW w:w="1495" w:type="dxa"/>
          </w:tcPr>
          <w:p w14:paraId="08BCB098" w14:textId="44190A04" w:rsidR="00EB53BD"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 xml:space="preserve">  0.418</w:t>
            </w:r>
            <w:r w:rsidRPr="00EB53BD">
              <w:rPr>
                <w:rFonts w:ascii="Aptos" w:eastAsia="Aptos" w:hAnsi="Aptos" w:cs="Times New Roman"/>
                <w:sz w:val="20"/>
                <w:szCs w:val="20"/>
              </w:rPr>
              <w:t>**</w:t>
            </w:r>
          </w:p>
          <w:p w14:paraId="27C39B83" w14:textId="5513BDE6" w:rsidR="00EB53BD"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(0.198)</w:t>
            </w:r>
          </w:p>
        </w:tc>
      </w:tr>
      <w:tr w:rsidR="00EB53BD" w:rsidRPr="0063773D" w14:paraId="6CE13FD7" w14:textId="1631B022" w:rsidTr="00EB53BD">
        <w:trPr>
          <w:trHeight w:val="576"/>
          <w:jc w:val="center"/>
        </w:trPr>
        <w:tc>
          <w:tcPr>
            <w:tcW w:w="1731" w:type="dxa"/>
            <w:vAlign w:val="center"/>
          </w:tcPr>
          <w:p w14:paraId="38FBDF17" w14:textId="77777777" w:rsidR="00EB53BD" w:rsidRPr="006E38E6" w:rsidRDefault="00EB53BD" w:rsidP="00DB2988">
            <w:pPr>
              <w:spacing w:before="0" w:after="0" w:line="240" w:lineRule="auto"/>
              <w:rPr>
                <w:rFonts w:ascii="Aptos" w:eastAsia="Aptos" w:hAnsi="Aptos" w:cs="Times New Roman"/>
                <w:sz w:val="22"/>
                <w:szCs w:val="22"/>
              </w:rPr>
            </w:pPr>
            <w:r w:rsidRPr="006E38E6">
              <w:rPr>
                <w:rFonts w:ascii="Aptos" w:eastAsia="Aptos" w:hAnsi="Aptos" w:cs="Times New Roman"/>
                <w:sz w:val="22"/>
                <w:szCs w:val="22"/>
              </w:rPr>
              <w:t>Wage indexation</w:t>
            </w:r>
          </w:p>
        </w:tc>
        <w:tc>
          <w:tcPr>
            <w:tcW w:w="1499" w:type="dxa"/>
            <w:vAlign w:val="center"/>
          </w:tcPr>
          <w:p w14:paraId="5C858319" w14:textId="32FDC33A" w:rsidR="00EB53BD" w:rsidRPr="006E38E6" w:rsidRDefault="00EB53BD" w:rsidP="00F91C56">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 xml:space="preserve">  -0.397***</w:t>
            </w:r>
          </w:p>
          <w:p w14:paraId="6B1220D6" w14:textId="1412696F" w:rsidR="00EB53BD" w:rsidRPr="006E38E6" w:rsidRDefault="00EB53BD" w:rsidP="00F91C56">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(0.118(</w:t>
            </w:r>
          </w:p>
        </w:tc>
        <w:tc>
          <w:tcPr>
            <w:tcW w:w="1559" w:type="dxa"/>
            <w:vAlign w:val="center"/>
          </w:tcPr>
          <w:p w14:paraId="05E60030" w14:textId="29327D14"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-0.225</w:t>
            </w:r>
            <w:r w:rsidRPr="006E38E6">
              <w:rPr>
                <w:rFonts w:ascii="Aptos" w:eastAsia="Aptos" w:hAnsi="Aptos" w:cs="Times New Roman"/>
                <w:sz w:val="20"/>
                <w:szCs w:val="20"/>
              </w:rPr>
              <w:t>**</w:t>
            </w:r>
          </w:p>
          <w:p w14:paraId="7D6D289B" w14:textId="76328999"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(0.107)</w:t>
            </w:r>
          </w:p>
        </w:tc>
        <w:tc>
          <w:tcPr>
            <w:tcW w:w="1538" w:type="dxa"/>
            <w:vAlign w:val="center"/>
          </w:tcPr>
          <w:p w14:paraId="17CC9889" w14:textId="73DEC794"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 xml:space="preserve">  -0.506</w:t>
            </w:r>
            <w:r w:rsidRPr="006E38E6">
              <w:rPr>
                <w:rFonts w:ascii="Aptos" w:eastAsia="Aptos" w:hAnsi="Aptos" w:cs="Times New Roman"/>
                <w:sz w:val="20"/>
                <w:szCs w:val="20"/>
              </w:rPr>
              <w:t>***</w:t>
            </w:r>
          </w:p>
          <w:p w14:paraId="41C5C5E4" w14:textId="6479DAEA"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(0.174)</w:t>
            </w:r>
          </w:p>
        </w:tc>
        <w:tc>
          <w:tcPr>
            <w:tcW w:w="1538" w:type="dxa"/>
            <w:vAlign w:val="center"/>
          </w:tcPr>
          <w:p w14:paraId="65A34F87" w14:textId="1351C6E4" w:rsidR="00EB53BD"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-0.514</w:t>
            </w:r>
            <w:r w:rsidRPr="00F10385">
              <w:rPr>
                <w:rFonts w:ascii="Aptos" w:eastAsia="Aptos" w:hAnsi="Aptos" w:cs="Times New Roman"/>
                <w:i/>
                <w:iCs/>
                <w:sz w:val="22"/>
              </w:rPr>
              <w:t>**</w:t>
            </w:r>
          </w:p>
          <w:p w14:paraId="7FE9A9D8" w14:textId="0653105D" w:rsidR="00EB53BD" w:rsidRPr="006E38E6"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(0.231)</w:t>
            </w:r>
          </w:p>
        </w:tc>
        <w:tc>
          <w:tcPr>
            <w:tcW w:w="1495" w:type="dxa"/>
          </w:tcPr>
          <w:p w14:paraId="3CC53BD5" w14:textId="7E77D235" w:rsidR="00EB53BD"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-0.446</w:t>
            </w:r>
            <w:r w:rsidRPr="00EB53BD">
              <w:rPr>
                <w:rFonts w:ascii="Aptos" w:eastAsia="Aptos" w:hAnsi="Aptos" w:cs="Times New Roman"/>
                <w:sz w:val="20"/>
                <w:szCs w:val="20"/>
              </w:rPr>
              <w:t>*</w:t>
            </w:r>
          </w:p>
          <w:p w14:paraId="0B3EBD08" w14:textId="5FFEC1E1" w:rsidR="00EB53BD"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(0.260)</w:t>
            </w:r>
          </w:p>
        </w:tc>
      </w:tr>
      <w:tr w:rsidR="00EB53BD" w:rsidRPr="0063773D" w14:paraId="4490DF59" w14:textId="00E6839F" w:rsidTr="00EB53BD">
        <w:trPr>
          <w:trHeight w:val="576"/>
          <w:jc w:val="center"/>
        </w:trPr>
        <w:tc>
          <w:tcPr>
            <w:tcW w:w="1731" w:type="dxa"/>
            <w:vAlign w:val="center"/>
          </w:tcPr>
          <w:p w14:paraId="185B0FEC" w14:textId="77777777" w:rsidR="00EB53BD" w:rsidRPr="006E38E6" w:rsidRDefault="00EB53BD" w:rsidP="00DB2988">
            <w:pPr>
              <w:spacing w:before="0" w:after="0" w:line="240" w:lineRule="auto"/>
              <w:rPr>
                <w:rFonts w:ascii="Aptos" w:eastAsia="Aptos" w:hAnsi="Aptos" w:cs="Times New Roman"/>
                <w:sz w:val="22"/>
                <w:szCs w:val="22"/>
              </w:rPr>
            </w:pPr>
            <w:r w:rsidRPr="006E38E6">
              <w:rPr>
                <w:rFonts w:ascii="Aptos" w:eastAsia="Aptos" w:hAnsi="Aptos" w:cs="Times New Roman"/>
                <w:sz w:val="22"/>
                <w:szCs w:val="22"/>
              </w:rPr>
              <w:t>Price indexation</w:t>
            </w:r>
          </w:p>
        </w:tc>
        <w:tc>
          <w:tcPr>
            <w:tcW w:w="1499" w:type="dxa"/>
            <w:vAlign w:val="center"/>
          </w:tcPr>
          <w:p w14:paraId="57281A4D" w14:textId="77777777" w:rsidR="00EB53BD" w:rsidRPr="006E38E6" w:rsidRDefault="00EB53BD" w:rsidP="00F91C56">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0.119</w:t>
            </w:r>
          </w:p>
          <w:p w14:paraId="29AB5165" w14:textId="01105CEA" w:rsidR="00EB53BD" w:rsidRPr="006E38E6" w:rsidRDefault="00EB53BD" w:rsidP="00F91C56">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(0.118)</w:t>
            </w:r>
          </w:p>
        </w:tc>
        <w:tc>
          <w:tcPr>
            <w:tcW w:w="1559" w:type="dxa"/>
            <w:vAlign w:val="center"/>
          </w:tcPr>
          <w:p w14:paraId="75699A63" w14:textId="3102B712"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0.056</w:t>
            </w:r>
          </w:p>
          <w:p w14:paraId="37E4930D" w14:textId="4FF1ABF1"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(0.094)</w:t>
            </w:r>
          </w:p>
        </w:tc>
        <w:tc>
          <w:tcPr>
            <w:tcW w:w="1538" w:type="dxa"/>
            <w:vAlign w:val="center"/>
          </w:tcPr>
          <w:p w14:paraId="6A131041" w14:textId="7C6C1AF4"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0.219</w:t>
            </w:r>
            <w:r w:rsidRPr="006E38E6">
              <w:rPr>
                <w:rFonts w:ascii="Aptos" w:eastAsia="Aptos" w:hAnsi="Aptos" w:cs="Times New Roman"/>
                <w:i/>
                <w:iCs/>
                <w:sz w:val="22"/>
                <w:szCs w:val="22"/>
              </w:rPr>
              <w:t>*</w:t>
            </w:r>
          </w:p>
          <w:p w14:paraId="71A0AECB" w14:textId="3B445CCF"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(0.081)</w:t>
            </w:r>
          </w:p>
        </w:tc>
        <w:tc>
          <w:tcPr>
            <w:tcW w:w="1538" w:type="dxa"/>
            <w:vAlign w:val="center"/>
          </w:tcPr>
          <w:p w14:paraId="76EB3279" w14:textId="77777777" w:rsidR="00EB53BD"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0.225</w:t>
            </w:r>
          </w:p>
          <w:p w14:paraId="3C5AC00B" w14:textId="4D7696CB" w:rsidR="00EB53BD" w:rsidRPr="006E38E6"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(0.175)</w:t>
            </w:r>
          </w:p>
        </w:tc>
        <w:tc>
          <w:tcPr>
            <w:tcW w:w="1495" w:type="dxa"/>
          </w:tcPr>
          <w:p w14:paraId="4B3B5C22" w14:textId="77777777" w:rsidR="00EB53BD"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0.157</w:t>
            </w:r>
          </w:p>
          <w:p w14:paraId="26542894" w14:textId="3C2AE228" w:rsidR="00EB53BD"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(0.197)</w:t>
            </w:r>
          </w:p>
        </w:tc>
      </w:tr>
      <w:tr w:rsidR="00EB53BD" w:rsidRPr="0063773D" w14:paraId="7565937B" w14:textId="05A589FD" w:rsidTr="00EB53BD">
        <w:trPr>
          <w:trHeight w:val="576"/>
          <w:jc w:val="center"/>
        </w:trPr>
        <w:tc>
          <w:tcPr>
            <w:tcW w:w="1731" w:type="dxa"/>
            <w:vAlign w:val="center"/>
          </w:tcPr>
          <w:p w14:paraId="04D53AAB" w14:textId="77777777" w:rsidR="00EB53BD" w:rsidRPr="006E38E6" w:rsidRDefault="00EB53BD" w:rsidP="00DB2988">
            <w:pPr>
              <w:spacing w:before="0" w:after="0" w:line="240" w:lineRule="auto"/>
              <w:rPr>
                <w:rFonts w:ascii="Aptos" w:eastAsia="Aptos" w:hAnsi="Aptos" w:cs="Times New Roman"/>
                <w:sz w:val="22"/>
                <w:szCs w:val="22"/>
              </w:rPr>
            </w:pPr>
            <w:r w:rsidRPr="006E38E6">
              <w:rPr>
                <w:rFonts w:ascii="Aptos" w:eastAsia="Aptos" w:hAnsi="Aptos" w:cs="Times New Roman"/>
                <w:sz w:val="22"/>
                <w:szCs w:val="22"/>
              </w:rPr>
              <w:t>Learning</w:t>
            </w:r>
          </w:p>
        </w:tc>
        <w:tc>
          <w:tcPr>
            <w:tcW w:w="1499" w:type="dxa"/>
            <w:vAlign w:val="center"/>
          </w:tcPr>
          <w:p w14:paraId="1D80DE2A" w14:textId="77777777" w:rsidR="00EB53BD" w:rsidRPr="006E38E6" w:rsidRDefault="00EB53BD" w:rsidP="00F91C56">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-0.182</w:t>
            </w:r>
          </w:p>
          <w:p w14:paraId="2556937D" w14:textId="06E3BDB7" w:rsidR="00EB53BD" w:rsidRPr="006E38E6" w:rsidRDefault="00EB53BD" w:rsidP="00F91C56">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(0.350)</w:t>
            </w:r>
          </w:p>
        </w:tc>
        <w:tc>
          <w:tcPr>
            <w:tcW w:w="1559" w:type="dxa"/>
            <w:vAlign w:val="center"/>
          </w:tcPr>
          <w:p w14:paraId="27CDBAAC" w14:textId="0738E550"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-0.269</w:t>
            </w:r>
          </w:p>
          <w:p w14:paraId="0C4E0187" w14:textId="4670C339"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(0.241)</w:t>
            </w:r>
          </w:p>
        </w:tc>
        <w:tc>
          <w:tcPr>
            <w:tcW w:w="1538" w:type="dxa"/>
            <w:vAlign w:val="center"/>
          </w:tcPr>
          <w:p w14:paraId="226C2A3E" w14:textId="77777777"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-0.166</w:t>
            </w:r>
          </w:p>
          <w:p w14:paraId="56A0D36C" w14:textId="6CF30B74"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(0.391)</w:t>
            </w:r>
          </w:p>
        </w:tc>
        <w:tc>
          <w:tcPr>
            <w:tcW w:w="1538" w:type="dxa"/>
            <w:vAlign w:val="center"/>
          </w:tcPr>
          <w:p w14:paraId="70FF5ECD" w14:textId="77777777" w:rsidR="00EB53BD"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-0.167</w:t>
            </w:r>
          </w:p>
          <w:p w14:paraId="3A121D7E" w14:textId="52D0AF0C" w:rsidR="00EB53BD" w:rsidRPr="006E38E6"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(0.519)</w:t>
            </w:r>
          </w:p>
        </w:tc>
        <w:tc>
          <w:tcPr>
            <w:tcW w:w="1495" w:type="dxa"/>
          </w:tcPr>
          <w:p w14:paraId="4338F7D4" w14:textId="77777777" w:rsidR="00EB53BD"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-0.178</w:t>
            </w:r>
          </w:p>
          <w:p w14:paraId="3AAB742F" w14:textId="2A9F430F" w:rsidR="00EB53BD"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(0.584)</w:t>
            </w:r>
          </w:p>
        </w:tc>
      </w:tr>
      <w:tr w:rsidR="00EB53BD" w:rsidRPr="0063773D" w14:paraId="38BF1926" w14:textId="5E94F2EC" w:rsidTr="00EB53BD">
        <w:trPr>
          <w:trHeight w:val="576"/>
          <w:jc w:val="center"/>
        </w:trPr>
        <w:tc>
          <w:tcPr>
            <w:tcW w:w="1731" w:type="dxa"/>
            <w:tcBorders>
              <w:bottom w:val="single" w:sz="4" w:space="0" w:color="auto"/>
            </w:tcBorders>
            <w:vAlign w:val="center"/>
          </w:tcPr>
          <w:p w14:paraId="15B9E31F" w14:textId="1082E0BC" w:rsidR="00EB53BD" w:rsidRPr="006E38E6" w:rsidRDefault="00EB53BD" w:rsidP="00DB2988">
            <w:pPr>
              <w:spacing w:before="0" w:after="0" w:line="240" w:lineRule="auto"/>
              <w:rPr>
                <w:rFonts w:ascii="Aptos" w:eastAsia="Aptos" w:hAnsi="Aptos" w:cs="Times New Roman"/>
                <w:sz w:val="22"/>
                <w:szCs w:val="22"/>
              </w:rPr>
            </w:pPr>
            <w:r w:rsidRPr="006E38E6">
              <w:rPr>
                <w:rFonts w:ascii="Aptos" w:eastAsia="Aptos" w:hAnsi="Aptos" w:cs="Times New Roman"/>
                <w:sz w:val="22"/>
                <w:szCs w:val="22"/>
              </w:rPr>
              <w:t>Estimated</w:t>
            </w:r>
          </w:p>
        </w:tc>
        <w:tc>
          <w:tcPr>
            <w:tcW w:w="1499" w:type="dxa"/>
            <w:tcBorders>
              <w:bottom w:val="single" w:sz="4" w:space="0" w:color="auto"/>
            </w:tcBorders>
            <w:vAlign w:val="center"/>
          </w:tcPr>
          <w:p w14:paraId="43DB6C27" w14:textId="43D40173" w:rsidR="00EB53BD" w:rsidRPr="006E38E6" w:rsidRDefault="00EB53BD" w:rsidP="00F91C56">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 xml:space="preserve">   0.295</w:t>
            </w:r>
            <w:r w:rsidRPr="006E38E6">
              <w:rPr>
                <w:rFonts w:ascii="Aptos" w:eastAsia="Aptos" w:hAnsi="Aptos" w:cs="Times New Roman"/>
                <w:sz w:val="20"/>
                <w:szCs w:val="20"/>
              </w:rPr>
              <w:t>***</w:t>
            </w:r>
          </w:p>
          <w:p w14:paraId="174AC673" w14:textId="1B4709C3" w:rsidR="00EB53BD" w:rsidRPr="006E38E6" w:rsidRDefault="00EB53BD" w:rsidP="00F91C56">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(0.108)</w:t>
            </w:r>
          </w:p>
        </w:tc>
        <w:tc>
          <w:tcPr>
            <w:tcW w:w="1559" w:type="dxa"/>
            <w:tcBorders>
              <w:bottom w:val="single" w:sz="4" w:space="0" w:color="auto"/>
            </w:tcBorders>
            <w:vAlign w:val="center"/>
          </w:tcPr>
          <w:p w14:paraId="384DB5E3" w14:textId="77777777"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0.071</w:t>
            </w:r>
          </w:p>
          <w:p w14:paraId="2AABE75F" w14:textId="75FDE98F"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(0.074)</w:t>
            </w:r>
          </w:p>
        </w:tc>
        <w:tc>
          <w:tcPr>
            <w:tcW w:w="1538" w:type="dxa"/>
            <w:tcBorders>
              <w:bottom w:val="single" w:sz="4" w:space="0" w:color="auto"/>
            </w:tcBorders>
            <w:vAlign w:val="center"/>
          </w:tcPr>
          <w:p w14:paraId="65F978F2" w14:textId="08EF60A0"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 xml:space="preserve">  0.417</w:t>
            </w:r>
            <w:r w:rsidRPr="006E38E6">
              <w:rPr>
                <w:rFonts w:ascii="Aptos" w:eastAsia="Aptos" w:hAnsi="Aptos" w:cs="Times New Roman"/>
                <w:sz w:val="20"/>
                <w:szCs w:val="20"/>
              </w:rPr>
              <w:t>***</w:t>
            </w:r>
          </w:p>
          <w:p w14:paraId="1FD7E6D4" w14:textId="3686A59F"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(0.120)</w:t>
            </w:r>
          </w:p>
        </w:tc>
        <w:tc>
          <w:tcPr>
            <w:tcW w:w="1538" w:type="dxa"/>
            <w:tcBorders>
              <w:bottom w:val="single" w:sz="4" w:space="0" w:color="auto"/>
            </w:tcBorders>
            <w:vAlign w:val="center"/>
          </w:tcPr>
          <w:p w14:paraId="014C2CE4" w14:textId="53DB4FC1" w:rsidR="00EB53BD" w:rsidRDefault="002E5049" w:rsidP="00DB2988">
            <w:pPr>
              <w:spacing w:before="0" w:after="0" w:line="240" w:lineRule="auto"/>
              <w:jc w:val="center"/>
              <w:rPr>
                <w:rFonts w:ascii="Aptos" w:eastAsia="Aptos" w:hAnsi="Aptos" w:cs="Times New Roman"/>
                <w:sz w:val="22"/>
              </w:rPr>
            </w:pPr>
            <w:r>
              <w:rPr>
                <w:rFonts w:ascii="Aptos" w:eastAsia="Aptos" w:hAnsi="Aptos" w:cs="Times New Roman"/>
                <w:sz w:val="22"/>
              </w:rPr>
              <w:t xml:space="preserve">   </w:t>
            </w:r>
            <w:r w:rsidR="00EB53BD">
              <w:rPr>
                <w:rFonts w:ascii="Aptos" w:eastAsia="Aptos" w:hAnsi="Aptos" w:cs="Times New Roman"/>
                <w:sz w:val="22"/>
              </w:rPr>
              <w:t>0.423</w:t>
            </w:r>
            <w:r w:rsidR="00EB53BD" w:rsidRPr="00F10385">
              <w:rPr>
                <w:rFonts w:ascii="Aptos" w:eastAsia="Aptos" w:hAnsi="Aptos" w:cs="Times New Roman"/>
                <w:sz w:val="20"/>
                <w:szCs w:val="20"/>
              </w:rPr>
              <w:t>***</w:t>
            </w:r>
          </w:p>
          <w:p w14:paraId="439F543C" w14:textId="3BBDC341" w:rsidR="00EB53BD" w:rsidRPr="006E38E6"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(0.160)</w:t>
            </w:r>
          </w:p>
        </w:tc>
        <w:tc>
          <w:tcPr>
            <w:tcW w:w="1495" w:type="dxa"/>
            <w:tcBorders>
              <w:bottom w:val="single" w:sz="4" w:space="0" w:color="auto"/>
            </w:tcBorders>
          </w:tcPr>
          <w:p w14:paraId="02C60E59" w14:textId="7B0ED880" w:rsidR="00EB53BD"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0.338*</w:t>
            </w:r>
          </w:p>
          <w:p w14:paraId="1338209A" w14:textId="1E3B4706" w:rsidR="00EB53BD" w:rsidRDefault="00EB53BD" w:rsidP="00DB2988">
            <w:pPr>
              <w:spacing w:before="0" w:after="0" w:line="240" w:lineRule="auto"/>
              <w:jc w:val="center"/>
              <w:rPr>
                <w:rFonts w:ascii="Aptos" w:eastAsia="Aptos" w:hAnsi="Aptos" w:cs="Times New Roman"/>
                <w:sz w:val="22"/>
              </w:rPr>
            </w:pPr>
            <w:r>
              <w:rPr>
                <w:rFonts w:ascii="Aptos" w:eastAsia="Aptos" w:hAnsi="Aptos" w:cs="Times New Roman"/>
                <w:sz w:val="22"/>
              </w:rPr>
              <w:t>(0.180)</w:t>
            </w:r>
          </w:p>
        </w:tc>
      </w:tr>
      <w:tr w:rsidR="00EB53BD" w:rsidRPr="0063773D" w14:paraId="0F6F0720" w14:textId="6B4777C1" w:rsidTr="002E5049">
        <w:trPr>
          <w:trHeight w:val="432"/>
          <w:jc w:val="center"/>
        </w:trPr>
        <w:tc>
          <w:tcPr>
            <w:tcW w:w="1731" w:type="dxa"/>
            <w:tcBorders>
              <w:top w:val="single" w:sz="4" w:space="0" w:color="auto"/>
            </w:tcBorders>
            <w:vAlign w:val="center"/>
            <w:hideMark/>
          </w:tcPr>
          <w:p w14:paraId="54D7BAE9" w14:textId="17C3AD72" w:rsidR="00EB53BD" w:rsidRPr="006E38E6" w:rsidRDefault="00870E06" w:rsidP="00194D65">
            <w:pPr>
              <w:spacing w:before="0" w:after="0" w:line="240" w:lineRule="auto"/>
              <w:jc w:val="center"/>
              <w:rPr>
                <w:rFonts w:ascii="Aptos" w:eastAsia="Aptos" w:hAnsi="Aptos" w:cs="Times New Roman"/>
                <w:sz w:val="22"/>
                <w:szCs w:val="22"/>
              </w:rPr>
            </w:pPr>
            <m:oMathPara>
              <m:oMath>
                <m:sSup>
                  <m:sSupPr>
                    <m:ctrlPr>
                      <w:rPr>
                        <w:rFonts w:ascii="Cambria Math" w:eastAsia="Aptos" w:hAnsi="Cambria Math" w:cs="Times New Roman"/>
                        <w:i/>
                        <w:noProof/>
                        <w:sz w:val="22"/>
                        <w:szCs w:val="22"/>
                      </w:rPr>
                    </m:ctrlPr>
                  </m:sSupPr>
                  <m:e>
                    <m:r>
                      <w:rPr>
                        <w:rFonts w:ascii="Cambria Math" w:eastAsia="Aptos" w:hAnsi="Cambria Math" w:cs="Times New Roman"/>
                        <w:noProof/>
                        <w:sz w:val="22"/>
                        <w:szCs w:val="22"/>
                      </w:rPr>
                      <m:t>R</m:t>
                    </m:r>
                  </m:e>
                  <m:sup>
                    <m:r>
                      <w:rPr>
                        <w:rFonts w:ascii="Cambria Math" w:eastAsia="Aptos" w:hAnsi="Cambria Math" w:cs="Times New Roman"/>
                        <w:noProof/>
                        <w:sz w:val="22"/>
                        <w:szCs w:val="22"/>
                      </w:rPr>
                      <m:t>2</m:t>
                    </m:r>
                  </m:sup>
                </m:sSup>
              </m:oMath>
            </m:oMathPara>
          </w:p>
        </w:tc>
        <w:tc>
          <w:tcPr>
            <w:tcW w:w="1499" w:type="dxa"/>
            <w:tcBorders>
              <w:top w:val="single" w:sz="4" w:space="0" w:color="auto"/>
            </w:tcBorders>
            <w:vAlign w:val="center"/>
          </w:tcPr>
          <w:p w14:paraId="732A65C4" w14:textId="44C91AE2"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0.076</w:t>
            </w:r>
          </w:p>
        </w:tc>
        <w:tc>
          <w:tcPr>
            <w:tcW w:w="1559" w:type="dxa"/>
            <w:tcBorders>
              <w:top w:val="single" w:sz="4" w:space="0" w:color="auto"/>
            </w:tcBorders>
            <w:vAlign w:val="center"/>
          </w:tcPr>
          <w:p w14:paraId="3C8F0A56" w14:textId="10C0652F"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0.054</w:t>
            </w:r>
          </w:p>
        </w:tc>
        <w:tc>
          <w:tcPr>
            <w:tcW w:w="1538" w:type="dxa"/>
            <w:tcBorders>
              <w:top w:val="single" w:sz="4" w:space="0" w:color="auto"/>
            </w:tcBorders>
            <w:vAlign w:val="center"/>
          </w:tcPr>
          <w:p w14:paraId="568C6214" w14:textId="74A28020"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0.112</w:t>
            </w:r>
          </w:p>
        </w:tc>
        <w:tc>
          <w:tcPr>
            <w:tcW w:w="1538" w:type="dxa"/>
            <w:tcBorders>
              <w:top w:val="single" w:sz="4" w:space="0" w:color="auto"/>
            </w:tcBorders>
            <w:vAlign w:val="center"/>
          </w:tcPr>
          <w:p w14:paraId="159F87F1" w14:textId="3CB57FEB" w:rsidR="00EB53BD" w:rsidRPr="006E38E6" w:rsidRDefault="002E5049" w:rsidP="00DB2988">
            <w:pPr>
              <w:spacing w:before="0" w:after="0" w:line="240" w:lineRule="auto"/>
              <w:jc w:val="center"/>
              <w:rPr>
                <w:rFonts w:ascii="Aptos" w:eastAsia="Aptos" w:hAnsi="Aptos" w:cs="Times New Roman"/>
                <w:sz w:val="22"/>
              </w:rPr>
            </w:pPr>
            <w:r>
              <w:rPr>
                <w:rFonts w:ascii="Aptos" w:eastAsia="Aptos" w:hAnsi="Aptos" w:cs="Times New Roman"/>
                <w:sz w:val="22"/>
              </w:rPr>
              <w:t>-0.169</w:t>
            </w:r>
          </w:p>
        </w:tc>
        <w:tc>
          <w:tcPr>
            <w:tcW w:w="1495" w:type="dxa"/>
            <w:tcBorders>
              <w:top w:val="single" w:sz="4" w:space="0" w:color="auto"/>
            </w:tcBorders>
            <w:vAlign w:val="center"/>
          </w:tcPr>
          <w:p w14:paraId="2FCA0FB7" w14:textId="25DD787C" w:rsidR="00EB53BD" w:rsidRPr="006E38E6" w:rsidRDefault="002E5049" w:rsidP="00DB2988">
            <w:pPr>
              <w:spacing w:before="0" w:after="0" w:line="240" w:lineRule="auto"/>
              <w:jc w:val="center"/>
              <w:rPr>
                <w:rFonts w:ascii="Aptos" w:eastAsia="Aptos" w:hAnsi="Aptos" w:cs="Times New Roman"/>
                <w:sz w:val="22"/>
              </w:rPr>
            </w:pPr>
            <w:r>
              <w:rPr>
                <w:rFonts w:ascii="Aptos" w:eastAsia="Aptos" w:hAnsi="Aptos" w:cs="Times New Roman"/>
                <w:sz w:val="22"/>
              </w:rPr>
              <w:t>-0.154</w:t>
            </w:r>
          </w:p>
        </w:tc>
      </w:tr>
      <w:tr w:rsidR="00EB53BD" w:rsidRPr="0063773D" w14:paraId="5CEC67EF" w14:textId="75C9A8D5" w:rsidTr="002E5049">
        <w:trPr>
          <w:trHeight w:val="432"/>
          <w:jc w:val="center"/>
        </w:trPr>
        <w:tc>
          <w:tcPr>
            <w:tcW w:w="1731" w:type="dxa"/>
            <w:vAlign w:val="center"/>
          </w:tcPr>
          <w:p w14:paraId="3171089B" w14:textId="77777777" w:rsidR="00EB53BD" w:rsidRPr="006E38E6" w:rsidRDefault="00870E06" w:rsidP="00194D65">
            <w:pPr>
              <w:spacing w:before="0" w:after="0" w:line="240" w:lineRule="auto"/>
              <w:jc w:val="center"/>
              <w:rPr>
                <w:rFonts w:ascii="Aptos" w:eastAsia="Aptos" w:hAnsi="Aptos" w:cs="Times New Roman"/>
                <w:sz w:val="22"/>
                <w:szCs w:val="22"/>
              </w:rPr>
            </w:pPr>
            <m:oMathPara>
              <m:oMath>
                <m:sSup>
                  <m:sSupPr>
                    <m:ctrlPr>
                      <w:rPr>
                        <w:rFonts w:ascii="Cambria Math" w:eastAsia="Aptos" w:hAnsi="Cambria Math" w:cs="Times New Roman"/>
                        <w:iCs/>
                        <w:noProof/>
                        <w:sz w:val="22"/>
                        <w:szCs w:val="22"/>
                      </w:rPr>
                    </m:ctrlPr>
                  </m:sSupPr>
                  <m:e>
                    <m:acc>
                      <m:accPr>
                        <m:chr m:val="̅"/>
                        <m:ctrlPr>
                          <w:rPr>
                            <w:rFonts w:ascii="Cambria Math" w:eastAsia="Aptos" w:hAnsi="Cambria Math" w:cs="Times New Roman"/>
                            <w:iCs/>
                            <w:noProof/>
                            <w:sz w:val="22"/>
                            <w:szCs w:val="22"/>
                          </w:rPr>
                        </m:ctrlPr>
                      </m:accPr>
                      <m:e>
                        <m:r>
                          <w:rPr>
                            <w:rFonts w:ascii="Cambria Math" w:eastAsia="Aptos" w:hAnsi="Cambria Math" w:cs="Times New Roman"/>
                            <w:noProof/>
                            <w:sz w:val="22"/>
                            <w:szCs w:val="22"/>
                          </w:rPr>
                          <m:t>R</m:t>
                        </m:r>
                        <m:ctrlPr>
                          <w:rPr>
                            <w:rFonts w:ascii="Cambria Math" w:eastAsia="Aptos" w:hAnsi="Cambria Math" w:cs="Times New Roman"/>
                            <w:i/>
                            <w:noProof/>
                            <w:sz w:val="22"/>
                            <w:szCs w:val="22"/>
                          </w:rPr>
                        </m:ctrlPr>
                      </m:e>
                    </m:acc>
                  </m:e>
                  <m:sup>
                    <m:r>
                      <m:rPr>
                        <m:sty m:val="p"/>
                      </m:rPr>
                      <w:rPr>
                        <w:rFonts w:ascii="Cambria Math" w:eastAsia="Aptos" w:hAnsi="Cambria Math" w:cs="Times New Roman"/>
                        <w:noProof/>
                        <w:sz w:val="22"/>
                        <w:szCs w:val="22"/>
                      </w:rPr>
                      <m:t>2</m:t>
                    </m:r>
                  </m:sup>
                </m:sSup>
              </m:oMath>
            </m:oMathPara>
          </w:p>
        </w:tc>
        <w:tc>
          <w:tcPr>
            <w:tcW w:w="1499" w:type="dxa"/>
            <w:vAlign w:val="center"/>
          </w:tcPr>
          <w:p w14:paraId="5863E734" w14:textId="71E77930"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0.045</w:t>
            </w:r>
          </w:p>
        </w:tc>
        <w:tc>
          <w:tcPr>
            <w:tcW w:w="1559" w:type="dxa"/>
            <w:vAlign w:val="center"/>
          </w:tcPr>
          <w:p w14:paraId="0BA9A3A0" w14:textId="581416DD"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0.022</w:t>
            </w:r>
          </w:p>
        </w:tc>
        <w:tc>
          <w:tcPr>
            <w:tcW w:w="1538" w:type="dxa"/>
            <w:vAlign w:val="center"/>
          </w:tcPr>
          <w:p w14:paraId="05F6F850" w14:textId="796FECD2"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0.082</w:t>
            </w:r>
          </w:p>
        </w:tc>
        <w:tc>
          <w:tcPr>
            <w:tcW w:w="1538" w:type="dxa"/>
            <w:vAlign w:val="center"/>
          </w:tcPr>
          <w:p w14:paraId="3500C71D" w14:textId="0903EDD4" w:rsidR="00EB53BD" w:rsidRPr="006E38E6" w:rsidRDefault="002E5049" w:rsidP="00DB2988">
            <w:pPr>
              <w:spacing w:before="0" w:after="0" w:line="240" w:lineRule="auto"/>
              <w:jc w:val="center"/>
              <w:rPr>
                <w:rFonts w:ascii="Aptos" w:eastAsia="Aptos" w:hAnsi="Aptos" w:cs="Times New Roman"/>
                <w:sz w:val="22"/>
              </w:rPr>
            </w:pPr>
            <w:r>
              <w:rPr>
                <w:rFonts w:ascii="Aptos" w:eastAsia="Aptos" w:hAnsi="Aptos" w:cs="Times New Roman"/>
                <w:sz w:val="22"/>
              </w:rPr>
              <w:t>-0.208</w:t>
            </w:r>
          </w:p>
        </w:tc>
        <w:tc>
          <w:tcPr>
            <w:tcW w:w="1495" w:type="dxa"/>
            <w:vAlign w:val="center"/>
          </w:tcPr>
          <w:p w14:paraId="545EECE9" w14:textId="15B19616" w:rsidR="00EB53BD" w:rsidRPr="006E38E6" w:rsidRDefault="002E5049" w:rsidP="00DB2988">
            <w:pPr>
              <w:spacing w:before="0" w:after="0" w:line="240" w:lineRule="auto"/>
              <w:jc w:val="center"/>
              <w:rPr>
                <w:rFonts w:ascii="Aptos" w:eastAsia="Aptos" w:hAnsi="Aptos" w:cs="Times New Roman"/>
                <w:sz w:val="22"/>
              </w:rPr>
            </w:pPr>
            <w:r>
              <w:rPr>
                <w:rFonts w:ascii="Aptos" w:eastAsia="Aptos" w:hAnsi="Aptos" w:cs="Times New Roman"/>
                <w:sz w:val="22"/>
              </w:rPr>
              <w:t>-0.192</w:t>
            </w:r>
          </w:p>
        </w:tc>
      </w:tr>
      <w:tr w:rsidR="00EB53BD" w:rsidRPr="0063773D" w14:paraId="47B683FC" w14:textId="58B39876" w:rsidTr="002E5049">
        <w:trPr>
          <w:trHeight w:val="432"/>
          <w:jc w:val="center"/>
        </w:trPr>
        <w:tc>
          <w:tcPr>
            <w:tcW w:w="1731" w:type="dxa"/>
            <w:vAlign w:val="center"/>
          </w:tcPr>
          <w:p w14:paraId="745C2878" w14:textId="77777777" w:rsidR="00EB53BD" w:rsidRPr="006E38E6" w:rsidRDefault="00870E06" w:rsidP="00194D65">
            <w:pPr>
              <w:spacing w:before="0" w:after="0" w:line="240" w:lineRule="auto"/>
              <w:jc w:val="center"/>
              <w:rPr>
                <w:rFonts w:ascii="Aptos" w:eastAsia="Calibri" w:hAnsi="Aptos" w:cs="Times New Roman"/>
                <w:iCs/>
                <w:noProof/>
                <w:sz w:val="22"/>
                <w:szCs w:val="22"/>
              </w:rPr>
            </w:pPr>
            <m:oMathPara>
              <m:oMath>
                <m:sSubSup>
                  <m:sSubSupPr>
                    <m:ctrlPr>
                      <w:rPr>
                        <w:rFonts w:ascii="Cambria Math" w:eastAsia="Aptos" w:hAnsi="Cambria Math" w:cs="Times New Roman"/>
                        <w:i/>
                        <w:noProof/>
                        <w:sz w:val="22"/>
                        <w:szCs w:val="22"/>
                      </w:rPr>
                    </m:ctrlPr>
                  </m:sSubSupPr>
                  <m:e>
                    <m:r>
                      <w:rPr>
                        <w:rFonts w:ascii="Cambria Math" w:eastAsia="Aptos" w:hAnsi="Cambria Math" w:cs="Times New Roman"/>
                        <w:noProof/>
                        <w:sz w:val="22"/>
                        <w:szCs w:val="22"/>
                      </w:rPr>
                      <m:t>R</m:t>
                    </m:r>
                  </m:e>
                  <m:sub>
                    <m:r>
                      <w:rPr>
                        <w:rFonts w:ascii="Cambria Math" w:eastAsia="Aptos" w:hAnsi="Cambria Math" w:cs="Times New Roman"/>
                        <w:noProof/>
                        <w:sz w:val="22"/>
                        <w:szCs w:val="22"/>
                      </w:rPr>
                      <m:t>w</m:t>
                    </m:r>
                  </m:sub>
                  <m:sup>
                    <m:r>
                      <w:rPr>
                        <w:rFonts w:ascii="Cambria Math" w:eastAsia="Aptos" w:hAnsi="Cambria Math" w:cs="Times New Roman"/>
                        <w:noProof/>
                        <w:sz w:val="22"/>
                        <w:szCs w:val="22"/>
                      </w:rPr>
                      <m:t>2</m:t>
                    </m:r>
                  </m:sup>
                </m:sSubSup>
              </m:oMath>
            </m:oMathPara>
          </w:p>
        </w:tc>
        <w:tc>
          <w:tcPr>
            <w:tcW w:w="1499" w:type="dxa"/>
            <w:vAlign w:val="center"/>
          </w:tcPr>
          <w:p w14:paraId="0E896BF9" w14:textId="1F71E896"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0.176</w:t>
            </w:r>
          </w:p>
        </w:tc>
        <w:tc>
          <w:tcPr>
            <w:tcW w:w="1559" w:type="dxa"/>
            <w:vAlign w:val="center"/>
          </w:tcPr>
          <w:p w14:paraId="48FFE3FB" w14:textId="5698BC6D"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0.197</w:t>
            </w:r>
          </w:p>
        </w:tc>
        <w:tc>
          <w:tcPr>
            <w:tcW w:w="1538" w:type="dxa"/>
            <w:vAlign w:val="center"/>
          </w:tcPr>
          <w:p w14:paraId="1BD9FAB0" w14:textId="552A7359"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0.213</w:t>
            </w:r>
          </w:p>
        </w:tc>
        <w:tc>
          <w:tcPr>
            <w:tcW w:w="1538" w:type="dxa"/>
            <w:vAlign w:val="center"/>
          </w:tcPr>
          <w:p w14:paraId="23E9849B" w14:textId="3C1CDC4C" w:rsidR="00EB53BD" w:rsidRPr="006E38E6" w:rsidRDefault="002E5049" w:rsidP="00DB2988">
            <w:pPr>
              <w:spacing w:before="0" w:after="0" w:line="240" w:lineRule="auto"/>
              <w:jc w:val="center"/>
              <w:rPr>
                <w:rFonts w:ascii="Aptos" w:eastAsia="Aptos" w:hAnsi="Aptos" w:cs="Times New Roman"/>
                <w:sz w:val="22"/>
              </w:rPr>
            </w:pPr>
            <w:r>
              <w:rPr>
                <w:rFonts w:ascii="Aptos" w:eastAsia="Aptos" w:hAnsi="Aptos" w:cs="Times New Roman"/>
                <w:sz w:val="22"/>
              </w:rPr>
              <w:t>0.334</w:t>
            </w:r>
          </w:p>
        </w:tc>
        <w:tc>
          <w:tcPr>
            <w:tcW w:w="1495" w:type="dxa"/>
            <w:vAlign w:val="center"/>
          </w:tcPr>
          <w:p w14:paraId="7CECBD55" w14:textId="6B14FC01" w:rsidR="00EB53BD" w:rsidRPr="006E38E6" w:rsidRDefault="002E5049" w:rsidP="00DB2988">
            <w:pPr>
              <w:spacing w:before="0" w:after="0" w:line="240" w:lineRule="auto"/>
              <w:jc w:val="center"/>
              <w:rPr>
                <w:rFonts w:ascii="Aptos" w:eastAsia="Aptos" w:hAnsi="Aptos" w:cs="Times New Roman"/>
                <w:sz w:val="22"/>
              </w:rPr>
            </w:pPr>
            <w:r>
              <w:rPr>
                <w:rFonts w:ascii="Aptos" w:eastAsia="Aptos" w:hAnsi="Aptos" w:cs="Times New Roman"/>
                <w:sz w:val="22"/>
              </w:rPr>
              <w:t>0.398</w:t>
            </w:r>
          </w:p>
        </w:tc>
      </w:tr>
      <w:tr w:rsidR="00EB53BD" w:rsidRPr="0063773D" w14:paraId="221BDB49" w14:textId="2128573F" w:rsidTr="002E5049">
        <w:trPr>
          <w:trHeight w:val="432"/>
          <w:jc w:val="center"/>
        </w:trPr>
        <w:tc>
          <w:tcPr>
            <w:tcW w:w="1731" w:type="dxa"/>
            <w:tcBorders>
              <w:bottom w:val="single" w:sz="4" w:space="0" w:color="auto"/>
            </w:tcBorders>
            <w:vAlign w:val="center"/>
          </w:tcPr>
          <w:p w14:paraId="03B829EE" w14:textId="0023F44B" w:rsidR="00EB53BD" w:rsidRPr="006E38E6" w:rsidRDefault="00EB53BD" w:rsidP="00194D65">
            <w:pPr>
              <w:spacing w:before="0" w:after="0" w:line="240" w:lineRule="auto"/>
              <w:jc w:val="center"/>
              <w:rPr>
                <w:rFonts w:eastAsia="Calibri" w:cs="Times New Roman"/>
                <w:noProof/>
                <w:sz w:val="22"/>
                <w:szCs w:val="22"/>
              </w:rPr>
            </w:pPr>
            <w:r w:rsidRPr="006E38E6">
              <w:rPr>
                <w:rFonts w:eastAsia="Calibri" w:cs="Times New Roman"/>
                <w:noProof/>
                <w:sz w:val="22"/>
                <w:szCs w:val="22"/>
              </w:rPr>
              <w:t>Scale</w:t>
            </w:r>
          </w:p>
        </w:tc>
        <w:tc>
          <w:tcPr>
            <w:tcW w:w="1499" w:type="dxa"/>
            <w:tcBorders>
              <w:bottom w:val="single" w:sz="4" w:space="0" w:color="auto"/>
            </w:tcBorders>
            <w:vAlign w:val="center"/>
          </w:tcPr>
          <w:p w14:paraId="4B2D3D64" w14:textId="5F1E27EB"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0.613</w:t>
            </w:r>
          </w:p>
        </w:tc>
        <w:tc>
          <w:tcPr>
            <w:tcW w:w="1559" w:type="dxa"/>
            <w:tcBorders>
              <w:bottom w:val="single" w:sz="4" w:space="0" w:color="auto"/>
            </w:tcBorders>
            <w:vAlign w:val="center"/>
          </w:tcPr>
          <w:p w14:paraId="21990C6E" w14:textId="51AD6857"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0.388</w:t>
            </w:r>
          </w:p>
        </w:tc>
        <w:tc>
          <w:tcPr>
            <w:tcW w:w="1538" w:type="dxa"/>
            <w:tcBorders>
              <w:bottom w:val="single" w:sz="4" w:space="0" w:color="auto"/>
            </w:tcBorders>
            <w:vAlign w:val="center"/>
          </w:tcPr>
          <w:p w14:paraId="077EAF68" w14:textId="1485B3F1"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0.893</w:t>
            </w:r>
          </w:p>
        </w:tc>
        <w:tc>
          <w:tcPr>
            <w:tcW w:w="1538" w:type="dxa"/>
            <w:tcBorders>
              <w:bottom w:val="single" w:sz="4" w:space="0" w:color="auto"/>
            </w:tcBorders>
            <w:vAlign w:val="center"/>
          </w:tcPr>
          <w:p w14:paraId="63AB113D" w14:textId="08E3FCB8" w:rsidR="00EB53BD" w:rsidRPr="006E38E6" w:rsidRDefault="002E5049" w:rsidP="00DB2988">
            <w:pPr>
              <w:spacing w:before="0" w:after="0" w:line="240" w:lineRule="auto"/>
              <w:jc w:val="center"/>
              <w:rPr>
                <w:rFonts w:ascii="Aptos" w:eastAsia="Aptos" w:hAnsi="Aptos" w:cs="Times New Roman"/>
                <w:sz w:val="22"/>
              </w:rPr>
            </w:pPr>
            <w:r>
              <w:rPr>
                <w:rFonts w:ascii="Aptos" w:eastAsia="Aptos" w:hAnsi="Aptos" w:cs="Times New Roman"/>
                <w:sz w:val="22"/>
              </w:rPr>
              <w:t>0.897</w:t>
            </w:r>
          </w:p>
        </w:tc>
        <w:tc>
          <w:tcPr>
            <w:tcW w:w="1495" w:type="dxa"/>
            <w:tcBorders>
              <w:bottom w:val="single" w:sz="4" w:space="0" w:color="auto"/>
            </w:tcBorders>
            <w:vAlign w:val="center"/>
          </w:tcPr>
          <w:p w14:paraId="23A7DEFC" w14:textId="5E8AA977" w:rsidR="00EB53BD" w:rsidRPr="006E38E6" w:rsidRDefault="002E5049" w:rsidP="00DB2988">
            <w:pPr>
              <w:spacing w:before="0" w:after="0" w:line="240" w:lineRule="auto"/>
              <w:jc w:val="center"/>
              <w:rPr>
                <w:rFonts w:ascii="Aptos" w:eastAsia="Aptos" w:hAnsi="Aptos" w:cs="Times New Roman"/>
                <w:sz w:val="22"/>
              </w:rPr>
            </w:pPr>
            <w:r>
              <w:rPr>
                <w:rFonts w:ascii="Aptos" w:eastAsia="Aptos" w:hAnsi="Aptos" w:cs="Times New Roman"/>
                <w:sz w:val="22"/>
              </w:rPr>
              <w:t>0.641</w:t>
            </w:r>
          </w:p>
        </w:tc>
      </w:tr>
      <w:tr w:rsidR="00EB53BD" w:rsidRPr="0063773D" w14:paraId="246B5F56" w14:textId="7A222DE1" w:rsidTr="002E5049">
        <w:trPr>
          <w:trHeight w:val="432"/>
          <w:jc w:val="center"/>
        </w:trPr>
        <w:tc>
          <w:tcPr>
            <w:tcW w:w="1731" w:type="dxa"/>
            <w:tcBorders>
              <w:bottom w:val="single" w:sz="4" w:space="0" w:color="auto"/>
            </w:tcBorders>
            <w:vAlign w:val="center"/>
            <w:hideMark/>
          </w:tcPr>
          <w:p w14:paraId="3FF238F5" w14:textId="77777777" w:rsidR="00EB53BD" w:rsidRPr="006E38E6" w:rsidRDefault="00EB53BD" w:rsidP="00194D65">
            <w:pPr>
              <w:spacing w:before="0" w:after="0" w:line="240" w:lineRule="auto"/>
              <w:jc w:val="center"/>
              <w:rPr>
                <w:rFonts w:ascii="Aptos" w:eastAsia="Aptos" w:hAnsi="Aptos" w:cs="Times New Roman"/>
                <w:sz w:val="22"/>
                <w:szCs w:val="22"/>
              </w:rPr>
            </w:pPr>
            <m:oMathPara>
              <m:oMath>
                <m:r>
                  <w:rPr>
                    <w:rFonts w:ascii="Cambria Math" w:eastAsia="Aptos" w:hAnsi="Cambria Math" w:cs="Times New Roman"/>
                    <w:noProof/>
                    <w:sz w:val="22"/>
                    <w:szCs w:val="22"/>
                  </w:rPr>
                  <m:t>N</m:t>
                </m:r>
              </m:oMath>
            </m:oMathPara>
          </w:p>
        </w:tc>
        <w:tc>
          <w:tcPr>
            <w:tcW w:w="1499" w:type="dxa"/>
            <w:tcBorders>
              <w:bottom w:val="single" w:sz="4" w:space="0" w:color="auto"/>
            </w:tcBorders>
            <w:vAlign w:val="center"/>
          </w:tcPr>
          <w:p w14:paraId="4A7FE3BF" w14:textId="6780970B"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217</w:t>
            </w:r>
          </w:p>
        </w:tc>
        <w:tc>
          <w:tcPr>
            <w:tcW w:w="1559" w:type="dxa"/>
            <w:tcBorders>
              <w:bottom w:val="single" w:sz="4" w:space="0" w:color="auto"/>
            </w:tcBorders>
            <w:vAlign w:val="center"/>
          </w:tcPr>
          <w:p w14:paraId="275100F0" w14:textId="6D4EC6F2"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217</w:t>
            </w:r>
          </w:p>
        </w:tc>
        <w:tc>
          <w:tcPr>
            <w:tcW w:w="1538" w:type="dxa"/>
            <w:tcBorders>
              <w:bottom w:val="single" w:sz="4" w:space="0" w:color="auto"/>
            </w:tcBorders>
            <w:vAlign w:val="center"/>
          </w:tcPr>
          <w:p w14:paraId="699DB5E6" w14:textId="4267C43E" w:rsidR="00EB53BD" w:rsidRPr="006E38E6" w:rsidRDefault="00EB53BD"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217</w:t>
            </w:r>
          </w:p>
        </w:tc>
        <w:tc>
          <w:tcPr>
            <w:tcW w:w="1538" w:type="dxa"/>
            <w:tcBorders>
              <w:bottom w:val="single" w:sz="4" w:space="0" w:color="auto"/>
            </w:tcBorders>
            <w:vAlign w:val="center"/>
          </w:tcPr>
          <w:p w14:paraId="73A69922" w14:textId="646257DE" w:rsidR="00EB53BD" w:rsidRPr="006E38E6" w:rsidRDefault="002E5049" w:rsidP="00DB2988">
            <w:pPr>
              <w:spacing w:before="0" w:after="0" w:line="240" w:lineRule="auto"/>
              <w:jc w:val="center"/>
              <w:rPr>
                <w:rFonts w:ascii="Aptos" w:eastAsia="Aptos" w:hAnsi="Aptos" w:cs="Times New Roman"/>
                <w:sz w:val="22"/>
              </w:rPr>
            </w:pPr>
            <w:r>
              <w:rPr>
                <w:rFonts w:ascii="Aptos" w:eastAsia="Aptos" w:hAnsi="Aptos" w:cs="Times New Roman"/>
                <w:sz w:val="22"/>
              </w:rPr>
              <w:t>217</w:t>
            </w:r>
          </w:p>
        </w:tc>
        <w:tc>
          <w:tcPr>
            <w:tcW w:w="1495" w:type="dxa"/>
            <w:tcBorders>
              <w:bottom w:val="single" w:sz="4" w:space="0" w:color="auto"/>
            </w:tcBorders>
            <w:vAlign w:val="center"/>
          </w:tcPr>
          <w:p w14:paraId="0C4703C2" w14:textId="1100C772" w:rsidR="00EB53BD" w:rsidRPr="006E38E6" w:rsidRDefault="002E5049" w:rsidP="00DB2988">
            <w:pPr>
              <w:spacing w:before="0" w:after="0" w:line="240" w:lineRule="auto"/>
              <w:jc w:val="center"/>
              <w:rPr>
                <w:rFonts w:ascii="Aptos" w:eastAsia="Aptos" w:hAnsi="Aptos" w:cs="Times New Roman"/>
                <w:sz w:val="22"/>
              </w:rPr>
            </w:pPr>
            <w:r>
              <w:rPr>
                <w:rFonts w:ascii="Aptos" w:eastAsia="Aptos" w:hAnsi="Aptos" w:cs="Times New Roman"/>
                <w:sz w:val="22"/>
              </w:rPr>
              <w:t>217</w:t>
            </w:r>
          </w:p>
        </w:tc>
      </w:tr>
      <w:bookmarkEnd w:id="350"/>
    </w:tbl>
    <w:p w14:paraId="40842FE2" w14:textId="7B37B482" w:rsidR="001A3EE7" w:rsidRDefault="001A3EE7" w:rsidP="00F91C56">
      <w:pPr>
        <w:spacing w:before="100" w:beforeAutospacing="1" w:after="100" w:afterAutospacing="1" w:line="240" w:lineRule="auto"/>
        <w:rPr>
          <w:rFonts w:cs="Times New Roman"/>
          <w:szCs w:val="24"/>
        </w:rPr>
      </w:pPr>
    </w:p>
    <w:p w14:paraId="10322854" w14:textId="77777777" w:rsidR="00EF0937" w:rsidRDefault="00EF0937" w:rsidP="00F91C56">
      <w:pPr>
        <w:spacing w:before="100" w:beforeAutospacing="1" w:after="100" w:afterAutospacing="1" w:line="240" w:lineRule="auto"/>
        <w:rPr>
          <w:rFonts w:cs="Times New Roman"/>
          <w:szCs w:val="24"/>
        </w:rPr>
      </w:pPr>
    </w:p>
    <w:p w14:paraId="4DD3C012" w14:textId="77777777" w:rsidR="00EF0937" w:rsidRDefault="00EF0937" w:rsidP="00F91C56">
      <w:pPr>
        <w:spacing w:before="100" w:beforeAutospacing="1" w:after="100" w:afterAutospacing="1" w:line="240" w:lineRule="auto"/>
        <w:rPr>
          <w:rFonts w:cs="Times New Roman"/>
          <w:szCs w:val="24"/>
        </w:rPr>
      </w:pPr>
    </w:p>
    <w:p w14:paraId="4E54DCF8" w14:textId="77777777" w:rsidR="00EF0937" w:rsidRDefault="00EF0937" w:rsidP="00F91C56">
      <w:pPr>
        <w:spacing w:before="100" w:beforeAutospacing="1" w:after="100" w:afterAutospacing="1" w:line="240" w:lineRule="auto"/>
        <w:rPr>
          <w:rFonts w:cs="Times New Roman"/>
          <w:szCs w:val="24"/>
        </w:rPr>
      </w:pPr>
    </w:p>
    <w:p w14:paraId="0FE9A7F6" w14:textId="77777777" w:rsidR="00EF0937" w:rsidRDefault="00EF0937" w:rsidP="00F91C56">
      <w:pPr>
        <w:spacing w:before="100" w:beforeAutospacing="1" w:after="100" w:afterAutospacing="1" w:line="240" w:lineRule="auto"/>
        <w:rPr>
          <w:rFonts w:cs="Times New Roman"/>
          <w:szCs w:val="24"/>
        </w:rPr>
      </w:pPr>
    </w:p>
    <w:p w14:paraId="54D1EAAC" w14:textId="63AD6F8C" w:rsidR="00EF0937" w:rsidRDefault="00EF0937" w:rsidP="00F91C56">
      <w:pPr>
        <w:spacing w:before="100" w:beforeAutospacing="1" w:after="100" w:afterAutospacing="1" w:line="240" w:lineRule="auto"/>
        <w:rPr>
          <w:rFonts w:cs="Times New Roman"/>
          <w:szCs w:val="24"/>
        </w:rPr>
      </w:pPr>
    </w:p>
    <w:tbl>
      <w:tblPr>
        <w:tblStyle w:val="TableGrid5"/>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1499"/>
        <w:gridCol w:w="1559"/>
        <w:gridCol w:w="1538"/>
        <w:gridCol w:w="1538"/>
        <w:gridCol w:w="1495"/>
      </w:tblGrid>
      <w:tr w:rsidR="001A3EE7" w:rsidRPr="0063773D" w14:paraId="45A1117B" w14:textId="77777777" w:rsidTr="00DB2988">
        <w:trPr>
          <w:trHeight w:val="405"/>
          <w:jc w:val="center"/>
        </w:trPr>
        <w:tc>
          <w:tcPr>
            <w:tcW w:w="9360" w:type="dxa"/>
            <w:gridSpan w:val="6"/>
            <w:shd w:val="clear" w:color="auto" w:fill="FFFFFF"/>
          </w:tcPr>
          <w:p w14:paraId="46967740" w14:textId="7C639079" w:rsidR="00EF0937" w:rsidRPr="00EF0937" w:rsidRDefault="00EF0937" w:rsidP="00507DDB">
            <w:pPr>
              <w:spacing w:after="0" w:line="240" w:lineRule="auto"/>
              <w:jc w:val="center"/>
              <w:rPr>
                <w:rFonts w:ascii="Aptos" w:eastAsia="Aptos" w:hAnsi="Aptos" w:cs="Times New Roman"/>
                <w:sz w:val="22"/>
                <w:szCs w:val="22"/>
              </w:rPr>
            </w:pPr>
            <w:r w:rsidRPr="00EF0937">
              <w:rPr>
                <w:rFonts w:ascii="Aptos" w:eastAsia="Aptos" w:hAnsi="Aptos" w:cs="Times New Roman"/>
                <w:sz w:val="22"/>
                <w:szCs w:val="22"/>
              </w:rPr>
              <w:lastRenderedPageBreak/>
              <w:t xml:space="preserve">Table </w:t>
            </w:r>
            <w:r w:rsidR="004B5EB0">
              <w:rPr>
                <w:rFonts w:ascii="Aptos" w:eastAsia="Aptos" w:hAnsi="Aptos" w:cs="Times New Roman"/>
                <w:sz w:val="22"/>
                <w:szCs w:val="22"/>
              </w:rPr>
              <w:t>C2</w:t>
            </w:r>
          </w:p>
          <w:p w14:paraId="5C60988D" w14:textId="7D97E0C2" w:rsidR="001A3EE7" w:rsidRPr="00507DDB" w:rsidRDefault="001A3EE7" w:rsidP="00507DDB">
            <w:pPr>
              <w:spacing w:before="0" w:after="0" w:line="240" w:lineRule="auto"/>
              <w:jc w:val="center"/>
              <w:rPr>
                <w:rFonts w:ascii="Aptos" w:eastAsia="Aptos" w:hAnsi="Aptos" w:cs="Times New Roman"/>
                <w:b/>
                <w:bCs/>
                <w:sz w:val="20"/>
                <w:szCs w:val="20"/>
                <w:u w:val="single"/>
              </w:rPr>
            </w:pPr>
            <w:r w:rsidRPr="00EF0937">
              <w:rPr>
                <w:rFonts w:ascii="Aptos" w:eastAsia="Aptos" w:hAnsi="Aptos" w:cs="Times New Roman"/>
                <w:b/>
                <w:bCs/>
                <w:sz w:val="22"/>
                <w:szCs w:val="22"/>
                <w:u w:val="single"/>
              </w:rPr>
              <w:t xml:space="preserve">Tests of Scaling Methods </w:t>
            </w:r>
          </w:p>
          <w:p w14:paraId="00C94D24" w14:textId="7F2A9F3E" w:rsidR="001A3EE7" w:rsidRDefault="001A3EE7" w:rsidP="00507DDB">
            <w:pPr>
              <w:spacing w:before="0" w:line="240" w:lineRule="auto"/>
              <w:jc w:val="center"/>
              <w:rPr>
                <w:rFonts w:ascii="Aptos" w:eastAsia="Aptos" w:hAnsi="Aptos" w:cs="Times New Roman"/>
                <w:i/>
                <w:iCs/>
                <w:sz w:val="20"/>
                <w:szCs w:val="20"/>
              </w:rPr>
            </w:pPr>
            <w:r w:rsidRPr="00507DDB">
              <w:rPr>
                <w:rFonts w:ascii="Aptos" w:eastAsia="Aptos" w:hAnsi="Aptos" w:cs="Times New Roman"/>
                <w:sz w:val="20"/>
                <w:szCs w:val="20"/>
              </w:rPr>
              <w:t>(pi-slope robust regressions; full sample)</w:t>
            </w:r>
          </w:p>
        </w:tc>
      </w:tr>
      <w:tr w:rsidR="001A3EE7" w:rsidRPr="0063773D" w14:paraId="71183787" w14:textId="77777777" w:rsidTr="00DB2988">
        <w:trPr>
          <w:trHeight w:val="432"/>
          <w:jc w:val="center"/>
        </w:trPr>
        <w:tc>
          <w:tcPr>
            <w:tcW w:w="1731" w:type="dxa"/>
            <w:tcBorders>
              <w:bottom w:val="single" w:sz="4" w:space="0" w:color="auto"/>
            </w:tcBorders>
            <w:shd w:val="clear" w:color="auto" w:fill="FFFFFF"/>
            <w:vAlign w:val="center"/>
          </w:tcPr>
          <w:p w14:paraId="4F286663" w14:textId="77777777" w:rsidR="001A3EE7" w:rsidRPr="00284B7F" w:rsidRDefault="001A3EE7" w:rsidP="00DB2988">
            <w:pPr>
              <w:spacing w:before="0" w:after="0" w:line="240" w:lineRule="auto"/>
              <w:jc w:val="center"/>
              <w:rPr>
                <w:rFonts w:ascii="Aptos" w:eastAsia="Aptos" w:hAnsi="Aptos" w:cs="Times New Roman"/>
                <w:sz w:val="22"/>
                <w:szCs w:val="22"/>
              </w:rPr>
            </w:pPr>
            <w:r w:rsidRPr="00284B7F">
              <w:rPr>
                <w:rFonts w:ascii="Aptos" w:eastAsia="Aptos" w:hAnsi="Aptos" w:cs="Times New Roman"/>
                <w:sz w:val="22"/>
                <w:szCs w:val="22"/>
              </w:rPr>
              <w:t xml:space="preserve">Optimization </w:t>
            </w:r>
            <w:r w:rsidRPr="00284B7F">
              <w:rPr>
                <w:rFonts w:ascii="Aptos" w:eastAsia="Aptos" w:hAnsi="Aptos" w:cs="Times New Roman"/>
                <w:sz w:val="22"/>
                <w:szCs w:val="22"/>
              </w:rPr>
              <w:sym w:font="Wingdings" w:char="F0E0"/>
            </w:r>
          </w:p>
        </w:tc>
        <w:tc>
          <w:tcPr>
            <w:tcW w:w="4596" w:type="dxa"/>
            <w:gridSpan w:val="3"/>
            <w:tcBorders>
              <w:bottom w:val="single" w:sz="4" w:space="0" w:color="auto"/>
            </w:tcBorders>
            <w:shd w:val="clear" w:color="auto" w:fill="FFFFFF"/>
            <w:vAlign w:val="center"/>
          </w:tcPr>
          <w:p w14:paraId="5BECCCF0" w14:textId="7F974656" w:rsidR="001A3EE7" w:rsidRPr="00284B7F" w:rsidRDefault="001A3EE7" w:rsidP="00DB2988">
            <w:pPr>
              <w:spacing w:before="0" w:after="0" w:line="240" w:lineRule="auto"/>
              <w:jc w:val="center"/>
              <w:rPr>
                <w:rFonts w:ascii="Aptos" w:eastAsia="Aptos" w:hAnsi="Aptos" w:cs="Times New Roman"/>
                <w:i/>
                <w:iCs/>
                <w:sz w:val="22"/>
                <w:szCs w:val="22"/>
              </w:rPr>
            </w:pPr>
            <w:proofErr w:type="spellStart"/>
            <w:r w:rsidRPr="00284B7F">
              <w:rPr>
                <w:rFonts w:ascii="Aptos" w:eastAsia="Aptos" w:hAnsi="Aptos" w:cs="Times New Roman"/>
                <w:i/>
                <w:iCs/>
                <w:sz w:val="22"/>
                <w:szCs w:val="22"/>
              </w:rPr>
              <w:t>Bisqu</w:t>
            </w:r>
            <w:r w:rsidR="00507DDB">
              <w:rPr>
                <w:rFonts w:ascii="Aptos" w:eastAsia="Aptos" w:hAnsi="Aptos" w:cs="Times New Roman"/>
                <w:i/>
                <w:iCs/>
                <w:sz w:val="22"/>
                <w:szCs w:val="22"/>
              </w:rPr>
              <w:t>a</w:t>
            </w:r>
            <w:r w:rsidRPr="00284B7F">
              <w:rPr>
                <w:rFonts w:ascii="Aptos" w:eastAsia="Aptos" w:hAnsi="Aptos" w:cs="Times New Roman"/>
                <w:i/>
                <w:iCs/>
                <w:sz w:val="22"/>
                <w:szCs w:val="22"/>
              </w:rPr>
              <w:t>re</w:t>
            </w:r>
            <w:proofErr w:type="spellEnd"/>
          </w:p>
        </w:tc>
        <w:tc>
          <w:tcPr>
            <w:tcW w:w="3033" w:type="dxa"/>
            <w:gridSpan w:val="2"/>
            <w:tcBorders>
              <w:bottom w:val="single" w:sz="4" w:space="0" w:color="auto"/>
            </w:tcBorders>
            <w:shd w:val="clear" w:color="auto" w:fill="FFFFFF"/>
            <w:vAlign w:val="center"/>
          </w:tcPr>
          <w:p w14:paraId="267EFF63" w14:textId="77777777" w:rsidR="001A3EE7" w:rsidRPr="00284B7F" w:rsidRDefault="001A3EE7" w:rsidP="00DB2988">
            <w:pPr>
              <w:spacing w:before="0" w:after="0" w:line="240" w:lineRule="auto"/>
              <w:jc w:val="center"/>
              <w:rPr>
                <w:rFonts w:ascii="Aptos" w:eastAsia="Aptos" w:hAnsi="Aptos" w:cs="Times New Roman"/>
                <w:i/>
                <w:iCs/>
                <w:sz w:val="22"/>
                <w:szCs w:val="22"/>
              </w:rPr>
            </w:pPr>
            <w:r w:rsidRPr="00284B7F">
              <w:rPr>
                <w:rFonts w:ascii="Aptos" w:eastAsia="Aptos" w:hAnsi="Aptos" w:cs="Times New Roman"/>
                <w:i/>
                <w:iCs/>
                <w:sz w:val="22"/>
                <w:szCs w:val="22"/>
              </w:rPr>
              <w:t>Huber-</w:t>
            </w:r>
            <w:proofErr w:type="spellStart"/>
            <w:r w:rsidRPr="00284B7F">
              <w:rPr>
                <w:rFonts w:ascii="Aptos" w:eastAsia="Aptos" w:hAnsi="Aptos" w:cs="Times New Roman"/>
                <w:i/>
                <w:iCs/>
                <w:sz w:val="22"/>
                <w:szCs w:val="22"/>
              </w:rPr>
              <w:t>Blsquare</w:t>
            </w:r>
            <w:proofErr w:type="spellEnd"/>
          </w:p>
        </w:tc>
      </w:tr>
      <w:tr w:rsidR="001A3EE7" w:rsidRPr="0063773D" w14:paraId="5DFF301B" w14:textId="77777777" w:rsidTr="00DB2988">
        <w:trPr>
          <w:trHeight w:val="432"/>
          <w:jc w:val="center"/>
        </w:trPr>
        <w:tc>
          <w:tcPr>
            <w:tcW w:w="1731" w:type="dxa"/>
            <w:tcBorders>
              <w:bottom w:val="single" w:sz="4" w:space="0" w:color="auto"/>
            </w:tcBorders>
            <w:shd w:val="pct10" w:color="auto" w:fill="FFFFFF"/>
            <w:vAlign w:val="center"/>
          </w:tcPr>
          <w:p w14:paraId="49172995" w14:textId="77777777" w:rsidR="001A3EE7" w:rsidRPr="00284B7F" w:rsidRDefault="001A3EE7" w:rsidP="00DB2988">
            <w:pPr>
              <w:spacing w:before="0" w:after="0" w:line="240" w:lineRule="auto"/>
              <w:jc w:val="center"/>
              <w:rPr>
                <w:rFonts w:ascii="Aptos" w:eastAsia="Aptos" w:hAnsi="Aptos" w:cs="Times New Roman"/>
                <w:sz w:val="22"/>
                <w:szCs w:val="22"/>
              </w:rPr>
            </w:pPr>
            <w:r w:rsidRPr="00284B7F">
              <w:rPr>
                <w:rFonts w:ascii="Aptos" w:eastAsia="Aptos" w:hAnsi="Aptos" w:cs="Times New Roman"/>
                <w:sz w:val="22"/>
                <w:szCs w:val="22"/>
              </w:rPr>
              <w:t xml:space="preserve">Scaling </w:t>
            </w:r>
            <w:r w:rsidRPr="00284B7F">
              <w:rPr>
                <w:rFonts w:ascii="Aptos" w:eastAsia="Aptos" w:hAnsi="Aptos" w:cs="Times New Roman"/>
                <w:sz w:val="22"/>
                <w:szCs w:val="22"/>
              </w:rPr>
              <w:sym w:font="Wingdings" w:char="F0E0"/>
            </w:r>
          </w:p>
        </w:tc>
        <w:tc>
          <w:tcPr>
            <w:tcW w:w="1499" w:type="dxa"/>
            <w:tcBorders>
              <w:bottom w:val="single" w:sz="4" w:space="0" w:color="auto"/>
            </w:tcBorders>
            <w:shd w:val="pct10" w:color="auto" w:fill="FFFFFF"/>
            <w:vAlign w:val="center"/>
            <w:hideMark/>
          </w:tcPr>
          <w:p w14:paraId="18A31691" w14:textId="77777777" w:rsidR="001A3EE7" w:rsidRPr="00284B7F" w:rsidRDefault="001A3EE7" w:rsidP="00DB2988">
            <w:pPr>
              <w:spacing w:before="0" w:after="0" w:line="240" w:lineRule="auto"/>
              <w:jc w:val="center"/>
              <w:rPr>
                <w:rFonts w:ascii="Aptos" w:eastAsia="Aptos" w:hAnsi="Aptos" w:cs="Times New Roman"/>
                <w:i/>
                <w:iCs/>
                <w:sz w:val="22"/>
                <w:szCs w:val="22"/>
              </w:rPr>
            </w:pPr>
            <w:proofErr w:type="gramStart"/>
            <w:r w:rsidRPr="00284B7F">
              <w:rPr>
                <w:rFonts w:ascii="Aptos" w:eastAsia="Aptos" w:hAnsi="Aptos" w:cs="Times New Roman"/>
                <w:i/>
                <w:iCs/>
                <w:sz w:val="22"/>
                <w:szCs w:val="22"/>
              </w:rPr>
              <w:t>MAD(</w:t>
            </w:r>
            <w:proofErr w:type="gramEnd"/>
            <w:r w:rsidRPr="00284B7F">
              <w:rPr>
                <w:rFonts w:ascii="Aptos" w:eastAsia="Aptos" w:hAnsi="Aptos" w:cs="Times New Roman"/>
                <w:i/>
                <w:iCs/>
                <w:sz w:val="22"/>
                <w:szCs w:val="22"/>
              </w:rPr>
              <w:t>zero)</w:t>
            </w:r>
          </w:p>
        </w:tc>
        <w:tc>
          <w:tcPr>
            <w:tcW w:w="1559" w:type="dxa"/>
            <w:tcBorders>
              <w:bottom w:val="single" w:sz="4" w:space="0" w:color="auto"/>
            </w:tcBorders>
            <w:shd w:val="pct10" w:color="auto" w:fill="FFFFFF"/>
            <w:vAlign w:val="center"/>
            <w:hideMark/>
          </w:tcPr>
          <w:p w14:paraId="43A57F8F" w14:textId="77777777" w:rsidR="001A3EE7" w:rsidRPr="00284B7F" w:rsidRDefault="001A3EE7" w:rsidP="00DB2988">
            <w:pPr>
              <w:spacing w:before="0" w:after="0" w:line="240" w:lineRule="auto"/>
              <w:jc w:val="center"/>
              <w:rPr>
                <w:rFonts w:ascii="Aptos" w:eastAsia="Aptos" w:hAnsi="Aptos" w:cs="Times New Roman"/>
                <w:i/>
                <w:iCs/>
                <w:sz w:val="22"/>
                <w:szCs w:val="22"/>
              </w:rPr>
            </w:pPr>
            <w:proofErr w:type="gramStart"/>
            <w:r w:rsidRPr="00284B7F">
              <w:rPr>
                <w:rFonts w:ascii="Aptos" w:eastAsia="Aptos" w:hAnsi="Aptos" w:cs="Times New Roman"/>
                <w:i/>
                <w:iCs/>
                <w:sz w:val="22"/>
                <w:szCs w:val="22"/>
              </w:rPr>
              <w:t>MAD(</w:t>
            </w:r>
            <w:proofErr w:type="gramEnd"/>
            <w:r w:rsidRPr="00284B7F">
              <w:rPr>
                <w:rFonts w:ascii="Aptos" w:eastAsia="Aptos" w:hAnsi="Aptos" w:cs="Times New Roman"/>
                <w:i/>
                <w:iCs/>
                <w:sz w:val="22"/>
                <w:szCs w:val="22"/>
              </w:rPr>
              <w:t>median)</w:t>
            </w:r>
          </w:p>
        </w:tc>
        <w:tc>
          <w:tcPr>
            <w:tcW w:w="1538" w:type="dxa"/>
            <w:tcBorders>
              <w:bottom w:val="single" w:sz="4" w:space="0" w:color="auto"/>
            </w:tcBorders>
            <w:shd w:val="pct10" w:color="auto" w:fill="FFFFFF"/>
            <w:vAlign w:val="center"/>
          </w:tcPr>
          <w:p w14:paraId="3F1B6458" w14:textId="77777777" w:rsidR="001A3EE7" w:rsidRPr="00284B7F" w:rsidRDefault="001A3EE7" w:rsidP="00DB2988">
            <w:pPr>
              <w:spacing w:before="0" w:after="0" w:line="240" w:lineRule="auto"/>
              <w:jc w:val="center"/>
              <w:rPr>
                <w:rFonts w:ascii="Aptos" w:eastAsia="Aptos" w:hAnsi="Aptos" w:cs="Times New Roman"/>
                <w:i/>
                <w:iCs/>
                <w:sz w:val="22"/>
                <w:szCs w:val="22"/>
              </w:rPr>
            </w:pPr>
            <w:r w:rsidRPr="00284B7F">
              <w:rPr>
                <w:rFonts w:ascii="Aptos" w:eastAsia="Aptos" w:hAnsi="Aptos" w:cs="Times New Roman"/>
                <w:i/>
                <w:iCs/>
                <w:sz w:val="22"/>
                <w:szCs w:val="22"/>
              </w:rPr>
              <w:t>Huber</w:t>
            </w:r>
          </w:p>
        </w:tc>
        <w:tc>
          <w:tcPr>
            <w:tcW w:w="1538" w:type="dxa"/>
            <w:tcBorders>
              <w:bottom w:val="single" w:sz="4" w:space="0" w:color="auto"/>
            </w:tcBorders>
            <w:shd w:val="pct10" w:color="auto" w:fill="FFFFFF"/>
            <w:vAlign w:val="center"/>
          </w:tcPr>
          <w:p w14:paraId="18E5642E" w14:textId="77777777" w:rsidR="001A3EE7" w:rsidRPr="00284B7F" w:rsidRDefault="001A3EE7" w:rsidP="00DB2988">
            <w:pPr>
              <w:spacing w:before="0" w:after="0" w:line="240" w:lineRule="auto"/>
              <w:jc w:val="center"/>
              <w:rPr>
                <w:rFonts w:ascii="Aptos" w:eastAsia="Aptos" w:hAnsi="Aptos" w:cs="Times New Roman"/>
                <w:i/>
                <w:iCs/>
                <w:sz w:val="22"/>
                <w:szCs w:val="22"/>
              </w:rPr>
            </w:pPr>
            <w:r w:rsidRPr="00284B7F">
              <w:rPr>
                <w:rFonts w:ascii="Aptos" w:eastAsia="Aptos" w:hAnsi="Aptos" w:cs="Times New Roman"/>
                <w:i/>
                <w:iCs/>
                <w:sz w:val="22"/>
                <w:szCs w:val="22"/>
              </w:rPr>
              <w:t>Huber</w:t>
            </w:r>
          </w:p>
        </w:tc>
        <w:tc>
          <w:tcPr>
            <w:tcW w:w="1495" w:type="dxa"/>
            <w:tcBorders>
              <w:bottom w:val="single" w:sz="4" w:space="0" w:color="auto"/>
            </w:tcBorders>
            <w:shd w:val="pct10" w:color="auto" w:fill="FFFFFF"/>
            <w:vAlign w:val="center"/>
          </w:tcPr>
          <w:p w14:paraId="3340F4E1" w14:textId="77777777" w:rsidR="001A3EE7" w:rsidRPr="00284B7F" w:rsidRDefault="001A3EE7" w:rsidP="00DB2988">
            <w:pPr>
              <w:spacing w:before="0" w:after="0" w:line="240" w:lineRule="auto"/>
              <w:jc w:val="center"/>
              <w:rPr>
                <w:rFonts w:ascii="Aptos" w:eastAsia="Aptos" w:hAnsi="Aptos" w:cs="Times New Roman"/>
                <w:i/>
                <w:iCs/>
                <w:sz w:val="22"/>
                <w:szCs w:val="22"/>
              </w:rPr>
            </w:pPr>
            <w:proofErr w:type="gramStart"/>
            <w:r w:rsidRPr="00284B7F">
              <w:rPr>
                <w:rFonts w:ascii="Aptos" w:eastAsia="Aptos" w:hAnsi="Aptos" w:cs="Times New Roman"/>
                <w:i/>
                <w:iCs/>
                <w:sz w:val="22"/>
                <w:szCs w:val="22"/>
              </w:rPr>
              <w:t>MAD(</w:t>
            </w:r>
            <w:proofErr w:type="gramEnd"/>
            <w:r w:rsidRPr="00284B7F">
              <w:rPr>
                <w:rFonts w:ascii="Aptos" w:eastAsia="Aptos" w:hAnsi="Aptos" w:cs="Times New Roman"/>
                <w:i/>
                <w:iCs/>
                <w:sz w:val="22"/>
                <w:szCs w:val="22"/>
              </w:rPr>
              <w:t>zero)</w:t>
            </w:r>
          </w:p>
        </w:tc>
      </w:tr>
      <w:tr w:rsidR="001A3EE7" w:rsidRPr="0063773D" w14:paraId="561EDC27" w14:textId="77777777" w:rsidTr="00DB2988">
        <w:trPr>
          <w:trHeight w:val="576"/>
          <w:jc w:val="center"/>
        </w:trPr>
        <w:tc>
          <w:tcPr>
            <w:tcW w:w="1731" w:type="dxa"/>
            <w:vAlign w:val="center"/>
          </w:tcPr>
          <w:p w14:paraId="21E569E1" w14:textId="77777777" w:rsidR="001A3EE7" w:rsidRPr="006E38E6" w:rsidRDefault="001A3EE7" w:rsidP="00DB2988">
            <w:pPr>
              <w:spacing w:before="0" w:after="0" w:line="240" w:lineRule="auto"/>
              <w:rPr>
                <w:rFonts w:ascii="Aptos" w:eastAsia="Aptos" w:hAnsi="Aptos" w:cs="Times New Roman"/>
                <w:sz w:val="22"/>
                <w:szCs w:val="22"/>
              </w:rPr>
            </w:pPr>
            <w:r w:rsidRPr="006E38E6">
              <w:rPr>
                <w:rFonts w:ascii="Aptos" w:eastAsia="Aptos" w:hAnsi="Aptos" w:cs="Times New Roman"/>
                <w:sz w:val="22"/>
                <w:szCs w:val="22"/>
              </w:rPr>
              <w:t xml:space="preserve">Sticky wages </w:t>
            </w:r>
          </w:p>
        </w:tc>
        <w:tc>
          <w:tcPr>
            <w:tcW w:w="1499" w:type="dxa"/>
            <w:vAlign w:val="center"/>
          </w:tcPr>
          <w:p w14:paraId="1C790FAB" w14:textId="77777777" w:rsidR="001A3EE7"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0.034</w:t>
            </w:r>
          </w:p>
          <w:p w14:paraId="363E08B1" w14:textId="414F663B"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(0.037)</w:t>
            </w:r>
          </w:p>
        </w:tc>
        <w:tc>
          <w:tcPr>
            <w:tcW w:w="1559" w:type="dxa"/>
            <w:vAlign w:val="center"/>
          </w:tcPr>
          <w:p w14:paraId="61F6A3E6" w14:textId="77777777" w:rsidR="001A3EE7"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0.040</w:t>
            </w:r>
          </w:p>
          <w:p w14:paraId="276B0AB9" w14:textId="3F38C49A"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(0.035)</w:t>
            </w:r>
          </w:p>
        </w:tc>
        <w:tc>
          <w:tcPr>
            <w:tcW w:w="1538" w:type="dxa"/>
            <w:vAlign w:val="center"/>
          </w:tcPr>
          <w:p w14:paraId="42D312C4" w14:textId="77777777" w:rsidR="001A3EE7"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0.045</w:t>
            </w:r>
          </w:p>
          <w:p w14:paraId="6B3C3F5C" w14:textId="08BB2497"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(0.054)</w:t>
            </w:r>
          </w:p>
        </w:tc>
        <w:tc>
          <w:tcPr>
            <w:tcW w:w="1538" w:type="dxa"/>
            <w:vAlign w:val="center"/>
          </w:tcPr>
          <w:p w14:paraId="66E46316" w14:textId="77777777" w:rsidR="001A3EE7" w:rsidRDefault="001A3EE7" w:rsidP="00DB2988">
            <w:pPr>
              <w:spacing w:before="0" w:after="0" w:line="240" w:lineRule="auto"/>
              <w:jc w:val="center"/>
              <w:rPr>
                <w:rFonts w:ascii="Aptos" w:eastAsia="Aptos" w:hAnsi="Aptos" w:cs="Times New Roman"/>
                <w:sz w:val="22"/>
              </w:rPr>
            </w:pPr>
            <w:r>
              <w:rPr>
                <w:rFonts w:ascii="Aptos" w:eastAsia="Aptos" w:hAnsi="Aptos" w:cs="Times New Roman"/>
                <w:sz w:val="22"/>
              </w:rPr>
              <w:t>0.044</w:t>
            </w:r>
          </w:p>
          <w:p w14:paraId="1AA05238" w14:textId="258ACA06" w:rsidR="001A3EE7" w:rsidRPr="006E38E6" w:rsidRDefault="001A3EE7" w:rsidP="00DB2988">
            <w:pPr>
              <w:spacing w:before="0" w:after="0" w:line="240" w:lineRule="auto"/>
              <w:jc w:val="center"/>
              <w:rPr>
                <w:rFonts w:ascii="Aptos" w:eastAsia="Aptos" w:hAnsi="Aptos" w:cs="Times New Roman"/>
                <w:sz w:val="22"/>
              </w:rPr>
            </w:pPr>
            <w:r>
              <w:rPr>
                <w:rFonts w:ascii="Aptos" w:eastAsia="Aptos" w:hAnsi="Aptos" w:cs="Times New Roman"/>
                <w:sz w:val="22"/>
              </w:rPr>
              <w:t>(0.040)</w:t>
            </w:r>
          </w:p>
        </w:tc>
        <w:tc>
          <w:tcPr>
            <w:tcW w:w="1495" w:type="dxa"/>
          </w:tcPr>
          <w:p w14:paraId="22FE3461" w14:textId="0BDB989A" w:rsidR="001A3EE7"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0.03</w:t>
            </w:r>
            <w:r w:rsidR="00A6796F">
              <w:rPr>
                <w:rFonts w:ascii="Aptos" w:eastAsia="Aptos" w:hAnsi="Aptos" w:cs="Times New Roman"/>
                <w:sz w:val="22"/>
              </w:rPr>
              <w:t>6</w:t>
            </w:r>
          </w:p>
          <w:p w14:paraId="0A0DFFE6" w14:textId="58FD22CD" w:rsidR="009F2543"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(0.043)</w:t>
            </w:r>
          </w:p>
        </w:tc>
      </w:tr>
      <w:tr w:rsidR="001A3EE7" w:rsidRPr="0063773D" w14:paraId="65458A19" w14:textId="77777777" w:rsidTr="00DB2988">
        <w:trPr>
          <w:trHeight w:val="576"/>
          <w:jc w:val="center"/>
        </w:trPr>
        <w:tc>
          <w:tcPr>
            <w:tcW w:w="1731" w:type="dxa"/>
            <w:vAlign w:val="center"/>
          </w:tcPr>
          <w:p w14:paraId="78F0B232" w14:textId="77777777" w:rsidR="001A3EE7" w:rsidRPr="006E38E6" w:rsidRDefault="001A3EE7" w:rsidP="00DB2988">
            <w:pPr>
              <w:spacing w:before="0" w:after="0" w:line="240" w:lineRule="auto"/>
              <w:rPr>
                <w:rFonts w:ascii="Aptos" w:eastAsia="Aptos" w:hAnsi="Aptos" w:cs="Times New Roman"/>
                <w:sz w:val="22"/>
                <w:szCs w:val="22"/>
              </w:rPr>
            </w:pPr>
            <w:r w:rsidRPr="006E38E6">
              <w:rPr>
                <w:rFonts w:ascii="Aptos" w:eastAsia="Aptos" w:hAnsi="Aptos" w:cs="Times New Roman"/>
                <w:sz w:val="22"/>
                <w:szCs w:val="22"/>
              </w:rPr>
              <w:t>Wage indexation</w:t>
            </w:r>
          </w:p>
        </w:tc>
        <w:tc>
          <w:tcPr>
            <w:tcW w:w="1499" w:type="dxa"/>
            <w:vAlign w:val="center"/>
          </w:tcPr>
          <w:p w14:paraId="54676750" w14:textId="369FBD4C" w:rsidR="001A3EE7"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0.084*</w:t>
            </w:r>
          </w:p>
          <w:p w14:paraId="7408000F" w14:textId="3B5D05B9"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(0.048)</w:t>
            </w:r>
          </w:p>
        </w:tc>
        <w:tc>
          <w:tcPr>
            <w:tcW w:w="1559" w:type="dxa"/>
            <w:vAlign w:val="center"/>
          </w:tcPr>
          <w:p w14:paraId="46DF0F7B" w14:textId="77777777" w:rsidR="001A3EE7"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0.071</w:t>
            </w:r>
          </w:p>
          <w:p w14:paraId="361DD24F" w14:textId="7E0E17C9"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(0.046)</w:t>
            </w:r>
          </w:p>
        </w:tc>
        <w:tc>
          <w:tcPr>
            <w:tcW w:w="1538" w:type="dxa"/>
            <w:vAlign w:val="center"/>
          </w:tcPr>
          <w:p w14:paraId="2F3E2E77" w14:textId="7C43A8D2" w:rsidR="001A3EE7"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0.196</w:t>
            </w:r>
            <w:r w:rsidRPr="001A3EE7">
              <w:rPr>
                <w:rFonts w:ascii="Aptos" w:eastAsia="Aptos" w:hAnsi="Aptos" w:cs="Times New Roman"/>
                <w:sz w:val="20"/>
                <w:szCs w:val="20"/>
              </w:rPr>
              <w:t>***</w:t>
            </w:r>
          </w:p>
          <w:p w14:paraId="4B1AE3E9" w14:textId="7CA26002"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(0.072)</w:t>
            </w:r>
          </w:p>
        </w:tc>
        <w:tc>
          <w:tcPr>
            <w:tcW w:w="1538" w:type="dxa"/>
            <w:vAlign w:val="center"/>
          </w:tcPr>
          <w:p w14:paraId="5DE4ECCB" w14:textId="4CA1AE58" w:rsidR="001A3EE7" w:rsidRDefault="001A3EE7" w:rsidP="00DB2988">
            <w:pPr>
              <w:spacing w:before="0" w:after="0" w:line="240" w:lineRule="auto"/>
              <w:jc w:val="center"/>
              <w:rPr>
                <w:rFonts w:ascii="Aptos" w:eastAsia="Aptos" w:hAnsi="Aptos" w:cs="Times New Roman"/>
                <w:sz w:val="22"/>
              </w:rPr>
            </w:pPr>
            <w:r>
              <w:rPr>
                <w:rFonts w:ascii="Aptos" w:eastAsia="Aptos" w:hAnsi="Aptos" w:cs="Times New Roman"/>
                <w:sz w:val="22"/>
              </w:rPr>
              <w:t xml:space="preserve">  0.194</w:t>
            </w:r>
            <w:r w:rsidRPr="001A3EE7">
              <w:rPr>
                <w:rFonts w:ascii="Aptos" w:eastAsia="Aptos" w:hAnsi="Aptos" w:cs="Times New Roman"/>
                <w:sz w:val="20"/>
                <w:szCs w:val="20"/>
              </w:rPr>
              <w:t>***</w:t>
            </w:r>
          </w:p>
          <w:p w14:paraId="416D13E9" w14:textId="1BE838C0" w:rsidR="001A3EE7" w:rsidRPr="006E38E6" w:rsidRDefault="001A3EE7" w:rsidP="00DB2988">
            <w:pPr>
              <w:spacing w:before="0" w:after="0" w:line="240" w:lineRule="auto"/>
              <w:jc w:val="center"/>
              <w:rPr>
                <w:rFonts w:ascii="Aptos" w:eastAsia="Aptos" w:hAnsi="Aptos" w:cs="Times New Roman"/>
                <w:sz w:val="22"/>
              </w:rPr>
            </w:pPr>
            <w:r>
              <w:rPr>
                <w:rFonts w:ascii="Aptos" w:eastAsia="Aptos" w:hAnsi="Aptos" w:cs="Times New Roman"/>
                <w:sz w:val="22"/>
              </w:rPr>
              <w:t>(0.053)</w:t>
            </w:r>
          </w:p>
        </w:tc>
        <w:tc>
          <w:tcPr>
            <w:tcW w:w="1495" w:type="dxa"/>
          </w:tcPr>
          <w:p w14:paraId="57CDEACC" w14:textId="2030AB0B" w:rsidR="001A3EE7"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 xml:space="preserve">  0.11</w:t>
            </w:r>
            <w:r w:rsidR="00A6796F">
              <w:rPr>
                <w:rFonts w:ascii="Aptos" w:eastAsia="Aptos" w:hAnsi="Aptos" w:cs="Times New Roman"/>
                <w:sz w:val="22"/>
              </w:rPr>
              <w:t>4</w:t>
            </w:r>
            <w:r w:rsidRPr="009F2543">
              <w:rPr>
                <w:rFonts w:ascii="Aptos" w:eastAsia="Aptos" w:hAnsi="Aptos" w:cs="Times New Roman"/>
                <w:sz w:val="20"/>
                <w:szCs w:val="20"/>
              </w:rPr>
              <w:t>**</w:t>
            </w:r>
          </w:p>
          <w:p w14:paraId="2245A7DD" w14:textId="2D8F38FF" w:rsidR="009F2543"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(0.056)</w:t>
            </w:r>
          </w:p>
        </w:tc>
      </w:tr>
      <w:tr w:rsidR="001A3EE7" w:rsidRPr="0063773D" w14:paraId="20953BD1" w14:textId="77777777" w:rsidTr="00DB2988">
        <w:trPr>
          <w:trHeight w:val="576"/>
          <w:jc w:val="center"/>
        </w:trPr>
        <w:tc>
          <w:tcPr>
            <w:tcW w:w="1731" w:type="dxa"/>
            <w:vAlign w:val="center"/>
          </w:tcPr>
          <w:p w14:paraId="37CFBF7E" w14:textId="77777777" w:rsidR="001A3EE7" w:rsidRPr="006E38E6" w:rsidRDefault="001A3EE7" w:rsidP="00DB2988">
            <w:pPr>
              <w:spacing w:before="0" w:after="0" w:line="240" w:lineRule="auto"/>
              <w:rPr>
                <w:rFonts w:ascii="Aptos" w:eastAsia="Aptos" w:hAnsi="Aptos" w:cs="Times New Roman"/>
                <w:sz w:val="22"/>
                <w:szCs w:val="22"/>
              </w:rPr>
            </w:pPr>
            <w:r w:rsidRPr="006E38E6">
              <w:rPr>
                <w:rFonts w:ascii="Aptos" w:eastAsia="Aptos" w:hAnsi="Aptos" w:cs="Times New Roman"/>
                <w:sz w:val="22"/>
                <w:szCs w:val="22"/>
              </w:rPr>
              <w:t>Price indexation</w:t>
            </w:r>
          </w:p>
        </w:tc>
        <w:tc>
          <w:tcPr>
            <w:tcW w:w="1499" w:type="dxa"/>
            <w:vAlign w:val="center"/>
          </w:tcPr>
          <w:p w14:paraId="491AD6DE" w14:textId="77777777" w:rsidR="001A3EE7"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-0.011</w:t>
            </w:r>
          </w:p>
          <w:p w14:paraId="5DC9C780" w14:textId="7C36A38B"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(0.036)</w:t>
            </w:r>
          </w:p>
        </w:tc>
        <w:tc>
          <w:tcPr>
            <w:tcW w:w="1559" w:type="dxa"/>
            <w:vAlign w:val="center"/>
          </w:tcPr>
          <w:p w14:paraId="2262E90D" w14:textId="77777777" w:rsidR="001A3EE7"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-0.004</w:t>
            </w:r>
          </w:p>
          <w:p w14:paraId="4CF42EE1" w14:textId="10FED04B"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(0.035)</w:t>
            </w:r>
          </w:p>
        </w:tc>
        <w:tc>
          <w:tcPr>
            <w:tcW w:w="1538" w:type="dxa"/>
            <w:vAlign w:val="center"/>
          </w:tcPr>
          <w:p w14:paraId="643C8668" w14:textId="77777777" w:rsidR="001A3EE7"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-0.073</w:t>
            </w:r>
          </w:p>
          <w:p w14:paraId="6789D2B6" w14:textId="19E94A4D"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(0.054)</w:t>
            </w:r>
          </w:p>
        </w:tc>
        <w:tc>
          <w:tcPr>
            <w:tcW w:w="1538" w:type="dxa"/>
            <w:vAlign w:val="center"/>
          </w:tcPr>
          <w:p w14:paraId="33FC777F" w14:textId="2495C22A" w:rsidR="001A3EE7" w:rsidRDefault="001A3EE7" w:rsidP="00DB2988">
            <w:pPr>
              <w:spacing w:before="0" w:after="0" w:line="240" w:lineRule="auto"/>
              <w:jc w:val="center"/>
              <w:rPr>
                <w:rFonts w:ascii="Aptos" w:eastAsia="Aptos" w:hAnsi="Aptos" w:cs="Times New Roman"/>
                <w:sz w:val="22"/>
              </w:rPr>
            </w:pPr>
            <w:r>
              <w:rPr>
                <w:rFonts w:ascii="Aptos" w:eastAsia="Aptos" w:hAnsi="Aptos" w:cs="Times New Roman"/>
                <w:sz w:val="22"/>
              </w:rPr>
              <w:t>-0.072</w:t>
            </w:r>
            <w:r w:rsidRPr="001A3EE7">
              <w:rPr>
                <w:rFonts w:ascii="Aptos" w:eastAsia="Aptos" w:hAnsi="Aptos" w:cs="Times New Roman"/>
                <w:sz w:val="20"/>
                <w:szCs w:val="20"/>
              </w:rPr>
              <w:t>*</w:t>
            </w:r>
          </w:p>
          <w:p w14:paraId="2B953484" w14:textId="242D5B16" w:rsidR="001A3EE7" w:rsidRPr="006E38E6" w:rsidRDefault="001A3EE7" w:rsidP="00DB2988">
            <w:pPr>
              <w:spacing w:before="0" w:after="0" w:line="240" w:lineRule="auto"/>
              <w:jc w:val="center"/>
              <w:rPr>
                <w:rFonts w:ascii="Aptos" w:eastAsia="Aptos" w:hAnsi="Aptos" w:cs="Times New Roman"/>
                <w:sz w:val="22"/>
              </w:rPr>
            </w:pPr>
            <w:r>
              <w:rPr>
                <w:rFonts w:ascii="Aptos" w:eastAsia="Aptos" w:hAnsi="Aptos" w:cs="Times New Roman"/>
                <w:sz w:val="22"/>
              </w:rPr>
              <w:t>(0.053)</w:t>
            </w:r>
          </w:p>
        </w:tc>
        <w:tc>
          <w:tcPr>
            <w:tcW w:w="1495" w:type="dxa"/>
          </w:tcPr>
          <w:p w14:paraId="2D3A0120" w14:textId="1B03C7BF" w:rsidR="001A3EE7"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-0.03</w:t>
            </w:r>
            <w:r w:rsidR="00A6796F">
              <w:rPr>
                <w:rFonts w:ascii="Aptos" w:eastAsia="Aptos" w:hAnsi="Aptos" w:cs="Times New Roman"/>
                <w:sz w:val="22"/>
              </w:rPr>
              <w:t>8</w:t>
            </w:r>
          </w:p>
          <w:p w14:paraId="76A12F01" w14:textId="18600579" w:rsidR="009F2543"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(0.042)</w:t>
            </w:r>
          </w:p>
        </w:tc>
      </w:tr>
      <w:tr w:rsidR="001A3EE7" w:rsidRPr="0063773D" w14:paraId="25521C05" w14:textId="77777777" w:rsidTr="00DB2988">
        <w:trPr>
          <w:trHeight w:val="576"/>
          <w:jc w:val="center"/>
        </w:trPr>
        <w:tc>
          <w:tcPr>
            <w:tcW w:w="1731" w:type="dxa"/>
            <w:vAlign w:val="center"/>
          </w:tcPr>
          <w:p w14:paraId="18247D8C" w14:textId="77777777" w:rsidR="001A3EE7" w:rsidRPr="006E38E6" w:rsidRDefault="001A3EE7" w:rsidP="00DB2988">
            <w:pPr>
              <w:spacing w:before="0" w:after="0" w:line="240" w:lineRule="auto"/>
              <w:rPr>
                <w:rFonts w:ascii="Aptos" w:eastAsia="Aptos" w:hAnsi="Aptos" w:cs="Times New Roman"/>
                <w:sz w:val="22"/>
                <w:szCs w:val="22"/>
              </w:rPr>
            </w:pPr>
            <w:r w:rsidRPr="006E38E6">
              <w:rPr>
                <w:rFonts w:ascii="Aptos" w:eastAsia="Aptos" w:hAnsi="Aptos" w:cs="Times New Roman"/>
                <w:sz w:val="22"/>
                <w:szCs w:val="22"/>
              </w:rPr>
              <w:t>Learning</w:t>
            </w:r>
          </w:p>
        </w:tc>
        <w:tc>
          <w:tcPr>
            <w:tcW w:w="1499" w:type="dxa"/>
            <w:vAlign w:val="center"/>
          </w:tcPr>
          <w:p w14:paraId="0F9EC7C0" w14:textId="0230EA30" w:rsidR="001A3EE7"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-0.425***</w:t>
            </w:r>
          </w:p>
          <w:p w14:paraId="1DCB7369" w14:textId="49F16660"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(0.108)</w:t>
            </w:r>
          </w:p>
        </w:tc>
        <w:tc>
          <w:tcPr>
            <w:tcW w:w="1559" w:type="dxa"/>
            <w:vAlign w:val="center"/>
          </w:tcPr>
          <w:p w14:paraId="721B21BC" w14:textId="3A4EE71C" w:rsidR="001A3EE7"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-0.429</w:t>
            </w:r>
            <w:r w:rsidRPr="001A3EE7">
              <w:rPr>
                <w:rFonts w:ascii="Aptos" w:eastAsia="Aptos" w:hAnsi="Aptos" w:cs="Times New Roman"/>
                <w:sz w:val="20"/>
                <w:szCs w:val="20"/>
              </w:rPr>
              <w:t>***</w:t>
            </w:r>
          </w:p>
          <w:p w14:paraId="11F36ACF" w14:textId="5ED189EB"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(0.104)</w:t>
            </w:r>
          </w:p>
        </w:tc>
        <w:tc>
          <w:tcPr>
            <w:tcW w:w="1538" w:type="dxa"/>
            <w:vAlign w:val="center"/>
          </w:tcPr>
          <w:p w14:paraId="1E9B70B1" w14:textId="1ACF63EC" w:rsidR="001A3EE7"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-0.401</w:t>
            </w:r>
            <w:r w:rsidRPr="001A3EE7">
              <w:rPr>
                <w:rFonts w:ascii="Aptos" w:eastAsia="Aptos" w:hAnsi="Aptos" w:cs="Times New Roman"/>
                <w:sz w:val="20"/>
                <w:szCs w:val="20"/>
              </w:rPr>
              <w:t>**</w:t>
            </w:r>
          </w:p>
          <w:p w14:paraId="5B5CA926" w14:textId="2B71EDFA"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(0.161)</w:t>
            </w:r>
          </w:p>
        </w:tc>
        <w:tc>
          <w:tcPr>
            <w:tcW w:w="1538" w:type="dxa"/>
            <w:vAlign w:val="center"/>
          </w:tcPr>
          <w:p w14:paraId="776DA6D5" w14:textId="2E11E09D" w:rsidR="001A3EE7"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 xml:space="preserve">  -0.403</w:t>
            </w:r>
            <w:r w:rsidRPr="009F2543">
              <w:rPr>
                <w:rFonts w:ascii="Aptos" w:eastAsia="Aptos" w:hAnsi="Aptos" w:cs="Times New Roman"/>
                <w:sz w:val="20"/>
                <w:szCs w:val="20"/>
              </w:rPr>
              <w:t>***</w:t>
            </w:r>
          </w:p>
          <w:p w14:paraId="6C436489" w14:textId="7D70BF6E" w:rsidR="009F2543" w:rsidRPr="006E38E6"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(0.118)</w:t>
            </w:r>
          </w:p>
        </w:tc>
        <w:tc>
          <w:tcPr>
            <w:tcW w:w="1495" w:type="dxa"/>
          </w:tcPr>
          <w:p w14:paraId="45A5FD8B" w14:textId="72AE7179" w:rsidR="001A3EE7"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 xml:space="preserve">  -0.4</w:t>
            </w:r>
            <w:r w:rsidR="00A6796F">
              <w:rPr>
                <w:rFonts w:ascii="Aptos" w:eastAsia="Aptos" w:hAnsi="Aptos" w:cs="Times New Roman"/>
                <w:sz w:val="22"/>
              </w:rPr>
              <w:t>25</w:t>
            </w:r>
            <w:r w:rsidRPr="009F2543">
              <w:rPr>
                <w:rFonts w:ascii="Aptos" w:eastAsia="Aptos" w:hAnsi="Aptos" w:cs="Times New Roman"/>
                <w:sz w:val="20"/>
                <w:szCs w:val="20"/>
              </w:rPr>
              <w:t>***</w:t>
            </w:r>
          </w:p>
          <w:p w14:paraId="4AB538D5" w14:textId="5FB9D7E9" w:rsidR="009F2543"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(0.12</w:t>
            </w:r>
            <w:r w:rsidR="00A6796F">
              <w:rPr>
                <w:rFonts w:ascii="Aptos" w:eastAsia="Aptos" w:hAnsi="Aptos" w:cs="Times New Roman"/>
                <w:sz w:val="22"/>
              </w:rPr>
              <w:t>7</w:t>
            </w:r>
            <w:r>
              <w:rPr>
                <w:rFonts w:ascii="Aptos" w:eastAsia="Aptos" w:hAnsi="Aptos" w:cs="Times New Roman"/>
                <w:sz w:val="22"/>
              </w:rPr>
              <w:t>)</w:t>
            </w:r>
          </w:p>
        </w:tc>
      </w:tr>
      <w:tr w:rsidR="001A3EE7" w:rsidRPr="0063773D" w14:paraId="5E39BC47" w14:textId="77777777" w:rsidTr="00DB2988">
        <w:trPr>
          <w:trHeight w:val="576"/>
          <w:jc w:val="center"/>
        </w:trPr>
        <w:tc>
          <w:tcPr>
            <w:tcW w:w="1731" w:type="dxa"/>
            <w:tcBorders>
              <w:bottom w:val="single" w:sz="4" w:space="0" w:color="auto"/>
            </w:tcBorders>
            <w:vAlign w:val="center"/>
          </w:tcPr>
          <w:p w14:paraId="5A09C115" w14:textId="77777777" w:rsidR="001A3EE7" w:rsidRPr="006E38E6" w:rsidRDefault="001A3EE7" w:rsidP="00DB2988">
            <w:pPr>
              <w:spacing w:before="0" w:after="0" w:line="240" w:lineRule="auto"/>
              <w:rPr>
                <w:rFonts w:ascii="Aptos" w:eastAsia="Aptos" w:hAnsi="Aptos" w:cs="Times New Roman"/>
                <w:sz w:val="22"/>
                <w:szCs w:val="22"/>
              </w:rPr>
            </w:pPr>
            <w:r w:rsidRPr="006E38E6">
              <w:rPr>
                <w:rFonts w:ascii="Aptos" w:eastAsia="Aptos" w:hAnsi="Aptos" w:cs="Times New Roman"/>
                <w:sz w:val="22"/>
                <w:szCs w:val="22"/>
              </w:rPr>
              <w:t>Estimated</w:t>
            </w:r>
          </w:p>
        </w:tc>
        <w:tc>
          <w:tcPr>
            <w:tcW w:w="1499" w:type="dxa"/>
            <w:tcBorders>
              <w:bottom w:val="single" w:sz="4" w:space="0" w:color="auto"/>
            </w:tcBorders>
            <w:vAlign w:val="center"/>
          </w:tcPr>
          <w:p w14:paraId="058065F5" w14:textId="77777777" w:rsidR="001A3EE7"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0.045</w:t>
            </w:r>
          </w:p>
          <w:p w14:paraId="37FE8A73" w14:textId="1FAD02C2"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(0.033)</w:t>
            </w:r>
          </w:p>
        </w:tc>
        <w:tc>
          <w:tcPr>
            <w:tcW w:w="1559" w:type="dxa"/>
            <w:tcBorders>
              <w:bottom w:val="single" w:sz="4" w:space="0" w:color="auto"/>
            </w:tcBorders>
            <w:vAlign w:val="center"/>
          </w:tcPr>
          <w:p w14:paraId="64E6B600" w14:textId="77777777" w:rsidR="001A3EE7"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0.043</w:t>
            </w:r>
          </w:p>
          <w:p w14:paraId="4581F358" w14:textId="32172238"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(0.032)</w:t>
            </w:r>
          </w:p>
        </w:tc>
        <w:tc>
          <w:tcPr>
            <w:tcW w:w="1538" w:type="dxa"/>
            <w:tcBorders>
              <w:bottom w:val="single" w:sz="4" w:space="0" w:color="auto"/>
            </w:tcBorders>
            <w:vAlign w:val="center"/>
          </w:tcPr>
          <w:p w14:paraId="7276C529" w14:textId="77777777" w:rsidR="001A3EE7"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0.079</w:t>
            </w:r>
          </w:p>
          <w:p w14:paraId="23B60C3B" w14:textId="46B23FA5"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(0.049)</w:t>
            </w:r>
          </w:p>
        </w:tc>
        <w:tc>
          <w:tcPr>
            <w:tcW w:w="1538" w:type="dxa"/>
            <w:tcBorders>
              <w:bottom w:val="single" w:sz="4" w:space="0" w:color="auto"/>
            </w:tcBorders>
            <w:vAlign w:val="center"/>
          </w:tcPr>
          <w:p w14:paraId="656979E2" w14:textId="71675BCB" w:rsidR="001A3EE7"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0.081</w:t>
            </w:r>
            <w:r w:rsidRPr="009F2543">
              <w:rPr>
                <w:rFonts w:ascii="Aptos" w:eastAsia="Aptos" w:hAnsi="Aptos" w:cs="Times New Roman"/>
                <w:sz w:val="20"/>
                <w:szCs w:val="20"/>
              </w:rPr>
              <w:t>**</w:t>
            </w:r>
          </w:p>
          <w:p w14:paraId="0E3B116B" w14:textId="369219A8" w:rsidR="009F2543" w:rsidRPr="006E38E6"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(0.036)</w:t>
            </w:r>
          </w:p>
        </w:tc>
        <w:tc>
          <w:tcPr>
            <w:tcW w:w="1495" w:type="dxa"/>
            <w:tcBorders>
              <w:bottom w:val="single" w:sz="4" w:space="0" w:color="auto"/>
            </w:tcBorders>
          </w:tcPr>
          <w:p w14:paraId="21484CC3" w14:textId="0BF613B3" w:rsidR="001A3EE7"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0.04</w:t>
            </w:r>
            <w:r w:rsidR="00A6796F">
              <w:rPr>
                <w:rFonts w:ascii="Aptos" w:eastAsia="Aptos" w:hAnsi="Aptos" w:cs="Times New Roman"/>
                <w:sz w:val="22"/>
              </w:rPr>
              <w:t>5</w:t>
            </w:r>
          </w:p>
          <w:p w14:paraId="2DC79F5F" w14:textId="204E26FC" w:rsidR="009F2543"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(0.039)</w:t>
            </w:r>
          </w:p>
        </w:tc>
      </w:tr>
      <w:tr w:rsidR="001A3EE7" w:rsidRPr="0063773D" w14:paraId="41FFB1B3" w14:textId="77777777" w:rsidTr="00DB2988">
        <w:trPr>
          <w:trHeight w:val="432"/>
          <w:jc w:val="center"/>
        </w:trPr>
        <w:tc>
          <w:tcPr>
            <w:tcW w:w="1731" w:type="dxa"/>
            <w:tcBorders>
              <w:top w:val="single" w:sz="4" w:space="0" w:color="auto"/>
            </w:tcBorders>
            <w:vAlign w:val="center"/>
            <w:hideMark/>
          </w:tcPr>
          <w:p w14:paraId="67F8D58B" w14:textId="77777777" w:rsidR="001A3EE7" w:rsidRPr="006E38E6" w:rsidRDefault="00870E06" w:rsidP="00DB2988">
            <w:pPr>
              <w:spacing w:before="0" w:after="0" w:line="240" w:lineRule="auto"/>
              <w:jc w:val="center"/>
              <w:rPr>
                <w:rFonts w:ascii="Aptos" w:eastAsia="Aptos" w:hAnsi="Aptos" w:cs="Times New Roman"/>
                <w:sz w:val="22"/>
                <w:szCs w:val="22"/>
              </w:rPr>
            </w:pPr>
            <m:oMathPara>
              <m:oMath>
                <m:sSup>
                  <m:sSupPr>
                    <m:ctrlPr>
                      <w:rPr>
                        <w:rFonts w:ascii="Cambria Math" w:eastAsia="Aptos" w:hAnsi="Cambria Math" w:cs="Times New Roman"/>
                        <w:i/>
                        <w:noProof/>
                        <w:sz w:val="22"/>
                        <w:szCs w:val="22"/>
                      </w:rPr>
                    </m:ctrlPr>
                  </m:sSupPr>
                  <m:e>
                    <m:r>
                      <w:rPr>
                        <w:rFonts w:ascii="Cambria Math" w:eastAsia="Aptos" w:hAnsi="Cambria Math" w:cs="Times New Roman"/>
                        <w:noProof/>
                        <w:sz w:val="22"/>
                        <w:szCs w:val="22"/>
                      </w:rPr>
                      <m:t>R</m:t>
                    </m:r>
                  </m:e>
                  <m:sup>
                    <m:r>
                      <w:rPr>
                        <w:rFonts w:ascii="Cambria Math" w:eastAsia="Aptos" w:hAnsi="Cambria Math" w:cs="Times New Roman"/>
                        <w:noProof/>
                        <w:sz w:val="22"/>
                        <w:szCs w:val="22"/>
                      </w:rPr>
                      <m:t>2</m:t>
                    </m:r>
                  </m:sup>
                </m:sSup>
              </m:oMath>
            </m:oMathPara>
          </w:p>
        </w:tc>
        <w:tc>
          <w:tcPr>
            <w:tcW w:w="1499" w:type="dxa"/>
            <w:tcBorders>
              <w:top w:val="single" w:sz="4" w:space="0" w:color="auto"/>
            </w:tcBorders>
            <w:vAlign w:val="center"/>
          </w:tcPr>
          <w:p w14:paraId="502528F6" w14:textId="34430B9B"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0.195</w:t>
            </w:r>
          </w:p>
        </w:tc>
        <w:tc>
          <w:tcPr>
            <w:tcW w:w="1559" w:type="dxa"/>
            <w:tcBorders>
              <w:top w:val="single" w:sz="4" w:space="0" w:color="auto"/>
            </w:tcBorders>
            <w:vAlign w:val="center"/>
          </w:tcPr>
          <w:p w14:paraId="3CA13BAF" w14:textId="7A67433C"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0.198</w:t>
            </w:r>
          </w:p>
        </w:tc>
        <w:tc>
          <w:tcPr>
            <w:tcW w:w="1538" w:type="dxa"/>
            <w:tcBorders>
              <w:top w:val="single" w:sz="4" w:space="0" w:color="auto"/>
            </w:tcBorders>
            <w:vAlign w:val="center"/>
          </w:tcPr>
          <w:p w14:paraId="107B8C02" w14:textId="7C5A742F"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0.218</w:t>
            </w:r>
          </w:p>
        </w:tc>
        <w:tc>
          <w:tcPr>
            <w:tcW w:w="1538" w:type="dxa"/>
            <w:tcBorders>
              <w:top w:val="single" w:sz="4" w:space="0" w:color="auto"/>
            </w:tcBorders>
            <w:vAlign w:val="center"/>
          </w:tcPr>
          <w:p w14:paraId="6EB6DDA0" w14:textId="07575CEA" w:rsidR="001A3EE7" w:rsidRPr="006E38E6"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0.137</w:t>
            </w:r>
          </w:p>
        </w:tc>
        <w:tc>
          <w:tcPr>
            <w:tcW w:w="1495" w:type="dxa"/>
            <w:tcBorders>
              <w:top w:val="single" w:sz="4" w:space="0" w:color="auto"/>
            </w:tcBorders>
            <w:vAlign w:val="center"/>
          </w:tcPr>
          <w:p w14:paraId="7861261A" w14:textId="52316E2E" w:rsidR="001A3EE7" w:rsidRPr="006E38E6"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0.14</w:t>
            </w:r>
            <w:r w:rsidR="00A6796F">
              <w:rPr>
                <w:rFonts w:ascii="Aptos" w:eastAsia="Aptos" w:hAnsi="Aptos" w:cs="Times New Roman"/>
                <w:sz w:val="22"/>
              </w:rPr>
              <w:t>6</w:t>
            </w:r>
          </w:p>
        </w:tc>
      </w:tr>
      <w:tr w:rsidR="001A3EE7" w:rsidRPr="0063773D" w14:paraId="2F48509D" w14:textId="77777777" w:rsidTr="00DB2988">
        <w:trPr>
          <w:trHeight w:val="432"/>
          <w:jc w:val="center"/>
        </w:trPr>
        <w:tc>
          <w:tcPr>
            <w:tcW w:w="1731" w:type="dxa"/>
            <w:vAlign w:val="center"/>
          </w:tcPr>
          <w:p w14:paraId="0950FC6B" w14:textId="77777777" w:rsidR="001A3EE7" w:rsidRPr="006E38E6" w:rsidRDefault="00870E06" w:rsidP="00DB2988">
            <w:pPr>
              <w:spacing w:before="0" w:after="0" w:line="240" w:lineRule="auto"/>
              <w:jc w:val="center"/>
              <w:rPr>
                <w:rFonts w:ascii="Aptos" w:eastAsia="Aptos" w:hAnsi="Aptos" w:cs="Times New Roman"/>
                <w:sz w:val="22"/>
                <w:szCs w:val="22"/>
              </w:rPr>
            </w:pPr>
            <m:oMathPara>
              <m:oMath>
                <m:sSup>
                  <m:sSupPr>
                    <m:ctrlPr>
                      <w:rPr>
                        <w:rFonts w:ascii="Cambria Math" w:eastAsia="Aptos" w:hAnsi="Cambria Math" w:cs="Times New Roman"/>
                        <w:iCs/>
                        <w:noProof/>
                        <w:sz w:val="22"/>
                        <w:szCs w:val="22"/>
                      </w:rPr>
                    </m:ctrlPr>
                  </m:sSupPr>
                  <m:e>
                    <m:acc>
                      <m:accPr>
                        <m:chr m:val="̅"/>
                        <m:ctrlPr>
                          <w:rPr>
                            <w:rFonts w:ascii="Cambria Math" w:eastAsia="Aptos" w:hAnsi="Cambria Math" w:cs="Times New Roman"/>
                            <w:iCs/>
                            <w:noProof/>
                            <w:sz w:val="22"/>
                            <w:szCs w:val="22"/>
                          </w:rPr>
                        </m:ctrlPr>
                      </m:accPr>
                      <m:e>
                        <m:r>
                          <w:rPr>
                            <w:rFonts w:ascii="Cambria Math" w:eastAsia="Aptos" w:hAnsi="Cambria Math" w:cs="Times New Roman"/>
                            <w:noProof/>
                            <w:sz w:val="22"/>
                            <w:szCs w:val="22"/>
                          </w:rPr>
                          <m:t>R</m:t>
                        </m:r>
                        <m:ctrlPr>
                          <w:rPr>
                            <w:rFonts w:ascii="Cambria Math" w:eastAsia="Aptos" w:hAnsi="Cambria Math" w:cs="Times New Roman"/>
                            <w:i/>
                            <w:noProof/>
                            <w:sz w:val="22"/>
                            <w:szCs w:val="22"/>
                          </w:rPr>
                        </m:ctrlPr>
                      </m:e>
                    </m:acc>
                  </m:e>
                  <m:sup>
                    <m:r>
                      <m:rPr>
                        <m:sty m:val="p"/>
                      </m:rPr>
                      <w:rPr>
                        <w:rFonts w:ascii="Cambria Math" w:eastAsia="Aptos" w:hAnsi="Cambria Math" w:cs="Times New Roman"/>
                        <w:noProof/>
                        <w:sz w:val="22"/>
                        <w:szCs w:val="22"/>
                      </w:rPr>
                      <m:t>2</m:t>
                    </m:r>
                  </m:sup>
                </m:sSup>
              </m:oMath>
            </m:oMathPara>
          </w:p>
        </w:tc>
        <w:tc>
          <w:tcPr>
            <w:tcW w:w="1499" w:type="dxa"/>
            <w:vAlign w:val="center"/>
          </w:tcPr>
          <w:p w14:paraId="02F046ED" w14:textId="7058E394"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0.168</w:t>
            </w:r>
          </w:p>
        </w:tc>
        <w:tc>
          <w:tcPr>
            <w:tcW w:w="1559" w:type="dxa"/>
            <w:vAlign w:val="center"/>
          </w:tcPr>
          <w:p w14:paraId="56DDB276" w14:textId="572BD2AF"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0.171</w:t>
            </w:r>
          </w:p>
        </w:tc>
        <w:tc>
          <w:tcPr>
            <w:tcW w:w="1538" w:type="dxa"/>
            <w:vAlign w:val="center"/>
          </w:tcPr>
          <w:p w14:paraId="121433D6" w14:textId="064BD886"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0.191</w:t>
            </w:r>
          </w:p>
        </w:tc>
        <w:tc>
          <w:tcPr>
            <w:tcW w:w="1538" w:type="dxa"/>
            <w:vAlign w:val="center"/>
          </w:tcPr>
          <w:p w14:paraId="2C15507E" w14:textId="68B07EA4" w:rsidR="001A3EE7" w:rsidRPr="006E38E6"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0.108</w:t>
            </w:r>
          </w:p>
        </w:tc>
        <w:tc>
          <w:tcPr>
            <w:tcW w:w="1495" w:type="dxa"/>
            <w:vAlign w:val="center"/>
          </w:tcPr>
          <w:p w14:paraId="48BDAAA5" w14:textId="45E6F3AA" w:rsidR="001A3EE7" w:rsidRPr="006E38E6"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0.11</w:t>
            </w:r>
            <w:r w:rsidR="00A6796F">
              <w:rPr>
                <w:rFonts w:ascii="Aptos" w:eastAsia="Aptos" w:hAnsi="Aptos" w:cs="Times New Roman"/>
                <w:sz w:val="22"/>
              </w:rPr>
              <w:t>7</w:t>
            </w:r>
          </w:p>
        </w:tc>
      </w:tr>
      <w:tr w:rsidR="001A3EE7" w:rsidRPr="0063773D" w14:paraId="1AAB26E7" w14:textId="77777777" w:rsidTr="00DB2988">
        <w:trPr>
          <w:trHeight w:val="432"/>
          <w:jc w:val="center"/>
        </w:trPr>
        <w:tc>
          <w:tcPr>
            <w:tcW w:w="1731" w:type="dxa"/>
            <w:vAlign w:val="center"/>
          </w:tcPr>
          <w:p w14:paraId="04495441" w14:textId="77777777" w:rsidR="001A3EE7" w:rsidRPr="006E38E6" w:rsidRDefault="00870E06" w:rsidP="00DB2988">
            <w:pPr>
              <w:spacing w:before="0" w:after="0" w:line="240" w:lineRule="auto"/>
              <w:jc w:val="center"/>
              <w:rPr>
                <w:rFonts w:ascii="Aptos" w:eastAsia="Calibri" w:hAnsi="Aptos" w:cs="Times New Roman"/>
                <w:iCs/>
                <w:noProof/>
                <w:sz w:val="22"/>
                <w:szCs w:val="22"/>
              </w:rPr>
            </w:pPr>
            <m:oMathPara>
              <m:oMath>
                <m:sSubSup>
                  <m:sSubSupPr>
                    <m:ctrlPr>
                      <w:rPr>
                        <w:rFonts w:ascii="Cambria Math" w:eastAsia="Aptos" w:hAnsi="Cambria Math" w:cs="Times New Roman"/>
                        <w:i/>
                        <w:noProof/>
                        <w:sz w:val="22"/>
                        <w:szCs w:val="22"/>
                      </w:rPr>
                    </m:ctrlPr>
                  </m:sSubSupPr>
                  <m:e>
                    <m:r>
                      <w:rPr>
                        <w:rFonts w:ascii="Cambria Math" w:eastAsia="Aptos" w:hAnsi="Cambria Math" w:cs="Times New Roman"/>
                        <w:noProof/>
                        <w:sz w:val="22"/>
                        <w:szCs w:val="22"/>
                      </w:rPr>
                      <m:t>R</m:t>
                    </m:r>
                  </m:e>
                  <m:sub>
                    <m:r>
                      <w:rPr>
                        <w:rFonts w:ascii="Cambria Math" w:eastAsia="Aptos" w:hAnsi="Cambria Math" w:cs="Times New Roman"/>
                        <w:noProof/>
                        <w:sz w:val="22"/>
                        <w:szCs w:val="22"/>
                      </w:rPr>
                      <m:t>w</m:t>
                    </m:r>
                  </m:sub>
                  <m:sup>
                    <m:r>
                      <w:rPr>
                        <w:rFonts w:ascii="Cambria Math" w:eastAsia="Aptos" w:hAnsi="Cambria Math" w:cs="Times New Roman"/>
                        <w:noProof/>
                        <w:sz w:val="22"/>
                        <w:szCs w:val="22"/>
                      </w:rPr>
                      <m:t>2</m:t>
                    </m:r>
                  </m:sup>
                </m:sSubSup>
              </m:oMath>
            </m:oMathPara>
          </w:p>
        </w:tc>
        <w:tc>
          <w:tcPr>
            <w:tcW w:w="1499" w:type="dxa"/>
            <w:vAlign w:val="center"/>
          </w:tcPr>
          <w:p w14:paraId="0C320474" w14:textId="000AAA2C"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0.479</w:t>
            </w:r>
          </w:p>
        </w:tc>
        <w:tc>
          <w:tcPr>
            <w:tcW w:w="1559" w:type="dxa"/>
            <w:vAlign w:val="center"/>
          </w:tcPr>
          <w:p w14:paraId="75E18A83" w14:textId="784D5E5B"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0.495</w:t>
            </w:r>
          </w:p>
        </w:tc>
        <w:tc>
          <w:tcPr>
            <w:tcW w:w="1538" w:type="dxa"/>
            <w:vAlign w:val="center"/>
          </w:tcPr>
          <w:p w14:paraId="688BC284" w14:textId="7C060213"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0.388</w:t>
            </w:r>
          </w:p>
        </w:tc>
        <w:tc>
          <w:tcPr>
            <w:tcW w:w="1538" w:type="dxa"/>
            <w:vAlign w:val="center"/>
          </w:tcPr>
          <w:p w14:paraId="54B236C4" w14:textId="1DC6B6A2" w:rsidR="001A3EE7" w:rsidRPr="006E38E6"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0.611</w:t>
            </w:r>
          </w:p>
        </w:tc>
        <w:tc>
          <w:tcPr>
            <w:tcW w:w="1495" w:type="dxa"/>
            <w:vAlign w:val="center"/>
          </w:tcPr>
          <w:p w14:paraId="53EBDDDC" w14:textId="61DA2C6A" w:rsidR="001A3EE7" w:rsidRPr="006E38E6"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0.822</w:t>
            </w:r>
          </w:p>
        </w:tc>
      </w:tr>
      <w:tr w:rsidR="001A3EE7" w:rsidRPr="0063773D" w14:paraId="73A6F9F1" w14:textId="77777777" w:rsidTr="00DB2988">
        <w:trPr>
          <w:trHeight w:val="432"/>
          <w:jc w:val="center"/>
        </w:trPr>
        <w:tc>
          <w:tcPr>
            <w:tcW w:w="1731" w:type="dxa"/>
            <w:tcBorders>
              <w:bottom w:val="single" w:sz="4" w:space="0" w:color="auto"/>
            </w:tcBorders>
            <w:vAlign w:val="center"/>
          </w:tcPr>
          <w:p w14:paraId="33002790" w14:textId="77777777" w:rsidR="001A3EE7" w:rsidRPr="006E38E6" w:rsidRDefault="001A3EE7" w:rsidP="00DB2988">
            <w:pPr>
              <w:spacing w:before="0" w:after="0" w:line="240" w:lineRule="auto"/>
              <w:jc w:val="center"/>
              <w:rPr>
                <w:rFonts w:eastAsia="Calibri" w:cs="Times New Roman"/>
                <w:noProof/>
                <w:sz w:val="22"/>
                <w:szCs w:val="22"/>
              </w:rPr>
            </w:pPr>
            <w:r w:rsidRPr="006E38E6">
              <w:rPr>
                <w:rFonts w:eastAsia="Calibri" w:cs="Times New Roman"/>
                <w:noProof/>
                <w:sz w:val="22"/>
                <w:szCs w:val="22"/>
              </w:rPr>
              <w:t>Scale</w:t>
            </w:r>
          </w:p>
        </w:tc>
        <w:tc>
          <w:tcPr>
            <w:tcW w:w="1499" w:type="dxa"/>
            <w:tcBorders>
              <w:bottom w:val="single" w:sz="4" w:space="0" w:color="auto"/>
            </w:tcBorders>
            <w:vAlign w:val="center"/>
          </w:tcPr>
          <w:p w14:paraId="27FA8945" w14:textId="1250857A"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0.187</w:t>
            </w:r>
          </w:p>
        </w:tc>
        <w:tc>
          <w:tcPr>
            <w:tcW w:w="1559" w:type="dxa"/>
            <w:tcBorders>
              <w:bottom w:val="single" w:sz="4" w:space="0" w:color="auto"/>
            </w:tcBorders>
            <w:vAlign w:val="center"/>
          </w:tcPr>
          <w:p w14:paraId="5170DA42" w14:textId="718D797E"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0.176</w:t>
            </w:r>
          </w:p>
        </w:tc>
        <w:tc>
          <w:tcPr>
            <w:tcW w:w="1538" w:type="dxa"/>
            <w:tcBorders>
              <w:bottom w:val="single" w:sz="4" w:space="0" w:color="auto"/>
            </w:tcBorders>
            <w:vAlign w:val="center"/>
          </w:tcPr>
          <w:p w14:paraId="7171E6AC" w14:textId="2F983BA0" w:rsidR="001A3EE7" w:rsidRPr="006E38E6" w:rsidRDefault="001A3EE7"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0.394</w:t>
            </w:r>
          </w:p>
        </w:tc>
        <w:tc>
          <w:tcPr>
            <w:tcW w:w="1538" w:type="dxa"/>
            <w:tcBorders>
              <w:bottom w:val="single" w:sz="4" w:space="0" w:color="auto"/>
            </w:tcBorders>
            <w:vAlign w:val="center"/>
          </w:tcPr>
          <w:p w14:paraId="39AB4660" w14:textId="6C49B697" w:rsidR="001A3EE7" w:rsidRPr="006E38E6"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0.394</w:t>
            </w:r>
          </w:p>
        </w:tc>
        <w:tc>
          <w:tcPr>
            <w:tcW w:w="1495" w:type="dxa"/>
            <w:tcBorders>
              <w:bottom w:val="single" w:sz="4" w:space="0" w:color="auto"/>
            </w:tcBorders>
            <w:vAlign w:val="center"/>
          </w:tcPr>
          <w:p w14:paraId="7AB7AE4F" w14:textId="25E34B86" w:rsidR="001A3EE7" w:rsidRPr="006E38E6" w:rsidRDefault="009F2543" w:rsidP="00DB2988">
            <w:pPr>
              <w:spacing w:before="0" w:after="0" w:line="240" w:lineRule="auto"/>
              <w:jc w:val="center"/>
              <w:rPr>
                <w:rFonts w:ascii="Aptos" w:eastAsia="Aptos" w:hAnsi="Aptos" w:cs="Times New Roman"/>
                <w:sz w:val="22"/>
              </w:rPr>
            </w:pPr>
            <w:r>
              <w:rPr>
                <w:rFonts w:ascii="Aptos" w:eastAsia="Aptos" w:hAnsi="Aptos" w:cs="Times New Roman"/>
                <w:sz w:val="22"/>
              </w:rPr>
              <w:t>0.185</w:t>
            </w:r>
          </w:p>
        </w:tc>
      </w:tr>
      <w:tr w:rsidR="001A3EE7" w:rsidRPr="0063773D" w14:paraId="66316306" w14:textId="77777777" w:rsidTr="00DB2988">
        <w:trPr>
          <w:trHeight w:val="432"/>
          <w:jc w:val="center"/>
        </w:trPr>
        <w:tc>
          <w:tcPr>
            <w:tcW w:w="1731" w:type="dxa"/>
            <w:tcBorders>
              <w:bottom w:val="single" w:sz="4" w:space="0" w:color="auto"/>
            </w:tcBorders>
            <w:vAlign w:val="center"/>
            <w:hideMark/>
          </w:tcPr>
          <w:p w14:paraId="67CF8C75" w14:textId="77777777" w:rsidR="001A3EE7" w:rsidRPr="006E38E6" w:rsidRDefault="001A3EE7" w:rsidP="00DB2988">
            <w:pPr>
              <w:spacing w:before="0" w:after="0" w:line="240" w:lineRule="auto"/>
              <w:jc w:val="center"/>
              <w:rPr>
                <w:rFonts w:ascii="Aptos" w:eastAsia="Aptos" w:hAnsi="Aptos" w:cs="Times New Roman"/>
                <w:sz w:val="22"/>
                <w:szCs w:val="22"/>
              </w:rPr>
            </w:pPr>
            <m:oMathPara>
              <m:oMath>
                <m:r>
                  <w:rPr>
                    <w:rFonts w:ascii="Cambria Math" w:eastAsia="Aptos" w:hAnsi="Cambria Math" w:cs="Times New Roman"/>
                    <w:noProof/>
                    <w:sz w:val="22"/>
                    <w:szCs w:val="22"/>
                  </w:rPr>
                  <m:t>N</m:t>
                </m:r>
              </m:oMath>
            </m:oMathPara>
          </w:p>
        </w:tc>
        <w:tc>
          <w:tcPr>
            <w:tcW w:w="1499" w:type="dxa"/>
            <w:tcBorders>
              <w:bottom w:val="single" w:sz="4" w:space="0" w:color="auto"/>
            </w:tcBorders>
            <w:vAlign w:val="center"/>
          </w:tcPr>
          <w:p w14:paraId="204C52BA" w14:textId="77777777" w:rsidR="001A3EE7" w:rsidRPr="006E38E6" w:rsidRDefault="001A3EE7"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217</w:t>
            </w:r>
          </w:p>
        </w:tc>
        <w:tc>
          <w:tcPr>
            <w:tcW w:w="1559" w:type="dxa"/>
            <w:tcBorders>
              <w:bottom w:val="single" w:sz="4" w:space="0" w:color="auto"/>
            </w:tcBorders>
            <w:vAlign w:val="center"/>
          </w:tcPr>
          <w:p w14:paraId="2B0E6477" w14:textId="77777777" w:rsidR="001A3EE7" w:rsidRPr="006E38E6" w:rsidRDefault="001A3EE7"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217</w:t>
            </w:r>
          </w:p>
        </w:tc>
        <w:tc>
          <w:tcPr>
            <w:tcW w:w="1538" w:type="dxa"/>
            <w:tcBorders>
              <w:bottom w:val="single" w:sz="4" w:space="0" w:color="auto"/>
            </w:tcBorders>
            <w:vAlign w:val="center"/>
          </w:tcPr>
          <w:p w14:paraId="6230FA3A" w14:textId="77777777" w:rsidR="001A3EE7" w:rsidRPr="006E38E6" w:rsidRDefault="001A3EE7" w:rsidP="00DB2988">
            <w:pPr>
              <w:spacing w:before="0" w:after="0" w:line="240" w:lineRule="auto"/>
              <w:jc w:val="center"/>
              <w:rPr>
                <w:rFonts w:ascii="Aptos" w:eastAsia="Aptos" w:hAnsi="Aptos" w:cs="Times New Roman"/>
                <w:sz w:val="22"/>
                <w:szCs w:val="22"/>
              </w:rPr>
            </w:pPr>
            <w:r w:rsidRPr="006E38E6">
              <w:rPr>
                <w:rFonts w:ascii="Aptos" w:eastAsia="Aptos" w:hAnsi="Aptos" w:cs="Times New Roman"/>
                <w:sz w:val="22"/>
                <w:szCs w:val="22"/>
              </w:rPr>
              <w:t>217</w:t>
            </w:r>
          </w:p>
        </w:tc>
        <w:tc>
          <w:tcPr>
            <w:tcW w:w="1538" w:type="dxa"/>
            <w:tcBorders>
              <w:bottom w:val="single" w:sz="4" w:space="0" w:color="auto"/>
            </w:tcBorders>
            <w:vAlign w:val="center"/>
          </w:tcPr>
          <w:p w14:paraId="0BFC6A7A" w14:textId="77777777" w:rsidR="001A3EE7" w:rsidRPr="006E38E6" w:rsidRDefault="001A3EE7" w:rsidP="00DB2988">
            <w:pPr>
              <w:spacing w:before="0" w:after="0" w:line="240" w:lineRule="auto"/>
              <w:jc w:val="center"/>
              <w:rPr>
                <w:rFonts w:ascii="Aptos" w:eastAsia="Aptos" w:hAnsi="Aptos" w:cs="Times New Roman"/>
                <w:sz w:val="22"/>
              </w:rPr>
            </w:pPr>
            <w:r>
              <w:rPr>
                <w:rFonts w:ascii="Aptos" w:eastAsia="Aptos" w:hAnsi="Aptos" w:cs="Times New Roman"/>
                <w:sz w:val="22"/>
              </w:rPr>
              <w:t>217</w:t>
            </w:r>
          </w:p>
        </w:tc>
        <w:tc>
          <w:tcPr>
            <w:tcW w:w="1495" w:type="dxa"/>
            <w:tcBorders>
              <w:bottom w:val="single" w:sz="4" w:space="0" w:color="auto"/>
            </w:tcBorders>
            <w:vAlign w:val="center"/>
          </w:tcPr>
          <w:p w14:paraId="6D8D70E8" w14:textId="77777777" w:rsidR="001A3EE7" w:rsidRPr="006E38E6" w:rsidRDefault="001A3EE7" w:rsidP="00DB2988">
            <w:pPr>
              <w:spacing w:before="0" w:after="0" w:line="240" w:lineRule="auto"/>
              <w:jc w:val="center"/>
              <w:rPr>
                <w:rFonts w:ascii="Aptos" w:eastAsia="Aptos" w:hAnsi="Aptos" w:cs="Times New Roman"/>
                <w:sz w:val="22"/>
              </w:rPr>
            </w:pPr>
            <w:r>
              <w:rPr>
                <w:rFonts w:ascii="Aptos" w:eastAsia="Aptos" w:hAnsi="Aptos" w:cs="Times New Roman"/>
                <w:sz w:val="22"/>
              </w:rPr>
              <w:t>217</w:t>
            </w:r>
          </w:p>
        </w:tc>
      </w:tr>
    </w:tbl>
    <w:p w14:paraId="72CFD99E" w14:textId="77777777" w:rsidR="001A3EE7" w:rsidRDefault="001A3EE7" w:rsidP="00F91C56">
      <w:pPr>
        <w:spacing w:before="100" w:beforeAutospacing="1" w:after="100" w:afterAutospacing="1" w:line="240" w:lineRule="auto"/>
        <w:rPr>
          <w:rFonts w:cs="Times New Roman"/>
          <w:szCs w:val="24"/>
        </w:rPr>
      </w:pPr>
    </w:p>
    <w:p w14:paraId="7FF6F01E" w14:textId="185575BA" w:rsidR="004B5EB0" w:rsidRDefault="004B5EB0" w:rsidP="00284B7F">
      <w:pPr>
        <w:spacing w:before="0" w:after="160" w:line="259" w:lineRule="auto"/>
        <w:rPr>
          <w:rFonts w:cs="Times New Roman"/>
          <w:szCs w:val="24"/>
        </w:rPr>
      </w:pPr>
      <w:r>
        <w:rPr>
          <w:rFonts w:cs="Times New Roman"/>
          <w:szCs w:val="24"/>
        </w:rPr>
        <w:br w:type="page"/>
      </w:r>
    </w:p>
    <w:tbl>
      <w:tblPr>
        <w:tblStyle w:val="TableGrid5"/>
        <w:tblW w:w="936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31"/>
        <w:gridCol w:w="1499"/>
        <w:gridCol w:w="1559"/>
        <w:gridCol w:w="1538"/>
        <w:gridCol w:w="1538"/>
        <w:gridCol w:w="1495"/>
      </w:tblGrid>
      <w:tr w:rsidR="00201DBA" w:rsidRPr="0063773D" w14:paraId="3435C58D" w14:textId="77777777" w:rsidTr="00DB2988">
        <w:trPr>
          <w:trHeight w:val="405"/>
          <w:jc w:val="center"/>
        </w:trPr>
        <w:tc>
          <w:tcPr>
            <w:tcW w:w="9360" w:type="dxa"/>
            <w:gridSpan w:val="6"/>
            <w:shd w:val="clear" w:color="auto" w:fill="FFFFFF"/>
          </w:tcPr>
          <w:p w14:paraId="400D051C" w14:textId="4C4A9DA2" w:rsidR="00EF0937" w:rsidRPr="00EF0937" w:rsidRDefault="00EF0937" w:rsidP="00507DDB">
            <w:pPr>
              <w:spacing w:after="0" w:line="240" w:lineRule="auto"/>
              <w:jc w:val="center"/>
              <w:rPr>
                <w:rFonts w:ascii="Aptos" w:eastAsia="Aptos" w:hAnsi="Aptos" w:cs="Times New Roman"/>
                <w:sz w:val="22"/>
                <w:szCs w:val="22"/>
              </w:rPr>
            </w:pPr>
            <w:r w:rsidRPr="00EF0937">
              <w:rPr>
                <w:rFonts w:ascii="Aptos" w:eastAsia="Aptos" w:hAnsi="Aptos" w:cs="Times New Roman"/>
                <w:sz w:val="22"/>
                <w:szCs w:val="22"/>
              </w:rPr>
              <w:lastRenderedPageBreak/>
              <w:t xml:space="preserve">Table </w:t>
            </w:r>
            <w:r w:rsidR="004B5EB0">
              <w:rPr>
                <w:rFonts w:ascii="Aptos" w:eastAsia="Aptos" w:hAnsi="Aptos" w:cs="Times New Roman"/>
                <w:sz w:val="22"/>
                <w:szCs w:val="22"/>
              </w:rPr>
              <w:t>C3</w:t>
            </w:r>
          </w:p>
          <w:p w14:paraId="6FC1EF31" w14:textId="766C9E97" w:rsidR="00201DBA" w:rsidRPr="00EF0937" w:rsidRDefault="00201DBA" w:rsidP="00507DDB">
            <w:pPr>
              <w:spacing w:before="0" w:after="0" w:line="240" w:lineRule="auto"/>
              <w:jc w:val="center"/>
              <w:rPr>
                <w:rFonts w:ascii="Aptos" w:eastAsia="Aptos" w:hAnsi="Aptos" w:cs="Times New Roman"/>
                <w:b/>
                <w:bCs/>
                <w:sz w:val="22"/>
                <w:szCs w:val="22"/>
                <w:u w:val="single"/>
              </w:rPr>
            </w:pPr>
            <w:r w:rsidRPr="00EF0937">
              <w:rPr>
                <w:rFonts w:ascii="Aptos" w:eastAsia="Aptos" w:hAnsi="Aptos" w:cs="Times New Roman"/>
                <w:b/>
                <w:bCs/>
                <w:sz w:val="22"/>
                <w:szCs w:val="22"/>
                <w:u w:val="single"/>
              </w:rPr>
              <w:t xml:space="preserve">Tests of Scaling Methods </w:t>
            </w:r>
          </w:p>
          <w:p w14:paraId="7E022AED" w14:textId="7CEE052F" w:rsidR="00201DBA" w:rsidRPr="00507DDB" w:rsidRDefault="00201DBA" w:rsidP="00507DDB">
            <w:pPr>
              <w:spacing w:before="0" w:line="240" w:lineRule="auto"/>
              <w:jc w:val="center"/>
              <w:rPr>
                <w:rFonts w:ascii="Aptos" w:eastAsia="Aptos" w:hAnsi="Aptos" w:cs="Times New Roman"/>
                <w:i/>
                <w:iCs/>
                <w:sz w:val="20"/>
                <w:szCs w:val="20"/>
              </w:rPr>
            </w:pPr>
            <w:r w:rsidRPr="00507DDB">
              <w:rPr>
                <w:rFonts w:ascii="Aptos" w:eastAsia="Aptos" w:hAnsi="Aptos" w:cs="Times New Roman"/>
                <w:sz w:val="20"/>
                <w:szCs w:val="20"/>
              </w:rPr>
              <w:t>(</w:t>
            </w:r>
            <w:proofErr w:type="spellStart"/>
            <w:r w:rsidRPr="00507DDB">
              <w:rPr>
                <w:rFonts w:ascii="Aptos" w:eastAsia="Aptos" w:hAnsi="Aptos" w:cs="Times New Roman"/>
                <w:sz w:val="20"/>
                <w:szCs w:val="20"/>
              </w:rPr>
              <w:t>sacrat</w:t>
            </w:r>
            <w:r w:rsidR="00242BA9">
              <w:rPr>
                <w:rFonts w:ascii="Aptos" w:eastAsia="Aptos" w:hAnsi="Aptos" w:cs="Times New Roman"/>
                <w:sz w:val="20"/>
                <w:szCs w:val="20"/>
              </w:rPr>
              <w:t>io</w:t>
            </w:r>
            <w:proofErr w:type="spellEnd"/>
            <w:r w:rsidRPr="00507DDB">
              <w:rPr>
                <w:rFonts w:ascii="Aptos" w:eastAsia="Aptos" w:hAnsi="Aptos" w:cs="Times New Roman"/>
                <w:sz w:val="20"/>
                <w:szCs w:val="20"/>
              </w:rPr>
              <w:t xml:space="preserve"> robust regressions; full sample)</w:t>
            </w:r>
          </w:p>
        </w:tc>
      </w:tr>
      <w:tr w:rsidR="00201DBA" w:rsidRPr="0063773D" w14:paraId="4C281513" w14:textId="77777777" w:rsidTr="00DB2988">
        <w:trPr>
          <w:trHeight w:val="432"/>
          <w:jc w:val="center"/>
        </w:trPr>
        <w:tc>
          <w:tcPr>
            <w:tcW w:w="1731" w:type="dxa"/>
            <w:tcBorders>
              <w:bottom w:val="single" w:sz="4" w:space="0" w:color="auto"/>
            </w:tcBorders>
            <w:shd w:val="clear" w:color="auto" w:fill="FFFFFF"/>
            <w:vAlign w:val="center"/>
          </w:tcPr>
          <w:p w14:paraId="0DE88B04" w14:textId="77777777" w:rsidR="00201DBA" w:rsidRPr="00284B7F" w:rsidRDefault="00201DBA" w:rsidP="00DB2988">
            <w:pPr>
              <w:spacing w:before="0" w:after="0" w:line="240" w:lineRule="auto"/>
              <w:jc w:val="center"/>
              <w:rPr>
                <w:rFonts w:ascii="Aptos" w:eastAsia="Aptos" w:hAnsi="Aptos" w:cs="Times New Roman"/>
                <w:sz w:val="22"/>
                <w:szCs w:val="22"/>
              </w:rPr>
            </w:pPr>
            <w:r w:rsidRPr="00284B7F">
              <w:rPr>
                <w:rFonts w:ascii="Aptos" w:eastAsia="Aptos" w:hAnsi="Aptos" w:cs="Times New Roman"/>
                <w:sz w:val="22"/>
                <w:szCs w:val="22"/>
              </w:rPr>
              <w:t xml:space="preserve">Optimization </w:t>
            </w:r>
            <w:r w:rsidRPr="00284B7F">
              <w:rPr>
                <w:rFonts w:ascii="Aptos" w:eastAsia="Aptos" w:hAnsi="Aptos" w:cs="Times New Roman"/>
                <w:sz w:val="22"/>
                <w:szCs w:val="22"/>
              </w:rPr>
              <w:sym w:font="Wingdings" w:char="F0E0"/>
            </w:r>
          </w:p>
        </w:tc>
        <w:tc>
          <w:tcPr>
            <w:tcW w:w="4596" w:type="dxa"/>
            <w:gridSpan w:val="3"/>
            <w:tcBorders>
              <w:bottom w:val="single" w:sz="4" w:space="0" w:color="auto"/>
            </w:tcBorders>
            <w:shd w:val="clear" w:color="auto" w:fill="FFFFFF"/>
            <w:vAlign w:val="center"/>
          </w:tcPr>
          <w:p w14:paraId="2D29D54C" w14:textId="50BADA22" w:rsidR="00201DBA" w:rsidRPr="00284B7F" w:rsidRDefault="00201DBA" w:rsidP="00DB2988">
            <w:pPr>
              <w:spacing w:before="0" w:after="0" w:line="240" w:lineRule="auto"/>
              <w:jc w:val="center"/>
              <w:rPr>
                <w:rFonts w:ascii="Aptos" w:eastAsia="Aptos" w:hAnsi="Aptos" w:cs="Times New Roman"/>
                <w:i/>
                <w:iCs/>
                <w:sz w:val="22"/>
                <w:szCs w:val="22"/>
              </w:rPr>
            </w:pPr>
            <w:proofErr w:type="spellStart"/>
            <w:r w:rsidRPr="00284B7F">
              <w:rPr>
                <w:rFonts w:ascii="Aptos" w:eastAsia="Aptos" w:hAnsi="Aptos" w:cs="Times New Roman"/>
                <w:i/>
                <w:iCs/>
                <w:sz w:val="22"/>
                <w:szCs w:val="22"/>
              </w:rPr>
              <w:t>Bisqu</w:t>
            </w:r>
            <w:r w:rsidR="00507DDB">
              <w:rPr>
                <w:rFonts w:ascii="Aptos" w:eastAsia="Aptos" w:hAnsi="Aptos" w:cs="Times New Roman"/>
                <w:i/>
                <w:iCs/>
                <w:sz w:val="22"/>
                <w:szCs w:val="22"/>
              </w:rPr>
              <w:t>a</w:t>
            </w:r>
            <w:r w:rsidRPr="00284B7F">
              <w:rPr>
                <w:rFonts w:ascii="Aptos" w:eastAsia="Aptos" w:hAnsi="Aptos" w:cs="Times New Roman"/>
                <w:i/>
                <w:iCs/>
                <w:sz w:val="22"/>
                <w:szCs w:val="22"/>
              </w:rPr>
              <w:t>re</w:t>
            </w:r>
            <w:proofErr w:type="spellEnd"/>
          </w:p>
        </w:tc>
        <w:tc>
          <w:tcPr>
            <w:tcW w:w="3033" w:type="dxa"/>
            <w:gridSpan w:val="2"/>
            <w:tcBorders>
              <w:bottom w:val="single" w:sz="4" w:space="0" w:color="auto"/>
            </w:tcBorders>
            <w:shd w:val="clear" w:color="auto" w:fill="FFFFFF"/>
            <w:vAlign w:val="center"/>
          </w:tcPr>
          <w:p w14:paraId="38E88AF8" w14:textId="77777777" w:rsidR="00201DBA" w:rsidRPr="00284B7F" w:rsidRDefault="00201DBA" w:rsidP="00DB2988">
            <w:pPr>
              <w:spacing w:before="0" w:after="0" w:line="240" w:lineRule="auto"/>
              <w:jc w:val="center"/>
              <w:rPr>
                <w:rFonts w:ascii="Aptos" w:eastAsia="Aptos" w:hAnsi="Aptos" w:cs="Times New Roman"/>
                <w:i/>
                <w:iCs/>
                <w:sz w:val="22"/>
                <w:szCs w:val="22"/>
              </w:rPr>
            </w:pPr>
            <w:r w:rsidRPr="00284B7F">
              <w:rPr>
                <w:rFonts w:ascii="Aptos" w:eastAsia="Aptos" w:hAnsi="Aptos" w:cs="Times New Roman"/>
                <w:i/>
                <w:iCs/>
                <w:sz w:val="22"/>
                <w:szCs w:val="22"/>
              </w:rPr>
              <w:t>Huber-</w:t>
            </w:r>
            <w:proofErr w:type="spellStart"/>
            <w:r w:rsidRPr="00284B7F">
              <w:rPr>
                <w:rFonts w:ascii="Aptos" w:eastAsia="Aptos" w:hAnsi="Aptos" w:cs="Times New Roman"/>
                <w:i/>
                <w:iCs/>
                <w:sz w:val="22"/>
                <w:szCs w:val="22"/>
              </w:rPr>
              <w:t>Blsquare</w:t>
            </w:r>
            <w:proofErr w:type="spellEnd"/>
          </w:p>
        </w:tc>
      </w:tr>
      <w:tr w:rsidR="00201DBA" w:rsidRPr="0063773D" w14:paraId="42A90F50" w14:textId="77777777" w:rsidTr="00DB2988">
        <w:trPr>
          <w:trHeight w:val="432"/>
          <w:jc w:val="center"/>
        </w:trPr>
        <w:tc>
          <w:tcPr>
            <w:tcW w:w="1731" w:type="dxa"/>
            <w:tcBorders>
              <w:bottom w:val="single" w:sz="4" w:space="0" w:color="auto"/>
            </w:tcBorders>
            <w:shd w:val="pct10" w:color="auto" w:fill="FFFFFF"/>
            <w:vAlign w:val="center"/>
          </w:tcPr>
          <w:p w14:paraId="38BD5098" w14:textId="77777777" w:rsidR="00201DBA" w:rsidRPr="00284B7F" w:rsidRDefault="00201DBA" w:rsidP="00DB2988">
            <w:pPr>
              <w:spacing w:before="0" w:after="0" w:line="240" w:lineRule="auto"/>
              <w:jc w:val="center"/>
              <w:rPr>
                <w:rFonts w:ascii="Aptos" w:eastAsia="Aptos" w:hAnsi="Aptos" w:cs="Times New Roman"/>
                <w:sz w:val="22"/>
                <w:szCs w:val="22"/>
              </w:rPr>
            </w:pPr>
            <w:r w:rsidRPr="00284B7F">
              <w:rPr>
                <w:rFonts w:ascii="Aptos" w:eastAsia="Aptos" w:hAnsi="Aptos" w:cs="Times New Roman"/>
                <w:sz w:val="22"/>
                <w:szCs w:val="22"/>
              </w:rPr>
              <w:t xml:space="preserve">Scaling </w:t>
            </w:r>
            <w:r w:rsidRPr="00284B7F">
              <w:rPr>
                <w:rFonts w:ascii="Aptos" w:eastAsia="Aptos" w:hAnsi="Aptos" w:cs="Times New Roman"/>
                <w:sz w:val="22"/>
                <w:szCs w:val="22"/>
              </w:rPr>
              <w:sym w:font="Wingdings" w:char="F0E0"/>
            </w:r>
          </w:p>
        </w:tc>
        <w:tc>
          <w:tcPr>
            <w:tcW w:w="1499" w:type="dxa"/>
            <w:tcBorders>
              <w:bottom w:val="single" w:sz="4" w:space="0" w:color="auto"/>
            </w:tcBorders>
            <w:shd w:val="pct10" w:color="auto" w:fill="FFFFFF"/>
            <w:vAlign w:val="center"/>
            <w:hideMark/>
          </w:tcPr>
          <w:p w14:paraId="51C9B720" w14:textId="77777777" w:rsidR="00201DBA" w:rsidRPr="00284B7F" w:rsidRDefault="00201DBA" w:rsidP="00DB2988">
            <w:pPr>
              <w:spacing w:before="0" w:after="0" w:line="240" w:lineRule="auto"/>
              <w:jc w:val="center"/>
              <w:rPr>
                <w:rFonts w:ascii="Aptos" w:eastAsia="Aptos" w:hAnsi="Aptos" w:cs="Times New Roman"/>
                <w:i/>
                <w:iCs/>
                <w:sz w:val="22"/>
                <w:szCs w:val="22"/>
              </w:rPr>
            </w:pPr>
            <w:proofErr w:type="gramStart"/>
            <w:r w:rsidRPr="00284B7F">
              <w:rPr>
                <w:rFonts w:ascii="Aptos" w:eastAsia="Aptos" w:hAnsi="Aptos" w:cs="Times New Roman"/>
                <w:i/>
                <w:iCs/>
                <w:sz w:val="22"/>
                <w:szCs w:val="22"/>
              </w:rPr>
              <w:t>MAD(</w:t>
            </w:r>
            <w:proofErr w:type="gramEnd"/>
            <w:r w:rsidRPr="00284B7F">
              <w:rPr>
                <w:rFonts w:ascii="Aptos" w:eastAsia="Aptos" w:hAnsi="Aptos" w:cs="Times New Roman"/>
                <w:i/>
                <w:iCs/>
                <w:sz w:val="22"/>
                <w:szCs w:val="22"/>
              </w:rPr>
              <w:t>zero)</w:t>
            </w:r>
          </w:p>
        </w:tc>
        <w:tc>
          <w:tcPr>
            <w:tcW w:w="1559" w:type="dxa"/>
            <w:tcBorders>
              <w:bottom w:val="single" w:sz="4" w:space="0" w:color="auto"/>
            </w:tcBorders>
            <w:shd w:val="pct10" w:color="auto" w:fill="FFFFFF"/>
            <w:vAlign w:val="center"/>
            <w:hideMark/>
          </w:tcPr>
          <w:p w14:paraId="428333A5" w14:textId="77777777" w:rsidR="00201DBA" w:rsidRPr="00284B7F" w:rsidRDefault="00201DBA" w:rsidP="00DB2988">
            <w:pPr>
              <w:spacing w:before="0" w:after="0" w:line="240" w:lineRule="auto"/>
              <w:jc w:val="center"/>
              <w:rPr>
                <w:rFonts w:ascii="Aptos" w:eastAsia="Aptos" w:hAnsi="Aptos" w:cs="Times New Roman"/>
                <w:i/>
                <w:iCs/>
                <w:sz w:val="22"/>
                <w:szCs w:val="22"/>
              </w:rPr>
            </w:pPr>
            <w:proofErr w:type="gramStart"/>
            <w:r w:rsidRPr="00284B7F">
              <w:rPr>
                <w:rFonts w:ascii="Aptos" w:eastAsia="Aptos" w:hAnsi="Aptos" w:cs="Times New Roman"/>
                <w:i/>
                <w:iCs/>
                <w:sz w:val="22"/>
                <w:szCs w:val="22"/>
              </w:rPr>
              <w:t>MAD(</w:t>
            </w:r>
            <w:proofErr w:type="gramEnd"/>
            <w:r w:rsidRPr="00284B7F">
              <w:rPr>
                <w:rFonts w:ascii="Aptos" w:eastAsia="Aptos" w:hAnsi="Aptos" w:cs="Times New Roman"/>
                <w:i/>
                <w:iCs/>
                <w:sz w:val="22"/>
                <w:szCs w:val="22"/>
              </w:rPr>
              <w:t>median)</w:t>
            </w:r>
          </w:p>
        </w:tc>
        <w:tc>
          <w:tcPr>
            <w:tcW w:w="1538" w:type="dxa"/>
            <w:tcBorders>
              <w:bottom w:val="single" w:sz="4" w:space="0" w:color="auto"/>
            </w:tcBorders>
            <w:shd w:val="pct10" w:color="auto" w:fill="FFFFFF"/>
            <w:vAlign w:val="center"/>
          </w:tcPr>
          <w:p w14:paraId="3E6125CC" w14:textId="77777777" w:rsidR="00201DBA" w:rsidRPr="00284B7F" w:rsidRDefault="00201DBA" w:rsidP="00DB2988">
            <w:pPr>
              <w:spacing w:before="0" w:after="0" w:line="240" w:lineRule="auto"/>
              <w:jc w:val="center"/>
              <w:rPr>
                <w:rFonts w:ascii="Aptos" w:eastAsia="Aptos" w:hAnsi="Aptos" w:cs="Times New Roman"/>
                <w:i/>
                <w:iCs/>
                <w:sz w:val="22"/>
                <w:szCs w:val="22"/>
              </w:rPr>
            </w:pPr>
            <w:r w:rsidRPr="00284B7F">
              <w:rPr>
                <w:rFonts w:ascii="Aptos" w:eastAsia="Aptos" w:hAnsi="Aptos" w:cs="Times New Roman"/>
                <w:i/>
                <w:iCs/>
                <w:sz w:val="22"/>
                <w:szCs w:val="22"/>
              </w:rPr>
              <w:t>Huber</w:t>
            </w:r>
          </w:p>
        </w:tc>
        <w:tc>
          <w:tcPr>
            <w:tcW w:w="1538" w:type="dxa"/>
            <w:tcBorders>
              <w:bottom w:val="single" w:sz="4" w:space="0" w:color="auto"/>
            </w:tcBorders>
            <w:shd w:val="pct10" w:color="auto" w:fill="FFFFFF"/>
            <w:vAlign w:val="center"/>
          </w:tcPr>
          <w:p w14:paraId="2FF3C952" w14:textId="77777777" w:rsidR="00201DBA" w:rsidRPr="00284B7F" w:rsidRDefault="00201DBA" w:rsidP="00DB2988">
            <w:pPr>
              <w:spacing w:before="0" w:after="0" w:line="240" w:lineRule="auto"/>
              <w:jc w:val="center"/>
              <w:rPr>
                <w:rFonts w:ascii="Aptos" w:eastAsia="Aptos" w:hAnsi="Aptos" w:cs="Times New Roman"/>
                <w:i/>
                <w:iCs/>
                <w:sz w:val="22"/>
                <w:szCs w:val="22"/>
              </w:rPr>
            </w:pPr>
            <w:r w:rsidRPr="00284B7F">
              <w:rPr>
                <w:rFonts w:ascii="Aptos" w:eastAsia="Aptos" w:hAnsi="Aptos" w:cs="Times New Roman"/>
                <w:i/>
                <w:iCs/>
                <w:sz w:val="22"/>
                <w:szCs w:val="22"/>
              </w:rPr>
              <w:t>Huber</w:t>
            </w:r>
          </w:p>
        </w:tc>
        <w:tc>
          <w:tcPr>
            <w:tcW w:w="1495" w:type="dxa"/>
            <w:tcBorders>
              <w:bottom w:val="single" w:sz="4" w:space="0" w:color="auto"/>
            </w:tcBorders>
            <w:shd w:val="pct10" w:color="auto" w:fill="FFFFFF"/>
            <w:vAlign w:val="center"/>
          </w:tcPr>
          <w:p w14:paraId="367F09D5" w14:textId="77777777" w:rsidR="00201DBA" w:rsidRPr="00284B7F" w:rsidRDefault="00201DBA" w:rsidP="00DB2988">
            <w:pPr>
              <w:spacing w:before="0" w:after="0" w:line="240" w:lineRule="auto"/>
              <w:jc w:val="center"/>
              <w:rPr>
                <w:rFonts w:ascii="Aptos" w:eastAsia="Aptos" w:hAnsi="Aptos" w:cs="Times New Roman"/>
                <w:i/>
                <w:iCs/>
                <w:sz w:val="22"/>
                <w:szCs w:val="22"/>
              </w:rPr>
            </w:pPr>
            <w:proofErr w:type="gramStart"/>
            <w:r w:rsidRPr="00284B7F">
              <w:rPr>
                <w:rFonts w:ascii="Aptos" w:eastAsia="Aptos" w:hAnsi="Aptos" w:cs="Times New Roman"/>
                <w:i/>
                <w:iCs/>
                <w:sz w:val="22"/>
                <w:szCs w:val="22"/>
              </w:rPr>
              <w:t>MAD(</w:t>
            </w:r>
            <w:proofErr w:type="gramEnd"/>
            <w:r w:rsidRPr="00284B7F">
              <w:rPr>
                <w:rFonts w:ascii="Aptos" w:eastAsia="Aptos" w:hAnsi="Aptos" w:cs="Times New Roman"/>
                <w:i/>
                <w:iCs/>
                <w:sz w:val="22"/>
                <w:szCs w:val="22"/>
              </w:rPr>
              <w:t>zero)</w:t>
            </w:r>
          </w:p>
        </w:tc>
      </w:tr>
      <w:tr w:rsidR="00201DBA" w:rsidRPr="0063773D" w14:paraId="7DBE6F94" w14:textId="77777777" w:rsidTr="00DB2988">
        <w:trPr>
          <w:trHeight w:val="576"/>
          <w:jc w:val="center"/>
        </w:trPr>
        <w:tc>
          <w:tcPr>
            <w:tcW w:w="1731" w:type="dxa"/>
            <w:vAlign w:val="center"/>
          </w:tcPr>
          <w:p w14:paraId="6ABD4F38" w14:textId="77777777" w:rsidR="00201DBA" w:rsidRPr="006E38E6" w:rsidRDefault="00201DBA" w:rsidP="00DB2988">
            <w:pPr>
              <w:spacing w:before="0" w:after="0" w:line="240" w:lineRule="auto"/>
              <w:rPr>
                <w:rFonts w:ascii="Aptos" w:eastAsia="Aptos" w:hAnsi="Aptos" w:cs="Times New Roman"/>
                <w:sz w:val="22"/>
                <w:szCs w:val="22"/>
              </w:rPr>
            </w:pPr>
            <w:r w:rsidRPr="006E38E6">
              <w:rPr>
                <w:rFonts w:ascii="Aptos" w:eastAsia="Aptos" w:hAnsi="Aptos" w:cs="Times New Roman"/>
                <w:sz w:val="22"/>
                <w:szCs w:val="22"/>
              </w:rPr>
              <w:t xml:space="preserve">Sticky wages </w:t>
            </w:r>
          </w:p>
        </w:tc>
        <w:tc>
          <w:tcPr>
            <w:tcW w:w="1499" w:type="dxa"/>
            <w:vAlign w:val="center"/>
          </w:tcPr>
          <w:p w14:paraId="0774925D" w14:textId="09EAB10E" w:rsidR="00201DBA"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-0.547</w:t>
            </w:r>
          </w:p>
          <w:p w14:paraId="1FE37C7C" w14:textId="55864818"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(0.835)</w:t>
            </w:r>
          </w:p>
        </w:tc>
        <w:tc>
          <w:tcPr>
            <w:tcW w:w="1559" w:type="dxa"/>
            <w:vAlign w:val="center"/>
          </w:tcPr>
          <w:p w14:paraId="6D1A4772" w14:textId="77777777" w:rsidR="00201DBA"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-0.544</w:t>
            </w:r>
          </w:p>
          <w:p w14:paraId="1C95507D" w14:textId="59AAB922" w:rsidR="009F5E6A" w:rsidRPr="006E38E6"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(0.835)</w:t>
            </w:r>
          </w:p>
        </w:tc>
        <w:tc>
          <w:tcPr>
            <w:tcW w:w="1538" w:type="dxa"/>
            <w:vAlign w:val="center"/>
          </w:tcPr>
          <w:p w14:paraId="245312AC" w14:textId="77777777" w:rsidR="00201DBA"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-0.876</w:t>
            </w:r>
          </w:p>
          <w:p w14:paraId="0024FA84" w14:textId="146DC623"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(0.897)</w:t>
            </w:r>
          </w:p>
        </w:tc>
        <w:tc>
          <w:tcPr>
            <w:tcW w:w="1538" w:type="dxa"/>
            <w:vAlign w:val="center"/>
          </w:tcPr>
          <w:p w14:paraId="17E331B6" w14:textId="77777777" w:rsidR="00201DBA" w:rsidRDefault="00201DBA" w:rsidP="00DB2988">
            <w:pPr>
              <w:spacing w:before="0" w:after="0" w:line="240" w:lineRule="auto"/>
              <w:jc w:val="center"/>
              <w:rPr>
                <w:rFonts w:ascii="Aptos" w:eastAsia="Aptos" w:hAnsi="Aptos" w:cs="Times New Roman"/>
                <w:sz w:val="22"/>
              </w:rPr>
            </w:pPr>
            <w:r>
              <w:rPr>
                <w:rFonts w:ascii="Aptos" w:eastAsia="Aptos" w:hAnsi="Aptos" w:cs="Times New Roman"/>
                <w:sz w:val="22"/>
              </w:rPr>
              <w:t>-0.890</w:t>
            </w:r>
          </w:p>
          <w:p w14:paraId="381C82C1" w14:textId="3C726A91" w:rsidR="00201DBA" w:rsidRPr="006E38E6" w:rsidRDefault="00201DBA" w:rsidP="00DB2988">
            <w:pPr>
              <w:spacing w:before="0" w:after="0" w:line="240" w:lineRule="auto"/>
              <w:jc w:val="center"/>
              <w:rPr>
                <w:rFonts w:ascii="Aptos" w:eastAsia="Aptos" w:hAnsi="Aptos" w:cs="Times New Roman"/>
                <w:sz w:val="22"/>
              </w:rPr>
            </w:pPr>
            <w:r>
              <w:rPr>
                <w:rFonts w:ascii="Aptos" w:eastAsia="Aptos" w:hAnsi="Aptos" w:cs="Times New Roman"/>
                <w:sz w:val="22"/>
              </w:rPr>
              <w:t>(1.148)</w:t>
            </w:r>
          </w:p>
        </w:tc>
        <w:tc>
          <w:tcPr>
            <w:tcW w:w="1495" w:type="dxa"/>
          </w:tcPr>
          <w:p w14:paraId="7080CA85" w14:textId="77777777" w:rsidR="00201DBA" w:rsidRDefault="009F5E6A" w:rsidP="00DB2988">
            <w:pPr>
              <w:spacing w:before="0" w:after="0" w:line="240" w:lineRule="auto"/>
              <w:jc w:val="center"/>
              <w:rPr>
                <w:rFonts w:ascii="Aptos" w:eastAsia="Aptos" w:hAnsi="Aptos" w:cs="Times New Roman"/>
                <w:sz w:val="22"/>
              </w:rPr>
            </w:pPr>
            <w:r>
              <w:rPr>
                <w:rFonts w:ascii="Aptos" w:eastAsia="Aptos" w:hAnsi="Aptos" w:cs="Times New Roman"/>
                <w:sz w:val="22"/>
              </w:rPr>
              <w:t>-0.650</w:t>
            </w:r>
          </w:p>
          <w:p w14:paraId="45C6FC00" w14:textId="0B661AB6" w:rsidR="009F5E6A" w:rsidRDefault="009F5E6A" w:rsidP="00DB2988">
            <w:pPr>
              <w:spacing w:before="0" w:after="0" w:line="240" w:lineRule="auto"/>
              <w:jc w:val="center"/>
              <w:rPr>
                <w:rFonts w:ascii="Aptos" w:eastAsia="Aptos" w:hAnsi="Aptos" w:cs="Times New Roman"/>
                <w:sz w:val="22"/>
              </w:rPr>
            </w:pPr>
            <w:r>
              <w:rPr>
                <w:rFonts w:ascii="Aptos" w:eastAsia="Aptos" w:hAnsi="Aptos" w:cs="Times New Roman"/>
                <w:sz w:val="22"/>
              </w:rPr>
              <w:t>(2.538)</w:t>
            </w:r>
          </w:p>
        </w:tc>
      </w:tr>
      <w:tr w:rsidR="00201DBA" w:rsidRPr="0063773D" w14:paraId="7F24FAA9" w14:textId="77777777" w:rsidTr="00DB2988">
        <w:trPr>
          <w:trHeight w:val="576"/>
          <w:jc w:val="center"/>
        </w:trPr>
        <w:tc>
          <w:tcPr>
            <w:tcW w:w="1731" w:type="dxa"/>
            <w:vAlign w:val="center"/>
          </w:tcPr>
          <w:p w14:paraId="0DCB69F8" w14:textId="77777777" w:rsidR="00201DBA" w:rsidRPr="006E38E6" w:rsidRDefault="00201DBA" w:rsidP="00DB2988">
            <w:pPr>
              <w:spacing w:before="0" w:after="0" w:line="240" w:lineRule="auto"/>
              <w:rPr>
                <w:rFonts w:ascii="Aptos" w:eastAsia="Aptos" w:hAnsi="Aptos" w:cs="Times New Roman"/>
                <w:sz w:val="22"/>
                <w:szCs w:val="22"/>
              </w:rPr>
            </w:pPr>
            <w:r w:rsidRPr="006E38E6">
              <w:rPr>
                <w:rFonts w:ascii="Aptos" w:eastAsia="Aptos" w:hAnsi="Aptos" w:cs="Times New Roman"/>
                <w:sz w:val="22"/>
                <w:szCs w:val="22"/>
              </w:rPr>
              <w:t>Wage indexation</w:t>
            </w:r>
          </w:p>
        </w:tc>
        <w:tc>
          <w:tcPr>
            <w:tcW w:w="1499" w:type="dxa"/>
            <w:vAlign w:val="center"/>
          </w:tcPr>
          <w:p w14:paraId="548F8F0D" w14:textId="54C2BCF7" w:rsidR="00201DBA"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00201DBA">
              <w:rPr>
                <w:rFonts w:ascii="Aptos" w:eastAsia="Aptos" w:hAnsi="Aptos" w:cs="Times New Roman"/>
                <w:sz w:val="22"/>
                <w:szCs w:val="22"/>
              </w:rPr>
              <w:t>3.243</w:t>
            </w:r>
            <w:r w:rsidR="00201DBA" w:rsidRPr="00201DBA">
              <w:rPr>
                <w:rFonts w:ascii="Aptos" w:eastAsia="Aptos" w:hAnsi="Aptos" w:cs="Times New Roman"/>
                <w:sz w:val="20"/>
                <w:szCs w:val="20"/>
              </w:rPr>
              <w:t>***</w:t>
            </w:r>
          </w:p>
          <w:p w14:paraId="3B6AEB29" w14:textId="77D7EC93"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(1.183)</w:t>
            </w:r>
          </w:p>
        </w:tc>
        <w:tc>
          <w:tcPr>
            <w:tcW w:w="1559" w:type="dxa"/>
            <w:vAlign w:val="center"/>
          </w:tcPr>
          <w:p w14:paraId="759D825A" w14:textId="353285F9" w:rsidR="00201DBA"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3.242</w:t>
            </w:r>
            <w:r w:rsidRPr="009F5E6A">
              <w:rPr>
                <w:rFonts w:ascii="Aptos" w:eastAsia="Aptos" w:hAnsi="Aptos" w:cs="Times New Roman"/>
                <w:sz w:val="20"/>
                <w:szCs w:val="20"/>
              </w:rPr>
              <w:t>***</w:t>
            </w:r>
          </w:p>
          <w:p w14:paraId="2C7A1AE3" w14:textId="0C456D5A" w:rsidR="009F5E6A" w:rsidRPr="006E38E6"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(1.182)</w:t>
            </w:r>
          </w:p>
        </w:tc>
        <w:tc>
          <w:tcPr>
            <w:tcW w:w="1538" w:type="dxa"/>
            <w:vAlign w:val="center"/>
          </w:tcPr>
          <w:p w14:paraId="2D8C8ACB" w14:textId="53589E79" w:rsidR="00201DBA"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3.769</w:t>
            </w:r>
            <w:r w:rsidRPr="00201DBA">
              <w:rPr>
                <w:rFonts w:ascii="Aptos" w:eastAsia="Aptos" w:hAnsi="Aptos" w:cs="Times New Roman"/>
                <w:sz w:val="20"/>
                <w:szCs w:val="20"/>
              </w:rPr>
              <w:t>***</w:t>
            </w:r>
          </w:p>
          <w:p w14:paraId="6471B10B" w14:textId="003D2659"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(1.270)</w:t>
            </w:r>
          </w:p>
        </w:tc>
        <w:tc>
          <w:tcPr>
            <w:tcW w:w="1538" w:type="dxa"/>
            <w:vAlign w:val="center"/>
          </w:tcPr>
          <w:p w14:paraId="3F994EE1" w14:textId="30414B67" w:rsidR="00201DBA" w:rsidRDefault="00201DBA" w:rsidP="00DB2988">
            <w:pPr>
              <w:spacing w:before="0" w:after="0" w:line="240" w:lineRule="auto"/>
              <w:jc w:val="center"/>
              <w:rPr>
                <w:rFonts w:ascii="Aptos" w:eastAsia="Aptos" w:hAnsi="Aptos" w:cs="Times New Roman"/>
                <w:sz w:val="22"/>
              </w:rPr>
            </w:pPr>
            <w:r>
              <w:rPr>
                <w:rFonts w:ascii="Aptos" w:eastAsia="Aptos" w:hAnsi="Aptos" w:cs="Times New Roman"/>
                <w:sz w:val="22"/>
              </w:rPr>
              <w:t>3.815</w:t>
            </w:r>
            <w:r w:rsidRPr="00201DBA">
              <w:rPr>
                <w:rFonts w:ascii="Aptos" w:eastAsia="Aptos" w:hAnsi="Aptos" w:cs="Times New Roman"/>
                <w:sz w:val="20"/>
                <w:szCs w:val="20"/>
              </w:rPr>
              <w:t>**</w:t>
            </w:r>
          </w:p>
          <w:p w14:paraId="76A88C75" w14:textId="0C2AC41F" w:rsidR="00201DBA" w:rsidRPr="006E38E6" w:rsidRDefault="00201DBA" w:rsidP="00DB2988">
            <w:pPr>
              <w:spacing w:before="0" w:after="0" w:line="240" w:lineRule="auto"/>
              <w:jc w:val="center"/>
              <w:rPr>
                <w:rFonts w:ascii="Aptos" w:eastAsia="Aptos" w:hAnsi="Aptos" w:cs="Times New Roman"/>
                <w:sz w:val="22"/>
              </w:rPr>
            </w:pPr>
            <w:r>
              <w:rPr>
                <w:rFonts w:ascii="Aptos" w:eastAsia="Aptos" w:hAnsi="Aptos" w:cs="Times New Roman"/>
                <w:sz w:val="22"/>
              </w:rPr>
              <w:t>(1.626)</w:t>
            </w:r>
          </w:p>
        </w:tc>
        <w:tc>
          <w:tcPr>
            <w:tcW w:w="1495" w:type="dxa"/>
          </w:tcPr>
          <w:p w14:paraId="5F894E99" w14:textId="77777777" w:rsidR="00201DBA" w:rsidRDefault="009F5E6A" w:rsidP="00DB2988">
            <w:pPr>
              <w:spacing w:before="0" w:after="0" w:line="240" w:lineRule="auto"/>
              <w:jc w:val="center"/>
              <w:rPr>
                <w:rFonts w:ascii="Aptos" w:eastAsia="Aptos" w:hAnsi="Aptos" w:cs="Times New Roman"/>
                <w:sz w:val="22"/>
              </w:rPr>
            </w:pPr>
            <w:r>
              <w:rPr>
                <w:rFonts w:ascii="Aptos" w:eastAsia="Aptos" w:hAnsi="Aptos" w:cs="Times New Roman"/>
                <w:sz w:val="22"/>
              </w:rPr>
              <w:t>3.418</w:t>
            </w:r>
          </w:p>
          <w:p w14:paraId="0932DBC0" w14:textId="4B17F019" w:rsidR="009F5E6A" w:rsidRDefault="009F5E6A" w:rsidP="00DB2988">
            <w:pPr>
              <w:spacing w:before="0" w:after="0" w:line="240" w:lineRule="auto"/>
              <w:jc w:val="center"/>
              <w:rPr>
                <w:rFonts w:ascii="Aptos" w:eastAsia="Aptos" w:hAnsi="Aptos" w:cs="Times New Roman"/>
                <w:sz w:val="22"/>
              </w:rPr>
            </w:pPr>
            <w:r>
              <w:rPr>
                <w:rFonts w:ascii="Aptos" w:eastAsia="Aptos" w:hAnsi="Aptos" w:cs="Times New Roman"/>
                <w:sz w:val="22"/>
              </w:rPr>
              <w:t>(3.598)</w:t>
            </w:r>
          </w:p>
        </w:tc>
      </w:tr>
      <w:tr w:rsidR="00201DBA" w:rsidRPr="0063773D" w14:paraId="715AF6CC" w14:textId="77777777" w:rsidTr="00DB2988">
        <w:trPr>
          <w:trHeight w:val="576"/>
          <w:jc w:val="center"/>
        </w:trPr>
        <w:tc>
          <w:tcPr>
            <w:tcW w:w="1731" w:type="dxa"/>
            <w:vAlign w:val="center"/>
          </w:tcPr>
          <w:p w14:paraId="48B12226" w14:textId="77777777" w:rsidR="00201DBA" w:rsidRPr="006E38E6" w:rsidRDefault="00201DBA" w:rsidP="00DB2988">
            <w:pPr>
              <w:spacing w:before="0" w:after="0" w:line="240" w:lineRule="auto"/>
              <w:rPr>
                <w:rFonts w:ascii="Aptos" w:eastAsia="Aptos" w:hAnsi="Aptos" w:cs="Times New Roman"/>
                <w:sz w:val="22"/>
                <w:szCs w:val="22"/>
              </w:rPr>
            </w:pPr>
            <w:r w:rsidRPr="006E38E6">
              <w:rPr>
                <w:rFonts w:ascii="Aptos" w:eastAsia="Aptos" w:hAnsi="Aptos" w:cs="Times New Roman"/>
                <w:sz w:val="22"/>
                <w:szCs w:val="22"/>
              </w:rPr>
              <w:t>Price indexation</w:t>
            </w:r>
          </w:p>
        </w:tc>
        <w:tc>
          <w:tcPr>
            <w:tcW w:w="1499" w:type="dxa"/>
            <w:vAlign w:val="center"/>
          </w:tcPr>
          <w:p w14:paraId="2E3724AD" w14:textId="6D65AF38" w:rsidR="00201DBA"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00201DBA">
              <w:rPr>
                <w:rFonts w:ascii="Aptos" w:eastAsia="Aptos" w:hAnsi="Aptos" w:cs="Times New Roman"/>
                <w:sz w:val="22"/>
                <w:szCs w:val="22"/>
              </w:rPr>
              <w:t>-2.037</w:t>
            </w:r>
            <w:r w:rsidR="00201DBA" w:rsidRPr="00201DBA">
              <w:rPr>
                <w:rFonts w:ascii="Aptos" w:eastAsia="Aptos" w:hAnsi="Aptos" w:cs="Times New Roman"/>
                <w:sz w:val="20"/>
                <w:szCs w:val="20"/>
              </w:rPr>
              <w:t>**</w:t>
            </w:r>
          </w:p>
          <w:p w14:paraId="6B2FDFE7" w14:textId="1044B942"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(0.890)</w:t>
            </w:r>
          </w:p>
        </w:tc>
        <w:tc>
          <w:tcPr>
            <w:tcW w:w="1559" w:type="dxa"/>
            <w:vAlign w:val="center"/>
          </w:tcPr>
          <w:p w14:paraId="4CD3327D" w14:textId="38093AE1" w:rsidR="00201DBA"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-2.040</w:t>
            </w:r>
            <w:r w:rsidRPr="009F5E6A">
              <w:rPr>
                <w:rFonts w:ascii="Aptos" w:eastAsia="Aptos" w:hAnsi="Aptos" w:cs="Times New Roman"/>
                <w:sz w:val="20"/>
                <w:szCs w:val="20"/>
              </w:rPr>
              <w:t>**</w:t>
            </w:r>
          </w:p>
          <w:p w14:paraId="691A2CE9" w14:textId="4F550277" w:rsidR="009F5E6A" w:rsidRPr="006E38E6"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(0.889)</w:t>
            </w:r>
          </w:p>
        </w:tc>
        <w:tc>
          <w:tcPr>
            <w:tcW w:w="1538" w:type="dxa"/>
            <w:vAlign w:val="center"/>
          </w:tcPr>
          <w:p w14:paraId="26679D78" w14:textId="75F7BB44" w:rsidR="00201DBA"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 xml:space="preserve"> </w:t>
            </w:r>
            <w:r w:rsidR="00201DBA">
              <w:rPr>
                <w:rFonts w:ascii="Aptos" w:eastAsia="Aptos" w:hAnsi="Aptos" w:cs="Times New Roman"/>
                <w:sz w:val="22"/>
                <w:szCs w:val="22"/>
              </w:rPr>
              <w:t>-1.935</w:t>
            </w:r>
            <w:r w:rsidR="00201DBA" w:rsidRPr="00201DBA">
              <w:rPr>
                <w:rFonts w:ascii="Aptos" w:eastAsia="Aptos" w:hAnsi="Aptos" w:cs="Times New Roman"/>
                <w:sz w:val="20"/>
                <w:szCs w:val="20"/>
              </w:rPr>
              <w:t>**</w:t>
            </w:r>
          </w:p>
          <w:p w14:paraId="411B29E1" w14:textId="47D7F101"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(0.955)</w:t>
            </w:r>
          </w:p>
        </w:tc>
        <w:tc>
          <w:tcPr>
            <w:tcW w:w="1538" w:type="dxa"/>
            <w:vAlign w:val="center"/>
          </w:tcPr>
          <w:p w14:paraId="4CF27320" w14:textId="77777777" w:rsidR="00201DBA" w:rsidRDefault="00201DBA" w:rsidP="00DB2988">
            <w:pPr>
              <w:spacing w:before="0" w:after="0" w:line="240" w:lineRule="auto"/>
              <w:jc w:val="center"/>
              <w:rPr>
                <w:rFonts w:ascii="Aptos" w:eastAsia="Aptos" w:hAnsi="Aptos" w:cs="Times New Roman"/>
                <w:sz w:val="22"/>
              </w:rPr>
            </w:pPr>
            <w:r>
              <w:rPr>
                <w:rFonts w:ascii="Aptos" w:eastAsia="Aptos" w:hAnsi="Aptos" w:cs="Times New Roman"/>
                <w:sz w:val="22"/>
              </w:rPr>
              <w:t>-1.948</w:t>
            </w:r>
          </w:p>
          <w:p w14:paraId="275CBB3E" w14:textId="4800542D" w:rsidR="00201DBA" w:rsidRPr="006E38E6" w:rsidRDefault="00201DBA" w:rsidP="00DB2988">
            <w:pPr>
              <w:spacing w:before="0" w:after="0" w:line="240" w:lineRule="auto"/>
              <w:jc w:val="center"/>
              <w:rPr>
                <w:rFonts w:ascii="Aptos" w:eastAsia="Aptos" w:hAnsi="Aptos" w:cs="Times New Roman"/>
                <w:sz w:val="22"/>
              </w:rPr>
            </w:pPr>
            <w:r>
              <w:rPr>
                <w:rFonts w:ascii="Aptos" w:eastAsia="Aptos" w:hAnsi="Aptos" w:cs="Times New Roman"/>
                <w:sz w:val="22"/>
              </w:rPr>
              <w:t>(1.223)</w:t>
            </w:r>
          </w:p>
        </w:tc>
        <w:tc>
          <w:tcPr>
            <w:tcW w:w="1495" w:type="dxa"/>
          </w:tcPr>
          <w:p w14:paraId="7704A2CE" w14:textId="77777777" w:rsidR="00201DBA" w:rsidRDefault="009F5E6A" w:rsidP="00DB2988">
            <w:pPr>
              <w:spacing w:before="0" w:after="0" w:line="240" w:lineRule="auto"/>
              <w:jc w:val="center"/>
              <w:rPr>
                <w:rFonts w:ascii="Aptos" w:eastAsia="Aptos" w:hAnsi="Aptos" w:cs="Times New Roman"/>
                <w:sz w:val="22"/>
              </w:rPr>
            </w:pPr>
            <w:r>
              <w:rPr>
                <w:rFonts w:ascii="Aptos" w:eastAsia="Aptos" w:hAnsi="Aptos" w:cs="Times New Roman"/>
                <w:sz w:val="22"/>
              </w:rPr>
              <w:t>-2.073</w:t>
            </w:r>
          </w:p>
          <w:p w14:paraId="198A7FF1" w14:textId="2C8463E3" w:rsidR="009F5E6A" w:rsidRDefault="009F5E6A" w:rsidP="00DB2988">
            <w:pPr>
              <w:spacing w:before="0" w:after="0" w:line="240" w:lineRule="auto"/>
              <w:jc w:val="center"/>
              <w:rPr>
                <w:rFonts w:ascii="Aptos" w:eastAsia="Aptos" w:hAnsi="Aptos" w:cs="Times New Roman"/>
                <w:sz w:val="22"/>
              </w:rPr>
            </w:pPr>
            <w:r>
              <w:rPr>
                <w:rFonts w:ascii="Aptos" w:eastAsia="Aptos" w:hAnsi="Aptos" w:cs="Times New Roman"/>
                <w:sz w:val="22"/>
              </w:rPr>
              <w:t>(2.704)</w:t>
            </w:r>
          </w:p>
        </w:tc>
      </w:tr>
      <w:tr w:rsidR="00201DBA" w:rsidRPr="0063773D" w14:paraId="10551C2C" w14:textId="77777777" w:rsidTr="00DB2988">
        <w:trPr>
          <w:trHeight w:val="576"/>
          <w:jc w:val="center"/>
        </w:trPr>
        <w:tc>
          <w:tcPr>
            <w:tcW w:w="1731" w:type="dxa"/>
            <w:vAlign w:val="center"/>
          </w:tcPr>
          <w:p w14:paraId="49BADD6E" w14:textId="77777777" w:rsidR="00201DBA" w:rsidRPr="006E38E6" w:rsidRDefault="00201DBA" w:rsidP="00DB2988">
            <w:pPr>
              <w:spacing w:before="0" w:after="0" w:line="240" w:lineRule="auto"/>
              <w:rPr>
                <w:rFonts w:ascii="Aptos" w:eastAsia="Aptos" w:hAnsi="Aptos" w:cs="Times New Roman"/>
                <w:sz w:val="22"/>
                <w:szCs w:val="22"/>
              </w:rPr>
            </w:pPr>
            <w:r w:rsidRPr="006E38E6">
              <w:rPr>
                <w:rFonts w:ascii="Aptos" w:eastAsia="Aptos" w:hAnsi="Aptos" w:cs="Times New Roman"/>
                <w:sz w:val="22"/>
                <w:szCs w:val="22"/>
              </w:rPr>
              <w:t>Learning</w:t>
            </w:r>
          </w:p>
        </w:tc>
        <w:tc>
          <w:tcPr>
            <w:tcW w:w="1499" w:type="dxa"/>
            <w:vAlign w:val="center"/>
          </w:tcPr>
          <w:p w14:paraId="64E2F27F" w14:textId="77777777" w:rsidR="00201DBA"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-1.997</w:t>
            </w:r>
          </w:p>
          <w:p w14:paraId="0B68EF1D" w14:textId="305967F9"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(2.325)</w:t>
            </w:r>
          </w:p>
        </w:tc>
        <w:tc>
          <w:tcPr>
            <w:tcW w:w="1559" w:type="dxa"/>
            <w:vAlign w:val="center"/>
          </w:tcPr>
          <w:p w14:paraId="3F48EC0E" w14:textId="77777777" w:rsidR="00201DBA"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-2.002</w:t>
            </w:r>
          </w:p>
          <w:p w14:paraId="379AFF3A" w14:textId="4A12B0F2" w:rsidR="009F5E6A" w:rsidRPr="006E38E6"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(2.323)</w:t>
            </w:r>
          </w:p>
        </w:tc>
        <w:tc>
          <w:tcPr>
            <w:tcW w:w="1538" w:type="dxa"/>
            <w:vAlign w:val="center"/>
          </w:tcPr>
          <w:p w14:paraId="6DCDD06D" w14:textId="77777777" w:rsidR="00201DBA"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-1.931</w:t>
            </w:r>
          </w:p>
          <w:p w14:paraId="7BDE9C0A" w14:textId="6387E66C"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(2.496)</w:t>
            </w:r>
          </w:p>
        </w:tc>
        <w:tc>
          <w:tcPr>
            <w:tcW w:w="1538" w:type="dxa"/>
            <w:vAlign w:val="center"/>
          </w:tcPr>
          <w:p w14:paraId="224F2304" w14:textId="77777777" w:rsidR="00201DBA" w:rsidRDefault="00201DBA" w:rsidP="00DB2988">
            <w:pPr>
              <w:spacing w:before="0" w:after="0" w:line="240" w:lineRule="auto"/>
              <w:jc w:val="center"/>
              <w:rPr>
                <w:rFonts w:ascii="Aptos" w:eastAsia="Aptos" w:hAnsi="Aptos" w:cs="Times New Roman"/>
                <w:sz w:val="22"/>
              </w:rPr>
            </w:pPr>
            <w:r>
              <w:rPr>
                <w:rFonts w:ascii="Aptos" w:eastAsia="Aptos" w:hAnsi="Aptos" w:cs="Times New Roman"/>
                <w:sz w:val="22"/>
              </w:rPr>
              <w:t>-1.972</w:t>
            </w:r>
          </w:p>
          <w:p w14:paraId="12CCDEAF" w14:textId="18A00237" w:rsidR="00201DBA" w:rsidRPr="006E38E6" w:rsidRDefault="00201DBA" w:rsidP="00DB2988">
            <w:pPr>
              <w:spacing w:before="0" w:after="0" w:line="240" w:lineRule="auto"/>
              <w:jc w:val="center"/>
              <w:rPr>
                <w:rFonts w:ascii="Aptos" w:eastAsia="Aptos" w:hAnsi="Aptos" w:cs="Times New Roman"/>
                <w:sz w:val="22"/>
              </w:rPr>
            </w:pPr>
            <w:r>
              <w:rPr>
                <w:rFonts w:ascii="Aptos" w:eastAsia="Aptos" w:hAnsi="Aptos" w:cs="Times New Roman"/>
                <w:sz w:val="22"/>
              </w:rPr>
              <w:t>(3.196)</w:t>
            </w:r>
          </w:p>
        </w:tc>
        <w:tc>
          <w:tcPr>
            <w:tcW w:w="1495" w:type="dxa"/>
          </w:tcPr>
          <w:p w14:paraId="608D472F" w14:textId="14035162" w:rsidR="00201DBA" w:rsidRDefault="009F5E6A" w:rsidP="00DB2988">
            <w:pPr>
              <w:spacing w:before="0" w:after="0" w:line="240" w:lineRule="auto"/>
              <w:jc w:val="center"/>
              <w:rPr>
                <w:rFonts w:ascii="Aptos" w:eastAsia="Aptos" w:hAnsi="Aptos" w:cs="Times New Roman"/>
                <w:sz w:val="22"/>
              </w:rPr>
            </w:pPr>
            <w:r>
              <w:rPr>
                <w:rFonts w:ascii="Aptos" w:eastAsia="Aptos" w:hAnsi="Aptos" w:cs="Times New Roman"/>
                <w:sz w:val="22"/>
              </w:rPr>
              <w:t>-2.090</w:t>
            </w:r>
          </w:p>
          <w:p w14:paraId="67826477" w14:textId="3BB3AA1F" w:rsidR="009F5E6A" w:rsidRDefault="009F5E6A" w:rsidP="00DB2988">
            <w:pPr>
              <w:spacing w:before="0" w:after="0" w:line="240" w:lineRule="auto"/>
              <w:jc w:val="center"/>
              <w:rPr>
                <w:rFonts w:ascii="Aptos" w:eastAsia="Aptos" w:hAnsi="Aptos" w:cs="Times New Roman"/>
                <w:sz w:val="22"/>
              </w:rPr>
            </w:pPr>
            <w:r>
              <w:rPr>
                <w:rFonts w:ascii="Aptos" w:eastAsia="Aptos" w:hAnsi="Aptos" w:cs="Times New Roman"/>
                <w:sz w:val="22"/>
              </w:rPr>
              <w:t>(7.063)</w:t>
            </w:r>
          </w:p>
        </w:tc>
      </w:tr>
      <w:tr w:rsidR="00201DBA" w:rsidRPr="0063773D" w14:paraId="024531C7" w14:textId="77777777" w:rsidTr="00DB2988">
        <w:trPr>
          <w:trHeight w:val="576"/>
          <w:jc w:val="center"/>
        </w:trPr>
        <w:tc>
          <w:tcPr>
            <w:tcW w:w="1731" w:type="dxa"/>
            <w:tcBorders>
              <w:bottom w:val="single" w:sz="4" w:space="0" w:color="auto"/>
            </w:tcBorders>
            <w:vAlign w:val="center"/>
          </w:tcPr>
          <w:p w14:paraId="2C268FE3" w14:textId="77777777" w:rsidR="00201DBA" w:rsidRPr="006E38E6" w:rsidRDefault="00201DBA" w:rsidP="00DB2988">
            <w:pPr>
              <w:spacing w:before="0" w:after="0" w:line="240" w:lineRule="auto"/>
              <w:rPr>
                <w:rFonts w:ascii="Aptos" w:eastAsia="Aptos" w:hAnsi="Aptos" w:cs="Times New Roman"/>
                <w:sz w:val="22"/>
                <w:szCs w:val="22"/>
              </w:rPr>
            </w:pPr>
            <w:r w:rsidRPr="006E38E6">
              <w:rPr>
                <w:rFonts w:ascii="Aptos" w:eastAsia="Aptos" w:hAnsi="Aptos" w:cs="Times New Roman"/>
                <w:sz w:val="22"/>
                <w:szCs w:val="22"/>
              </w:rPr>
              <w:t>Estimated</w:t>
            </w:r>
          </w:p>
        </w:tc>
        <w:tc>
          <w:tcPr>
            <w:tcW w:w="1499" w:type="dxa"/>
            <w:tcBorders>
              <w:bottom w:val="single" w:sz="4" w:space="0" w:color="auto"/>
            </w:tcBorders>
            <w:vAlign w:val="center"/>
          </w:tcPr>
          <w:p w14:paraId="2497E4F7" w14:textId="77777777" w:rsidR="00201DBA"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0.272</w:t>
            </w:r>
          </w:p>
          <w:p w14:paraId="42EF4EE1" w14:textId="6CFFF15E"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(0.782)</w:t>
            </w:r>
          </w:p>
        </w:tc>
        <w:tc>
          <w:tcPr>
            <w:tcW w:w="1559" w:type="dxa"/>
            <w:tcBorders>
              <w:bottom w:val="single" w:sz="4" w:space="0" w:color="auto"/>
            </w:tcBorders>
            <w:vAlign w:val="center"/>
          </w:tcPr>
          <w:p w14:paraId="685FFE88" w14:textId="77777777" w:rsidR="00201DBA"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0.269</w:t>
            </w:r>
          </w:p>
          <w:p w14:paraId="505E9253" w14:textId="0B0AB8E2" w:rsidR="009F5E6A" w:rsidRPr="006E38E6"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(0.781)</w:t>
            </w:r>
          </w:p>
        </w:tc>
        <w:tc>
          <w:tcPr>
            <w:tcW w:w="1538" w:type="dxa"/>
            <w:tcBorders>
              <w:bottom w:val="single" w:sz="4" w:space="0" w:color="auto"/>
            </w:tcBorders>
            <w:vAlign w:val="center"/>
          </w:tcPr>
          <w:p w14:paraId="3F263FE3" w14:textId="77777777" w:rsidR="00201DBA"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0.386</w:t>
            </w:r>
          </w:p>
          <w:p w14:paraId="116224FF" w14:textId="2E0F331D"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(0.839)</w:t>
            </w:r>
          </w:p>
        </w:tc>
        <w:tc>
          <w:tcPr>
            <w:tcW w:w="1538" w:type="dxa"/>
            <w:tcBorders>
              <w:bottom w:val="single" w:sz="4" w:space="0" w:color="auto"/>
            </w:tcBorders>
            <w:vAlign w:val="center"/>
          </w:tcPr>
          <w:p w14:paraId="017A3377" w14:textId="77777777" w:rsidR="00201DBA" w:rsidRDefault="00201DBA" w:rsidP="00DB2988">
            <w:pPr>
              <w:spacing w:before="0" w:after="0" w:line="240" w:lineRule="auto"/>
              <w:jc w:val="center"/>
              <w:rPr>
                <w:rFonts w:ascii="Aptos" w:eastAsia="Aptos" w:hAnsi="Aptos" w:cs="Times New Roman"/>
                <w:sz w:val="22"/>
              </w:rPr>
            </w:pPr>
            <w:r>
              <w:rPr>
                <w:rFonts w:ascii="Aptos" w:eastAsia="Aptos" w:hAnsi="Aptos" w:cs="Times New Roman"/>
                <w:sz w:val="22"/>
              </w:rPr>
              <w:t>0.378</w:t>
            </w:r>
          </w:p>
          <w:p w14:paraId="02A667EF" w14:textId="492A0F52" w:rsidR="00201DBA" w:rsidRPr="006E38E6" w:rsidRDefault="00201DBA" w:rsidP="00DB2988">
            <w:pPr>
              <w:spacing w:before="0" w:after="0" w:line="240" w:lineRule="auto"/>
              <w:jc w:val="center"/>
              <w:rPr>
                <w:rFonts w:ascii="Aptos" w:eastAsia="Aptos" w:hAnsi="Aptos" w:cs="Times New Roman"/>
                <w:sz w:val="22"/>
              </w:rPr>
            </w:pPr>
            <w:r>
              <w:rPr>
                <w:rFonts w:ascii="Aptos" w:eastAsia="Aptos" w:hAnsi="Aptos" w:cs="Times New Roman"/>
                <w:sz w:val="22"/>
              </w:rPr>
              <w:t>(1.074)</w:t>
            </w:r>
          </w:p>
        </w:tc>
        <w:tc>
          <w:tcPr>
            <w:tcW w:w="1495" w:type="dxa"/>
            <w:tcBorders>
              <w:bottom w:val="single" w:sz="4" w:space="0" w:color="auto"/>
            </w:tcBorders>
          </w:tcPr>
          <w:p w14:paraId="46E71CAE" w14:textId="77777777" w:rsidR="00201DBA" w:rsidRDefault="009F5E6A" w:rsidP="00DB2988">
            <w:pPr>
              <w:spacing w:before="0" w:after="0" w:line="240" w:lineRule="auto"/>
              <w:jc w:val="center"/>
              <w:rPr>
                <w:rFonts w:ascii="Aptos" w:eastAsia="Aptos" w:hAnsi="Aptos" w:cs="Times New Roman"/>
                <w:sz w:val="22"/>
              </w:rPr>
            </w:pPr>
            <w:r>
              <w:rPr>
                <w:rFonts w:ascii="Aptos" w:eastAsia="Aptos" w:hAnsi="Aptos" w:cs="Times New Roman"/>
                <w:sz w:val="22"/>
              </w:rPr>
              <w:t>0.270</w:t>
            </w:r>
          </w:p>
          <w:p w14:paraId="77AEA6E2" w14:textId="5721F86F" w:rsidR="009F5E6A" w:rsidRDefault="009F5E6A" w:rsidP="00DB2988">
            <w:pPr>
              <w:spacing w:before="0" w:after="0" w:line="240" w:lineRule="auto"/>
              <w:jc w:val="center"/>
              <w:rPr>
                <w:rFonts w:ascii="Aptos" w:eastAsia="Aptos" w:hAnsi="Aptos" w:cs="Times New Roman"/>
                <w:sz w:val="22"/>
              </w:rPr>
            </w:pPr>
            <w:r>
              <w:rPr>
                <w:rFonts w:ascii="Aptos" w:eastAsia="Aptos" w:hAnsi="Aptos" w:cs="Times New Roman"/>
                <w:sz w:val="22"/>
              </w:rPr>
              <w:t>(2.374)</w:t>
            </w:r>
          </w:p>
        </w:tc>
      </w:tr>
      <w:tr w:rsidR="00201DBA" w:rsidRPr="0063773D" w14:paraId="61A37779" w14:textId="77777777" w:rsidTr="00DB2988">
        <w:trPr>
          <w:trHeight w:val="432"/>
          <w:jc w:val="center"/>
        </w:trPr>
        <w:tc>
          <w:tcPr>
            <w:tcW w:w="1731" w:type="dxa"/>
            <w:tcBorders>
              <w:top w:val="single" w:sz="4" w:space="0" w:color="auto"/>
            </w:tcBorders>
            <w:vAlign w:val="center"/>
            <w:hideMark/>
          </w:tcPr>
          <w:p w14:paraId="33935491" w14:textId="77777777" w:rsidR="00201DBA" w:rsidRPr="006E38E6" w:rsidRDefault="00870E06" w:rsidP="00DB2988">
            <w:pPr>
              <w:spacing w:before="0" w:after="0" w:line="240" w:lineRule="auto"/>
              <w:jc w:val="center"/>
              <w:rPr>
                <w:rFonts w:ascii="Aptos" w:eastAsia="Aptos" w:hAnsi="Aptos" w:cs="Times New Roman"/>
                <w:sz w:val="22"/>
                <w:szCs w:val="22"/>
              </w:rPr>
            </w:pPr>
            <m:oMathPara>
              <m:oMath>
                <m:sSup>
                  <m:sSupPr>
                    <m:ctrlPr>
                      <w:rPr>
                        <w:rFonts w:ascii="Cambria Math" w:eastAsia="Aptos" w:hAnsi="Cambria Math" w:cs="Times New Roman"/>
                        <w:i/>
                        <w:noProof/>
                        <w:sz w:val="22"/>
                        <w:szCs w:val="22"/>
                      </w:rPr>
                    </m:ctrlPr>
                  </m:sSupPr>
                  <m:e>
                    <m:r>
                      <w:rPr>
                        <w:rFonts w:ascii="Cambria Math" w:eastAsia="Aptos" w:hAnsi="Cambria Math" w:cs="Times New Roman"/>
                        <w:noProof/>
                        <w:sz w:val="22"/>
                        <w:szCs w:val="22"/>
                      </w:rPr>
                      <m:t>R</m:t>
                    </m:r>
                  </m:e>
                  <m:sup>
                    <m:r>
                      <w:rPr>
                        <w:rFonts w:ascii="Cambria Math" w:eastAsia="Aptos" w:hAnsi="Cambria Math" w:cs="Times New Roman"/>
                        <w:noProof/>
                        <w:sz w:val="22"/>
                        <w:szCs w:val="22"/>
                      </w:rPr>
                      <m:t>2</m:t>
                    </m:r>
                  </m:sup>
                </m:sSup>
              </m:oMath>
            </m:oMathPara>
          </w:p>
        </w:tc>
        <w:tc>
          <w:tcPr>
            <w:tcW w:w="1499" w:type="dxa"/>
            <w:tcBorders>
              <w:top w:val="single" w:sz="4" w:space="0" w:color="auto"/>
            </w:tcBorders>
            <w:vAlign w:val="center"/>
          </w:tcPr>
          <w:p w14:paraId="36201E23" w14:textId="2EBCBE06"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0.066</w:t>
            </w:r>
          </w:p>
        </w:tc>
        <w:tc>
          <w:tcPr>
            <w:tcW w:w="1559" w:type="dxa"/>
            <w:tcBorders>
              <w:top w:val="single" w:sz="4" w:space="0" w:color="auto"/>
            </w:tcBorders>
            <w:vAlign w:val="center"/>
          </w:tcPr>
          <w:p w14:paraId="0930FEEF" w14:textId="54DD3224" w:rsidR="00201DBA" w:rsidRPr="006E38E6"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0.066</w:t>
            </w:r>
          </w:p>
        </w:tc>
        <w:tc>
          <w:tcPr>
            <w:tcW w:w="1538" w:type="dxa"/>
            <w:tcBorders>
              <w:top w:val="single" w:sz="4" w:space="0" w:color="auto"/>
            </w:tcBorders>
            <w:vAlign w:val="center"/>
          </w:tcPr>
          <w:p w14:paraId="37B0BE9D" w14:textId="3E0F8966"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0.060</w:t>
            </w:r>
          </w:p>
        </w:tc>
        <w:tc>
          <w:tcPr>
            <w:tcW w:w="1538" w:type="dxa"/>
            <w:tcBorders>
              <w:top w:val="single" w:sz="4" w:space="0" w:color="auto"/>
            </w:tcBorders>
            <w:vAlign w:val="center"/>
          </w:tcPr>
          <w:p w14:paraId="128D51D3" w14:textId="21AB9FB4" w:rsidR="00201DBA" w:rsidRPr="006E38E6" w:rsidRDefault="00201DBA" w:rsidP="00DB2988">
            <w:pPr>
              <w:spacing w:before="0" w:after="0" w:line="240" w:lineRule="auto"/>
              <w:jc w:val="center"/>
              <w:rPr>
                <w:rFonts w:ascii="Aptos" w:eastAsia="Aptos" w:hAnsi="Aptos" w:cs="Times New Roman"/>
                <w:sz w:val="22"/>
              </w:rPr>
            </w:pPr>
            <w:r>
              <w:rPr>
                <w:rFonts w:ascii="Aptos" w:eastAsia="Aptos" w:hAnsi="Aptos" w:cs="Times New Roman"/>
                <w:sz w:val="22"/>
              </w:rPr>
              <w:t>-0.018</w:t>
            </w:r>
          </w:p>
        </w:tc>
        <w:tc>
          <w:tcPr>
            <w:tcW w:w="1495" w:type="dxa"/>
            <w:tcBorders>
              <w:top w:val="single" w:sz="4" w:space="0" w:color="auto"/>
            </w:tcBorders>
            <w:vAlign w:val="center"/>
          </w:tcPr>
          <w:p w14:paraId="5288B563" w14:textId="51C76672" w:rsidR="00201DBA" w:rsidRPr="006E38E6" w:rsidRDefault="009F5E6A" w:rsidP="00DB2988">
            <w:pPr>
              <w:spacing w:before="0" w:after="0" w:line="240" w:lineRule="auto"/>
              <w:jc w:val="center"/>
              <w:rPr>
                <w:rFonts w:ascii="Aptos" w:eastAsia="Aptos" w:hAnsi="Aptos" w:cs="Times New Roman"/>
                <w:sz w:val="22"/>
              </w:rPr>
            </w:pPr>
            <w:r>
              <w:rPr>
                <w:rFonts w:ascii="Aptos" w:eastAsia="Aptos" w:hAnsi="Aptos" w:cs="Times New Roman"/>
                <w:sz w:val="22"/>
              </w:rPr>
              <w:t>-0.033</w:t>
            </w:r>
          </w:p>
        </w:tc>
      </w:tr>
      <w:tr w:rsidR="00201DBA" w:rsidRPr="0063773D" w14:paraId="499B1E9C" w14:textId="77777777" w:rsidTr="00DB2988">
        <w:trPr>
          <w:trHeight w:val="432"/>
          <w:jc w:val="center"/>
        </w:trPr>
        <w:tc>
          <w:tcPr>
            <w:tcW w:w="1731" w:type="dxa"/>
            <w:vAlign w:val="center"/>
          </w:tcPr>
          <w:p w14:paraId="572B34FF" w14:textId="77777777" w:rsidR="00201DBA" w:rsidRPr="006E38E6" w:rsidRDefault="00870E06" w:rsidP="00DB2988">
            <w:pPr>
              <w:spacing w:before="0" w:after="0" w:line="240" w:lineRule="auto"/>
              <w:jc w:val="center"/>
              <w:rPr>
                <w:rFonts w:ascii="Aptos" w:eastAsia="Aptos" w:hAnsi="Aptos" w:cs="Times New Roman"/>
                <w:sz w:val="22"/>
                <w:szCs w:val="22"/>
              </w:rPr>
            </w:pPr>
            <m:oMathPara>
              <m:oMath>
                <m:sSup>
                  <m:sSupPr>
                    <m:ctrlPr>
                      <w:rPr>
                        <w:rFonts w:ascii="Cambria Math" w:eastAsia="Aptos" w:hAnsi="Cambria Math" w:cs="Times New Roman"/>
                        <w:iCs/>
                        <w:noProof/>
                        <w:sz w:val="22"/>
                        <w:szCs w:val="22"/>
                      </w:rPr>
                    </m:ctrlPr>
                  </m:sSupPr>
                  <m:e>
                    <m:acc>
                      <m:accPr>
                        <m:chr m:val="̅"/>
                        <m:ctrlPr>
                          <w:rPr>
                            <w:rFonts w:ascii="Cambria Math" w:eastAsia="Aptos" w:hAnsi="Cambria Math" w:cs="Times New Roman"/>
                            <w:iCs/>
                            <w:noProof/>
                            <w:sz w:val="22"/>
                            <w:szCs w:val="22"/>
                          </w:rPr>
                        </m:ctrlPr>
                      </m:accPr>
                      <m:e>
                        <m:r>
                          <w:rPr>
                            <w:rFonts w:ascii="Cambria Math" w:eastAsia="Aptos" w:hAnsi="Cambria Math" w:cs="Times New Roman"/>
                            <w:noProof/>
                            <w:sz w:val="22"/>
                            <w:szCs w:val="22"/>
                          </w:rPr>
                          <m:t>R</m:t>
                        </m:r>
                        <m:ctrlPr>
                          <w:rPr>
                            <w:rFonts w:ascii="Cambria Math" w:eastAsia="Aptos" w:hAnsi="Cambria Math" w:cs="Times New Roman"/>
                            <w:i/>
                            <w:noProof/>
                            <w:sz w:val="22"/>
                            <w:szCs w:val="22"/>
                          </w:rPr>
                        </m:ctrlPr>
                      </m:e>
                    </m:acc>
                  </m:e>
                  <m:sup>
                    <m:r>
                      <m:rPr>
                        <m:sty m:val="p"/>
                      </m:rPr>
                      <w:rPr>
                        <w:rFonts w:ascii="Cambria Math" w:eastAsia="Aptos" w:hAnsi="Cambria Math" w:cs="Times New Roman"/>
                        <w:noProof/>
                        <w:sz w:val="22"/>
                        <w:szCs w:val="22"/>
                      </w:rPr>
                      <m:t>2</m:t>
                    </m:r>
                  </m:sup>
                </m:sSup>
              </m:oMath>
            </m:oMathPara>
          </w:p>
        </w:tc>
        <w:tc>
          <w:tcPr>
            <w:tcW w:w="1499" w:type="dxa"/>
            <w:vAlign w:val="center"/>
          </w:tcPr>
          <w:p w14:paraId="2F9D04E3" w14:textId="23360472"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0.030</w:t>
            </w:r>
          </w:p>
        </w:tc>
        <w:tc>
          <w:tcPr>
            <w:tcW w:w="1559" w:type="dxa"/>
            <w:vAlign w:val="center"/>
          </w:tcPr>
          <w:p w14:paraId="35D141AC" w14:textId="21CF22E5" w:rsidR="00201DBA" w:rsidRPr="006E38E6"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0.030</w:t>
            </w:r>
          </w:p>
        </w:tc>
        <w:tc>
          <w:tcPr>
            <w:tcW w:w="1538" w:type="dxa"/>
            <w:vAlign w:val="center"/>
          </w:tcPr>
          <w:p w14:paraId="37D128B8" w14:textId="0F4CF814"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0.024</w:t>
            </w:r>
          </w:p>
        </w:tc>
        <w:tc>
          <w:tcPr>
            <w:tcW w:w="1538" w:type="dxa"/>
            <w:vAlign w:val="center"/>
          </w:tcPr>
          <w:p w14:paraId="6E13EE63" w14:textId="7DC31449" w:rsidR="00201DBA" w:rsidRPr="006E38E6" w:rsidRDefault="00201DBA" w:rsidP="00DB2988">
            <w:pPr>
              <w:spacing w:before="0" w:after="0" w:line="240" w:lineRule="auto"/>
              <w:jc w:val="center"/>
              <w:rPr>
                <w:rFonts w:ascii="Aptos" w:eastAsia="Aptos" w:hAnsi="Aptos" w:cs="Times New Roman"/>
                <w:sz w:val="22"/>
              </w:rPr>
            </w:pPr>
            <w:r>
              <w:rPr>
                <w:rFonts w:ascii="Aptos" w:eastAsia="Aptos" w:hAnsi="Aptos" w:cs="Times New Roman"/>
                <w:sz w:val="22"/>
              </w:rPr>
              <w:t>-0.057</w:t>
            </w:r>
          </w:p>
        </w:tc>
        <w:tc>
          <w:tcPr>
            <w:tcW w:w="1495" w:type="dxa"/>
            <w:vAlign w:val="center"/>
          </w:tcPr>
          <w:p w14:paraId="0DAD3A1D" w14:textId="74D343F7" w:rsidR="00201DBA" w:rsidRPr="006E38E6" w:rsidRDefault="009F5E6A" w:rsidP="00DB2988">
            <w:pPr>
              <w:spacing w:before="0" w:after="0" w:line="240" w:lineRule="auto"/>
              <w:jc w:val="center"/>
              <w:rPr>
                <w:rFonts w:ascii="Aptos" w:eastAsia="Aptos" w:hAnsi="Aptos" w:cs="Times New Roman"/>
                <w:sz w:val="22"/>
              </w:rPr>
            </w:pPr>
            <w:r>
              <w:rPr>
                <w:rFonts w:ascii="Aptos" w:eastAsia="Aptos" w:hAnsi="Aptos" w:cs="Times New Roman"/>
                <w:sz w:val="22"/>
              </w:rPr>
              <w:t>-0.072</w:t>
            </w:r>
          </w:p>
        </w:tc>
      </w:tr>
      <w:tr w:rsidR="00201DBA" w:rsidRPr="0063773D" w14:paraId="053061EE" w14:textId="77777777" w:rsidTr="00DB2988">
        <w:trPr>
          <w:trHeight w:val="432"/>
          <w:jc w:val="center"/>
        </w:trPr>
        <w:tc>
          <w:tcPr>
            <w:tcW w:w="1731" w:type="dxa"/>
            <w:vAlign w:val="center"/>
          </w:tcPr>
          <w:p w14:paraId="5EF229BA" w14:textId="77777777" w:rsidR="00201DBA" w:rsidRPr="006E38E6" w:rsidRDefault="00870E06" w:rsidP="00DB2988">
            <w:pPr>
              <w:spacing w:before="0" w:after="0" w:line="240" w:lineRule="auto"/>
              <w:jc w:val="center"/>
              <w:rPr>
                <w:rFonts w:ascii="Aptos" w:eastAsia="Calibri" w:hAnsi="Aptos" w:cs="Times New Roman"/>
                <w:iCs/>
                <w:noProof/>
                <w:sz w:val="22"/>
                <w:szCs w:val="22"/>
              </w:rPr>
            </w:pPr>
            <m:oMathPara>
              <m:oMath>
                <m:sSubSup>
                  <m:sSubSupPr>
                    <m:ctrlPr>
                      <w:rPr>
                        <w:rFonts w:ascii="Cambria Math" w:eastAsia="Aptos" w:hAnsi="Cambria Math" w:cs="Times New Roman"/>
                        <w:i/>
                        <w:noProof/>
                        <w:sz w:val="22"/>
                        <w:szCs w:val="22"/>
                      </w:rPr>
                    </m:ctrlPr>
                  </m:sSubSupPr>
                  <m:e>
                    <m:r>
                      <w:rPr>
                        <w:rFonts w:ascii="Cambria Math" w:eastAsia="Aptos" w:hAnsi="Cambria Math" w:cs="Times New Roman"/>
                        <w:noProof/>
                        <w:sz w:val="22"/>
                        <w:szCs w:val="22"/>
                      </w:rPr>
                      <m:t>R</m:t>
                    </m:r>
                  </m:e>
                  <m:sub>
                    <m:r>
                      <w:rPr>
                        <w:rFonts w:ascii="Cambria Math" w:eastAsia="Aptos" w:hAnsi="Cambria Math" w:cs="Times New Roman"/>
                        <w:noProof/>
                        <w:sz w:val="22"/>
                        <w:szCs w:val="22"/>
                      </w:rPr>
                      <m:t>w</m:t>
                    </m:r>
                  </m:sub>
                  <m:sup>
                    <m:r>
                      <w:rPr>
                        <w:rFonts w:ascii="Cambria Math" w:eastAsia="Aptos" w:hAnsi="Cambria Math" w:cs="Times New Roman"/>
                        <w:noProof/>
                        <w:sz w:val="22"/>
                        <w:szCs w:val="22"/>
                      </w:rPr>
                      <m:t>2</m:t>
                    </m:r>
                  </m:sup>
                </m:sSubSup>
              </m:oMath>
            </m:oMathPara>
          </w:p>
        </w:tc>
        <w:tc>
          <w:tcPr>
            <w:tcW w:w="1499" w:type="dxa"/>
            <w:vAlign w:val="center"/>
          </w:tcPr>
          <w:p w14:paraId="0B37A35C" w14:textId="3B2138FD"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0.163</w:t>
            </w:r>
          </w:p>
        </w:tc>
        <w:tc>
          <w:tcPr>
            <w:tcW w:w="1559" w:type="dxa"/>
            <w:vAlign w:val="center"/>
          </w:tcPr>
          <w:p w14:paraId="7082AB47" w14:textId="3339AC73" w:rsidR="00201DBA" w:rsidRPr="006E38E6"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0.163</w:t>
            </w:r>
          </w:p>
        </w:tc>
        <w:tc>
          <w:tcPr>
            <w:tcW w:w="1538" w:type="dxa"/>
            <w:vAlign w:val="center"/>
          </w:tcPr>
          <w:p w14:paraId="5FF1BF19" w14:textId="5F663DD8"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0.140</w:t>
            </w:r>
          </w:p>
        </w:tc>
        <w:tc>
          <w:tcPr>
            <w:tcW w:w="1538" w:type="dxa"/>
            <w:vAlign w:val="center"/>
          </w:tcPr>
          <w:p w14:paraId="583D091B" w14:textId="10B28C72" w:rsidR="00201DBA" w:rsidRPr="006E38E6" w:rsidRDefault="00201DBA" w:rsidP="00DB2988">
            <w:pPr>
              <w:spacing w:before="0" w:after="0" w:line="240" w:lineRule="auto"/>
              <w:jc w:val="center"/>
              <w:rPr>
                <w:rFonts w:ascii="Aptos" w:eastAsia="Aptos" w:hAnsi="Aptos" w:cs="Times New Roman"/>
                <w:sz w:val="22"/>
              </w:rPr>
            </w:pPr>
            <w:r>
              <w:rPr>
                <w:rFonts w:ascii="Aptos" w:eastAsia="Aptos" w:hAnsi="Aptos" w:cs="Times New Roman"/>
                <w:sz w:val="22"/>
              </w:rPr>
              <w:t>0.223</w:t>
            </w:r>
          </w:p>
        </w:tc>
        <w:tc>
          <w:tcPr>
            <w:tcW w:w="1495" w:type="dxa"/>
            <w:vAlign w:val="center"/>
          </w:tcPr>
          <w:p w14:paraId="389347A5" w14:textId="60A0B8EB" w:rsidR="00201DBA" w:rsidRPr="006E38E6" w:rsidRDefault="009F5E6A" w:rsidP="00DB2988">
            <w:pPr>
              <w:spacing w:before="0" w:after="0" w:line="240" w:lineRule="auto"/>
              <w:jc w:val="center"/>
              <w:rPr>
                <w:rFonts w:ascii="Aptos" w:eastAsia="Aptos" w:hAnsi="Aptos" w:cs="Times New Roman"/>
                <w:sz w:val="22"/>
              </w:rPr>
            </w:pPr>
            <w:r>
              <w:rPr>
                <w:rFonts w:ascii="Aptos" w:eastAsia="Aptos" w:hAnsi="Aptos" w:cs="Times New Roman"/>
                <w:sz w:val="22"/>
              </w:rPr>
              <w:t>0.358</w:t>
            </w:r>
          </w:p>
        </w:tc>
      </w:tr>
      <w:tr w:rsidR="00201DBA" w:rsidRPr="0063773D" w14:paraId="70BA0A94" w14:textId="77777777" w:rsidTr="00DB2988">
        <w:trPr>
          <w:trHeight w:val="432"/>
          <w:jc w:val="center"/>
        </w:trPr>
        <w:tc>
          <w:tcPr>
            <w:tcW w:w="1731" w:type="dxa"/>
            <w:tcBorders>
              <w:bottom w:val="single" w:sz="4" w:space="0" w:color="auto"/>
            </w:tcBorders>
            <w:vAlign w:val="center"/>
          </w:tcPr>
          <w:p w14:paraId="2C29AAE6" w14:textId="77777777" w:rsidR="00201DBA" w:rsidRPr="006E38E6" w:rsidRDefault="00201DBA" w:rsidP="00DB2988">
            <w:pPr>
              <w:spacing w:before="0" w:after="0" w:line="240" w:lineRule="auto"/>
              <w:jc w:val="center"/>
              <w:rPr>
                <w:rFonts w:eastAsia="Calibri" w:cs="Times New Roman"/>
                <w:noProof/>
                <w:sz w:val="22"/>
                <w:szCs w:val="22"/>
              </w:rPr>
            </w:pPr>
            <w:r w:rsidRPr="006E38E6">
              <w:rPr>
                <w:rFonts w:eastAsia="Calibri" w:cs="Times New Roman"/>
                <w:noProof/>
                <w:sz w:val="22"/>
                <w:szCs w:val="22"/>
              </w:rPr>
              <w:t>Scale</w:t>
            </w:r>
          </w:p>
        </w:tc>
        <w:tc>
          <w:tcPr>
            <w:tcW w:w="1499" w:type="dxa"/>
            <w:tcBorders>
              <w:bottom w:val="single" w:sz="4" w:space="0" w:color="auto"/>
            </w:tcBorders>
            <w:vAlign w:val="center"/>
          </w:tcPr>
          <w:p w14:paraId="558DFF50" w14:textId="3145BA06"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3.945</w:t>
            </w:r>
          </w:p>
        </w:tc>
        <w:tc>
          <w:tcPr>
            <w:tcW w:w="1559" w:type="dxa"/>
            <w:tcBorders>
              <w:bottom w:val="single" w:sz="4" w:space="0" w:color="auto"/>
            </w:tcBorders>
            <w:vAlign w:val="center"/>
          </w:tcPr>
          <w:p w14:paraId="43887E06" w14:textId="1996ECC5" w:rsidR="00201DBA" w:rsidRPr="006E38E6"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3.931</w:t>
            </w:r>
          </w:p>
        </w:tc>
        <w:tc>
          <w:tcPr>
            <w:tcW w:w="1538" w:type="dxa"/>
            <w:tcBorders>
              <w:bottom w:val="single" w:sz="4" w:space="0" w:color="auto"/>
            </w:tcBorders>
            <w:vAlign w:val="center"/>
          </w:tcPr>
          <w:p w14:paraId="66577D7A" w14:textId="1E90EBE2"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6.429</w:t>
            </w:r>
          </w:p>
        </w:tc>
        <w:tc>
          <w:tcPr>
            <w:tcW w:w="1538" w:type="dxa"/>
            <w:tcBorders>
              <w:bottom w:val="single" w:sz="4" w:space="0" w:color="auto"/>
            </w:tcBorders>
            <w:vAlign w:val="center"/>
          </w:tcPr>
          <w:p w14:paraId="45758E3B" w14:textId="0FF9FD73" w:rsidR="00201DBA" w:rsidRPr="006E38E6" w:rsidRDefault="00201DBA" w:rsidP="00DB2988">
            <w:pPr>
              <w:spacing w:before="0" w:after="0" w:line="240" w:lineRule="auto"/>
              <w:jc w:val="center"/>
              <w:rPr>
                <w:rFonts w:ascii="Aptos" w:eastAsia="Aptos" w:hAnsi="Aptos" w:cs="Times New Roman"/>
                <w:sz w:val="22"/>
              </w:rPr>
            </w:pPr>
            <w:r>
              <w:rPr>
                <w:rFonts w:ascii="Aptos" w:eastAsia="Aptos" w:hAnsi="Aptos" w:cs="Times New Roman"/>
                <w:sz w:val="22"/>
              </w:rPr>
              <w:t>6.498</w:t>
            </w:r>
          </w:p>
        </w:tc>
        <w:tc>
          <w:tcPr>
            <w:tcW w:w="1495" w:type="dxa"/>
            <w:tcBorders>
              <w:bottom w:val="single" w:sz="4" w:space="0" w:color="auto"/>
            </w:tcBorders>
            <w:vAlign w:val="center"/>
          </w:tcPr>
          <w:p w14:paraId="49DE5044" w14:textId="6592E80D" w:rsidR="00201DBA" w:rsidRPr="006E38E6" w:rsidRDefault="009F5E6A" w:rsidP="00DB2988">
            <w:pPr>
              <w:spacing w:before="0" w:after="0" w:line="240" w:lineRule="auto"/>
              <w:jc w:val="center"/>
              <w:rPr>
                <w:rFonts w:ascii="Aptos" w:eastAsia="Aptos" w:hAnsi="Aptos" w:cs="Times New Roman"/>
                <w:sz w:val="22"/>
              </w:rPr>
            </w:pPr>
            <w:r>
              <w:rPr>
                <w:rFonts w:ascii="Aptos" w:eastAsia="Aptos" w:hAnsi="Aptos" w:cs="Times New Roman"/>
                <w:sz w:val="22"/>
              </w:rPr>
              <w:t>4.173</w:t>
            </w:r>
          </w:p>
        </w:tc>
      </w:tr>
      <w:tr w:rsidR="00201DBA" w:rsidRPr="0063773D" w14:paraId="22B19E88" w14:textId="77777777" w:rsidTr="00DB2988">
        <w:trPr>
          <w:trHeight w:val="432"/>
          <w:jc w:val="center"/>
        </w:trPr>
        <w:tc>
          <w:tcPr>
            <w:tcW w:w="1731" w:type="dxa"/>
            <w:tcBorders>
              <w:bottom w:val="single" w:sz="4" w:space="0" w:color="auto"/>
            </w:tcBorders>
            <w:vAlign w:val="center"/>
            <w:hideMark/>
          </w:tcPr>
          <w:p w14:paraId="2C34D3B7" w14:textId="77777777" w:rsidR="00201DBA" w:rsidRPr="006E38E6" w:rsidRDefault="00201DBA" w:rsidP="00DB2988">
            <w:pPr>
              <w:spacing w:before="0" w:after="0" w:line="240" w:lineRule="auto"/>
              <w:jc w:val="center"/>
              <w:rPr>
                <w:rFonts w:ascii="Aptos" w:eastAsia="Aptos" w:hAnsi="Aptos" w:cs="Times New Roman"/>
                <w:sz w:val="22"/>
                <w:szCs w:val="22"/>
              </w:rPr>
            </w:pPr>
            <m:oMathPara>
              <m:oMath>
                <m:r>
                  <w:rPr>
                    <w:rFonts w:ascii="Cambria Math" w:eastAsia="Aptos" w:hAnsi="Cambria Math" w:cs="Times New Roman"/>
                    <w:noProof/>
                    <w:sz w:val="22"/>
                    <w:szCs w:val="22"/>
                  </w:rPr>
                  <m:t>N</m:t>
                </m:r>
              </m:oMath>
            </m:oMathPara>
          </w:p>
        </w:tc>
        <w:tc>
          <w:tcPr>
            <w:tcW w:w="1499" w:type="dxa"/>
            <w:tcBorders>
              <w:bottom w:val="single" w:sz="4" w:space="0" w:color="auto"/>
            </w:tcBorders>
            <w:vAlign w:val="center"/>
          </w:tcPr>
          <w:p w14:paraId="01AAE861" w14:textId="7F7565F7"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192</w:t>
            </w:r>
          </w:p>
        </w:tc>
        <w:tc>
          <w:tcPr>
            <w:tcW w:w="1559" w:type="dxa"/>
            <w:tcBorders>
              <w:bottom w:val="single" w:sz="4" w:space="0" w:color="auto"/>
            </w:tcBorders>
            <w:vAlign w:val="center"/>
          </w:tcPr>
          <w:p w14:paraId="14A17D00" w14:textId="0E92E23F" w:rsidR="00201DBA" w:rsidRPr="006E38E6" w:rsidRDefault="009F5E6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192</w:t>
            </w:r>
          </w:p>
        </w:tc>
        <w:tc>
          <w:tcPr>
            <w:tcW w:w="1538" w:type="dxa"/>
            <w:tcBorders>
              <w:bottom w:val="single" w:sz="4" w:space="0" w:color="auto"/>
            </w:tcBorders>
            <w:vAlign w:val="center"/>
          </w:tcPr>
          <w:p w14:paraId="12451F7A" w14:textId="16EAD479" w:rsidR="00201DBA" w:rsidRPr="006E38E6" w:rsidRDefault="00201DBA" w:rsidP="00DB2988">
            <w:pPr>
              <w:spacing w:before="0" w:after="0" w:line="240" w:lineRule="auto"/>
              <w:jc w:val="center"/>
              <w:rPr>
                <w:rFonts w:ascii="Aptos" w:eastAsia="Aptos" w:hAnsi="Aptos" w:cs="Times New Roman"/>
                <w:sz w:val="22"/>
                <w:szCs w:val="22"/>
              </w:rPr>
            </w:pPr>
            <w:r>
              <w:rPr>
                <w:rFonts w:ascii="Aptos" w:eastAsia="Aptos" w:hAnsi="Aptos" w:cs="Times New Roman"/>
                <w:sz w:val="22"/>
                <w:szCs w:val="22"/>
              </w:rPr>
              <w:t>192</w:t>
            </w:r>
          </w:p>
        </w:tc>
        <w:tc>
          <w:tcPr>
            <w:tcW w:w="1538" w:type="dxa"/>
            <w:tcBorders>
              <w:bottom w:val="single" w:sz="4" w:space="0" w:color="auto"/>
            </w:tcBorders>
            <w:vAlign w:val="center"/>
          </w:tcPr>
          <w:p w14:paraId="00D557D4" w14:textId="167D145F" w:rsidR="00201DBA" w:rsidRPr="006E38E6" w:rsidRDefault="00201DBA" w:rsidP="00DB2988">
            <w:pPr>
              <w:spacing w:before="0" w:after="0" w:line="240" w:lineRule="auto"/>
              <w:jc w:val="center"/>
              <w:rPr>
                <w:rFonts w:ascii="Aptos" w:eastAsia="Aptos" w:hAnsi="Aptos" w:cs="Times New Roman"/>
                <w:sz w:val="22"/>
              </w:rPr>
            </w:pPr>
            <w:r>
              <w:rPr>
                <w:rFonts w:ascii="Aptos" w:eastAsia="Aptos" w:hAnsi="Aptos" w:cs="Times New Roman"/>
                <w:sz w:val="22"/>
              </w:rPr>
              <w:t>192</w:t>
            </w:r>
          </w:p>
        </w:tc>
        <w:tc>
          <w:tcPr>
            <w:tcW w:w="1495" w:type="dxa"/>
            <w:tcBorders>
              <w:bottom w:val="single" w:sz="4" w:space="0" w:color="auto"/>
            </w:tcBorders>
            <w:vAlign w:val="center"/>
          </w:tcPr>
          <w:p w14:paraId="1396FE97" w14:textId="6C8E9C85" w:rsidR="00201DBA" w:rsidRPr="006E38E6" w:rsidRDefault="009F5E6A" w:rsidP="00DB2988">
            <w:pPr>
              <w:spacing w:before="0" w:after="0" w:line="240" w:lineRule="auto"/>
              <w:jc w:val="center"/>
              <w:rPr>
                <w:rFonts w:ascii="Aptos" w:eastAsia="Aptos" w:hAnsi="Aptos" w:cs="Times New Roman"/>
                <w:sz w:val="22"/>
              </w:rPr>
            </w:pPr>
            <w:r>
              <w:rPr>
                <w:rFonts w:ascii="Aptos" w:eastAsia="Aptos" w:hAnsi="Aptos" w:cs="Times New Roman"/>
                <w:sz w:val="22"/>
              </w:rPr>
              <w:t>192</w:t>
            </w:r>
          </w:p>
        </w:tc>
      </w:tr>
    </w:tbl>
    <w:p w14:paraId="05258E8F" w14:textId="77777777" w:rsidR="00A9279A" w:rsidRDefault="00A9279A" w:rsidP="00A9279A">
      <w:pPr>
        <w:spacing w:before="100" w:beforeAutospacing="1" w:after="100" w:afterAutospacing="1" w:line="240" w:lineRule="auto"/>
        <w:rPr>
          <w:rFonts w:cs="Times New Roman"/>
          <w:szCs w:val="24"/>
        </w:rPr>
      </w:pPr>
    </w:p>
    <w:p w14:paraId="6E82E9B0" w14:textId="1FCE327D" w:rsidR="00FD1786" w:rsidDel="00D552A0" w:rsidRDefault="00016698">
      <w:pPr>
        <w:spacing w:before="0" w:after="160" w:line="259" w:lineRule="auto"/>
        <w:rPr>
          <w:del w:id="351" w:author="English, William" w:date="2025-09-16T17:36:00Z" w16du:dateUtc="2025-09-16T21:36:00Z"/>
          <w:rFonts w:ascii="Aptos" w:eastAsia="Aptos" w:hAnsi="Aptos" w:cs="Times New Roman"/>
          <w:kern w:val="2"/>
          <w:szCs w:val="24"/>
          <w14:ligatures w14:val="standardContextual"/>
        </w:rPr>
      </w:pPr>
      <w:ins w:id="352" w:author="English, William" w:date="2025-09-16T15:50:00Z" w16du:dateUtc="2025-09-16T19:50:00Z">
        <w:r>
          <w:rPr>
            <w:rFonts w:ascii="Aptos" w:eastAsia="Aptos" w:hAnsi="Aptos" w:cs="Times New Roman"/>
            <w:kern w:val="2"/>
            <w:szCs w:val="24"/>
            <w14:ligatures w14:val="standardContextual"/>
          </w:rPr>
          <w:t>This table was in the text, but</w:t>
        </w:r>
      </w:ins>
      <w:ins w:id="353" w:author="English, William" w:date="2025-09-16T15:51:00Z" w16du:dateUtc="2025-09-16T19:51:00Z">
        <w:r>
          <w:rPr>
            <w:rFonts w:ascii="Aptos" w:eastAsia="Aptos" w:hAnsi="Aptos" w:cs="Times New Roman"/>
            <w:kern w:val="2"/>
            <w:szCs w:val="24"/>
            <w14:ligatures w14:val="standardContextual"/>
          </w:rPr>
          <w:t xml:space="preserve"> I substituted a version without </w:t>
        </w:r>
        <w:proofErr w:type="spellStart"/>
        <w:r>
          <w:rPr>
            <w:rFonts w:ascii="Aptos" w:eastAsia="Aptos" w:hAnsi="Aptos" w:cs="Times New Roman"/>
            <w:kern w:val="2"/>
            <w:szCs w:val="24"/>
            <w14:ligatures w14:val="standardContextual"/>
          </w:rPr>
          <w:t>est_early</w:t>
        </w:r>
        <w:proofErr w:type="spellEnd"/>
        <w:r w:rsidR="004B5919">
          <w:rPr>
            <w:rFonts w:ascii="Aptos" w:eastAsia="Aptos" w:hAnsi="Aptos" w:cs="Times New Roman"/>
            <w:kern w:val="2"/>
            <w:szCs w:val="24"/>
            <w14:ligatures w14:val="standardContextual"/>
          </w:rPr>
          <w:t xml:space="preserve">.  </w:t>
        </w:r>
      </w:ins>
      <w:ins w:id="354" w:author="English, William" w:date="2025-09-16T17:19:00Z" w16du:dateUtc="2025-09-16T21:19:00Z">
        <w:r w:rsidR="008D5FC0">
          <w:rPr>
            <w:rFonts w:ascii="Aptos" w:eastAsia="Aptos" w:hAnsi="Aptos" w:cs="Times New Roman"/>
            <w:kern w:val="2"/>
            <w:szCs w:val="24"/>
            <w14:ligatures w14:val="standardContextual"/>
          </w:rPr>
          <w:t xml:space="preserve">I think it can be </w:t>
        </w:r>
        <w:proofErr w:type="gramStart"/>
        <w:r w:rsidR="008D5FC0">
          <w:rPr>
            <w:rFonts w:ascii="Aptos" w:eastAsia="Aptos" w:hAnsi="Aptos" w:cs="Times New Roman"/>
            <w:kern w:val="2"/>
            <w:szCs w:val="24"/>
            <w14:ligatures w14:val="standardContextual"/>
          </w:rPr>
          <w:t>dropped</w:t>
        </w:r>
      </w:ins>
      <w:ins w:id="355" w:author="English, William" w:date="2025-09-16T17:20:00Z" w16du:dateUtc="2025-09-16T21:20:00Z">
        <w:r w:rsidR="008D5FC0">
          <w:rPr>
            <w:rFonts w:ascii="Aptos" w:eastAsia="Aptos" w:hAnsi="Aptos" w:cs="Times New Roman"/>
            <w:kern w:val="2"/>
            <w:szCs w:val="24"/>
            <w14:ligatures w14:val="standardContextual"/>
          </w:rPr>
          <w:t>, but</w:t>
        </w:r>
        <w:proofErr w:type="gramEnd"/>
        <w:r w:rsidR="008D5FC0">
          <w:rPr>
            <w:rFonts w:ascii="Aptos" w:eastAsia="Aptos" w:hAnsi="Aptos" w:cs="Times New Roman"/>
            <w:kern w:val="2"/>
            <w:szCs w:val="24"/>
            <w14:ligatures w14:val="standardContextual"/>
          </w:rPr>
          <w:t xml:space="preserve"> figured we should keep it for now. </w:t>
        </w:r>
      </w:ins>
    </w:p>
    <w:p w14:paraId="2A1FC51B" w14:textId="77777777" w:rsidR="00016698" w:rsidRDefault="00016698">
      <w:pPr>
        <w:spacing w:before="0" w:after="160" w:line="259" w:lineRule="auto"/>
        <w:rPr>
          <w:ins w:id="356" w:author="English, William" w:date="2025-09-16T15:50:00Z" w16du:dateUtc="2025-09-16T19:50:00Z"/>
        </w:rPr>
        <w:pPrChange w:id="357" w:author="English, William" w:date="2025-09-16T17:36:00Z" w16du:dateUtc="2025-09-16T21:36:00Z">
          <w:pPr>
            <w:ind w:firstLine="720"/>
          </w:pPr>
        </w:pPrChange>
      </w:pPr>
    </w:p>
    <w:tbl>
      <w:tblPr>
        <w:tblStyle w:val="TableGrid5"/>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98"/>
        <w:gridCol w:w="1414"/>
        <w:gridCol w:w="1414"/>
        <w:gridCol w:w="1414"/>
        <w:gridCol w:w="1406"/>
        <w:gridCol w:w="1414"/>
      </w:tblGrid>
      <w:tr w:rsidR="00016698" w:rsidRPr="0063773D" w14:paraId="4B976AEC" w14:textId="77777777" w:rsidTr="002F4C39">
        <w:trPr>
          <w:trHeight w:val="432"/>
          <w:ins w:id="358" w:author="English, William" w:date="2025-09-16T15:50:00Z"/>
        </w:trPr>
        <w:tc>
          <w:tcPr>
            <w:tcW w:w="9360" w:type="dxa"/>
            <w:gridSpan w:val="6"/>
            <w:tcBorders>
              <w:top w:val="single" w:sz="4" w:space="0" w:color="auto"/>
            </w:tcBorders>
            <w:shd w:val="clear" w:color="auto" w:fill="FFFFFF"/>
          </w:tcPr>
          <w:p w14:paraId="1FD95994" w14:textId="77777777" w:rsidR="00016698" w:rsidRPr="00CE01C1" w:rsidRDefault="00016698" w:rsidP="002F4C39">
            <w:pPr>
              <w:spacing w:after="0" w:line="240" w:lineRule="auto"/>
              <w:jc w:val="center"/>
              <w:rPr>
                <w:ins w:id="359" w:author="English, William" w:date="2025-09-16T15:50:00Z" w16du:dateUtc="2025-09-16T19:50:00Z"/>
                <w:rFonts w:ascii="Aptos" w:eastAsia="Aptos" w:hAnsi="Aptos" w:cs="Times New Roman"/>
                <w:sz w:val="22"/>
              </w:rPr>
            </w:pPr>
            <w:ins w:id="360" w:author="English, William" w:date="2025-09-16T15:50:00Z" w16du:dateUtc="2025-09-16T19:50:00Z">
              <w:r w:rsidRPr="00CE01C1">
                <w:rPr>
                  <w:rFonts w:ascii="Aptos" w:eastAsia="Aptos" w:hAnsi="Aptos" w:cs="Times New Roman"/>
                  <w:sz w:val="22"/>
                </w:rPr>
                <w:t xml:space="preserve">Table </w:t>
              </w:r>
              <w:r>
                <w:rPr>
                  <w:rFonts w:ascii="Aptos" w:eastAsia="Aptos" w:hAnsi="Aptos" w:cs="Times New Roman"/>
                  <w:sz w:val="22"/>
                </w:rPr>
                <w:t>10</w:t>
              </w:r>
            </w:ins>
          </w:p>
          <w:p w14:paraId="704E4227" w14:textId="77777777" w:rsidR="00016698" w:rsidRPr="00CE01C1" w:rsidRDefault="00016698" w:rsidP="002F4C39">
            <w:pPr>
              <w:spacing w:before="0" w:after="0" w:line="240" w:lineRule="auto"/>
              <w:jc w:val="center"/>
              <w:rPr>
                <w:ins w:id="361" w:author="English, William" w:date="2025-09-16T15:50:00Z" w16du:dateUtc="2025-09-16T19:50:00Z"/>
                <w:rFonts w:ascii="Aptos" w:eastAsia="Aptos" w:hAnsi="Aptos" w:cs="Times New Roman"/>
                <w:b/>
                <w:bCs/>
                <w:sz w:val="22"/>
                <w:u w:val="single"/>
              </w:rPr>
            </w:pPr>
            <w:ins w:id="362" w:author="English, William" w:date="2025-09-16T15:50:00Z" w16du:dateUtc="2025-09-16T19:50:00Z">
              <w:r w:rsidRPr="00CE01C1">
                <w:rPr>
                  <w:rFonts w:ascii="Aptos" w:eastAsia="Aptos" w:hAnsi="Aptos" w:cs="Times New Roman"/>
                  <w:b/>
                  <w:bCs/>
                  <w:sz w:val="22"/>
                  <w:u w:val="single"/>
                </w:rPr>
                <w:t>Effects of</w:t>
              </w:r>
              <w:r>
                <w:rPr>
                  <w:rFonts w:ascii="Aptos" w:eastAsia="Aptos" w:hAnsi="Aptos" w:cs="Times New Roman"/>
                  <w:b/>
                  <w:bCs/>
                  <w:sz w:val="22"/>
                  <w:u w:val="single"/>
                </w:rPr>
                <w:t xml:space="preserve"> Non-Model</w:t>
              </w:r>
              <w:r w:rsidRPr="00CE01C1">
                <w:rPr>
                  <w:rFonts w:ascii="Aptos" w:eastAsia="Aptos" w:hAnsi="Aptos" w:cs="Times New Roman"/>
                  <w:b/>
                  <w:bCs/>
                  <w:sz w:val="22"/>
                  <w:u w:val="single"/>
                </w:rPr>
                <w:t xml:space="preserve"> </w:t>
              </w:r>
              <w:r>
                <w:rPr>
                  <w:rFonts w:ascii="Aptos" w:eastAsia="Aptos" w:hAnsi="Aptos" w:cs="Times New Roman"/>
                  <w:b/>
                  <w:bCs/>
                  <w:sz w:val="22"/>
                  <w:u w:val="single"/>
                </w:rPr>
                <w:t>Attributes</w:t>
              </w:r>
              <w:r w:rsidRPr="00CE01C1">
                <w:rPr>
                  <w:rFonts w:ascii="Aptos" w:eastAsia="Aptos" w:hAnsi="Aptos" w:cs="Times New Roman"/>
                  <w:b/>
                  <w:bCs/>
                  <w:sz w:val="22"/>
                  <w:u w:val="single"/>
                </w:rPr>
                <w:t xml:space="preserve"> on Macro Outcomes</w:t>
              </w:r>
            </w:ins>
          </w:p>
          <w:p w14:paraId="054CC5A3" w14:textId="77777777" w:rsidR="00016698" w:rsidRPr="00CE01C1" w:rsidRDefault="00016698" w:rsidP="002F4C39">
            <w:pPr>
              <w:spacing w:before="0" w:after="0" w:line="240" w:lineRule="auto"/>
              <w:jc w:val="center"/>
              <w:rPr>
                <w:ins w:id="363" w:author="English, William" w:date="2025-09-16T15:50:00Z" w16du:dateUtc="2025-09-16T19:50:00Z"/>
                <w:rFonts w:ascii="Aptos" w:eastAsia="Aptos" w:hAnsi="Aptos" w:cs="Times New Roman"/>
                <w:sz w:val="20"/>
                <w:szCs w:val="20"/>
              </w:rPr>
            </w:pPr>
            <w:ins w:id="364" w:author="English, William" w:date="2025-09-16T15:50:00Z" w16du:dateUtc="2025-09-16T19:50:00Z">
              <w:r w:rsidRPr="00CE01C1">
                <w:rPr>
                  <w:rFonts w:ascii="Aptos" w:eastAsia="Aptos" w:hAnsi="Aptos" w:cs="Times New Roman"/>
                  <w:sz w:val="20"/>
                  <w:szCs w:val="20"/>
                </w:rPr>
                <w:t>(full sample)</w:t>
              </w:r>
            </w:ins>
          </w:p>
          <w:p w14:paraId="6D46AE3E" w14:textId="77777777" w:rsidR="00016698" w:rsidRPr="00CE01C1" w:rsidRDefault="00016698" w:rsidP="002F4C39">
            <w:pPr>
              <w:spacing w:after="0" w:line="240" w:lineRule="auto"/>
              <w:jc w:val="center"/>
              <w:rPr>
                <w:ins w:id="365" w:author="English, William" w:date="2025-09-16T15:50:00Z" w16du:dateUtc="2025-09-16T19:50:00Z"/>
                <w:rFonts w:ascii="Aptos" w:eastAsia="Aptos" w:hAnsi="Aptos" w:cs="Times New Roman"/>
                <w:sz w:val="22"/>
              </w:rPr>
            </w:pPr>
            <w:ins w:id="366" w:author="English, William" w:date="2025-09-16T15:50:00Z" w16du:dateUtc="2025-09-16T19:50:00Z">
              <w:r w:rsidRPr="00CE01C1">
                <w:rPr>
                  <w:rFonts w:ascii="Aptos" w:eastAsia="Aptos" w:hAnsi="Aptos" w:cs="Times New Roman"/>
                  <w:sz w:val="22"/>
                </w:rPr>
                <w:t xml:space="preserve">                                                                 </w:t>
              </w:r>
              <w:r w:rsidRPr="00CE01C1">
                <w:rPr>
                  <w:rFonts w:ascii="Aptos" w:eastAsia="Aptos" w:hAnsi="Aptos" w:cs="Times New Roman"/>
                  <w:b/>
                  <w:bCs/>
                  <w:sz w:val="22"/>
                </w:rPr>
                <w:t>Elasticities</w:t>
              </w:r>
              <w:r w:rsidRPr="00CE01C1">
                <w:rPr>
                  <w:rFonts w:ascii="Aptos" w:hAnsi="Aptos" w:cs="Times New Roman"/>
                  <w:b/>
                  <w:bCs/>
                  <w:sz w:val="22"/>
                  <w:vertAlign w:val="superscript"/>
                </w:rPr>
                <w:t>†</w:t>
              </w:r>
              <w:r w:rsidRPr="00CE01C1">
                <w:rPr>
                  <w:rFonts w:ascii="Aptos" w:eastAsia="Aptos" w:hAnsi="Aptos" w:cs="Times New Roman"/>
                  <w:b/>
                  <w:bCs/>
                  <w:sz w:val="22"/>
                </w:rPr>
                <w:t xml:space="preserve">                                                         </w:t>
              </w:r>
              <w:r>
                <w:rPr>
                  <w:rFonts w:ascii="Aptos" w:eastAsia="Aptos" w:hAnsi="Aptos" w:cs="Times New Roman"/>
                  <w:b/>
                  <w:bCs/>
                  <w:sz w:val="22"/>
                </w:rPr>
                <w:t xml:space="preserve"> </w:t>
              </w:r>
              <w:r w:rsidRPr="00CE01C1">
                <w:rPr>
                  <w:rFonts w:ascii="Aptos" w:eastAsia="Aptos" w:hAnsi="Aptos" w:cs="Times New Roman"/>
                  <w:b/>
                  <w:bCs/>
                  <w:sz w:val="22"/>
                </w:rPr>
                <w:t xml:space="preserve"> Timing</w:t>
              </w:r>
              <w:r w:rsidRPr="00CE01C1">
                <w:rPr>
                  <w:rFonts w:ascii="Aptos" w:hAnsi="Aptos" w:cs="Times New Roman"/>
                  <w:b/>
                  <w:bCs/>
                  <w:sz w:val="22"/>
                  <w:vertAlign w:val="superscript"/>
                </w:rPr>
                <w:t>††</w:t>
              </w:r>
            </w:ins>
          </w:p>
        </w:tc>
      </w:tr>
      <w:tr w:rsidR="00016698" w:rsidRPr="0063773D" w14:paraId="2245920B" w14:textId="77777777" w:rsidTr="002F4C39">
        <w:trPr>
          <w:trHeight w:val="495"/>
          <w:ins w:id="367" w:author="English, William" w:date="2025-09-16T15:50:00Z"/>
        </w:trPr>
        <w:tc>
          <w:tcPr>
            <w:tcW w:w="2298" w:type="dxa"/>
            <w:tcBorders>
              <w:bottom w:val="single" w:sz="4" w:space="0" w:color="auto"/>
            </w:tcBorders>
            <w:shd w:val="pct10" w:color="auto" w:fill="FFFFFF"/>
          </w:tcPr>
          <w:p w14:paraId="0AEDB6E1" w14:textId="77777777" w:rsidR="00016698" w:rsidRPr="0063773D" w:rsidRDefault="00016698" w:rsidP="002F4C39">
            <w:pPr>
              <w:spacing w:before="0" w:after="0" w:line="240" w:lineRule="auto"/>
              <w:jc w:val="center"/>
              <w:rPr>
                <w:ins w:id="368" w:author="English, William" w:date="2025-09-16T15:50:00Z" w16du:dateUtc="2025-09-16T19:50:00Z"/>
                <w:rFonts w:ascii="Aptos" w:eastAsia="Aptos" w:hAnsi="Aptos" w:cs="Times New Roman"/>
                <w:sz w:val="20"/>
                <w:szCs w:val="20"/>
              </w:rPr>
            </w:pPr>
          </w:p>
        </w:tc>
        <w:tc>
          <w:tcPr>
            <w:tcW w:w="1414" w:type="dxa"/>
            <w:tcBorders>
              <w:bottom w:val="single" w:sz="4" w:space="0" w:color="auto"/>
            </w:tcBorders>
            <w:shd w:val="pct10" w:color="auto" w:fill="FFFFFF"/>
            <w:vAlign w:val="center"/>
            <w:hideMark/>
          </w:tcPr>
          <w:p w14:paraId="5C8D92BA" w14:textId="77777777" w:rsidR="00016698" w:rsidRPr="00F97B94" w:rsidRDefault="00016698" w:rsidP="002F4C39">
            <w:pPr>
              <w:spacing w:before="0" w:after="0" w:line="240" w:lineRule="auto"/>
              <w:jc w:val="center"/>
              <w:rPr>
                <w:ins w:id="369" w:author="English, William" w:date="2025-09-16T15:50:00Z" w16du:dateUtc="2025-09-16T19:50:00Z"/>
                <w:rFonts w:ascii="Aptos" w:eastAsia="Aptos" w:hAnsi="Aptos" w:cs="Times New Roman"/>
                <w:i/>
                <w:iCs/>
                <w:sz w:val="22"/>
              </w:rPr>
            </w:pPr>
            <w:ins w:id="370" w:author="English, William" w:date="2025-09-16T15:50:00Z" w16du:dateUtc="2025-09-16T19:50:00Z">
              <w:r w:rsidRPr="00F97B94">
                <w:rPr>
                  <w:rFonts w:ascii="Aptos" w:eastAsia="Aptos" w:hAnsi="Aptos" w:cs="Times New Roman"/>
                  <w:i/>
                  <w:iCs/>
                  <w:sz w:val="22"/>
                </w:rPr>
                <w:t>y-slope</w:t>
              </w:r>
            </w:ins>
          </w:p>
        </w:tc>
        <w:tc>
          <w:tcPr>
            <w:tcW w:w="1414" w:type="dxa"/>
            <w:tcBorders>
              <w:bottom w:val="single" w:sz="4" w:space="0" w:color="auto"/>
            </w:tcBorders>
            <w:shd w:val="pct10" w:color="auto" w:fill="FFFFFF"/>
            <w:vAlign w:val="center"/>
            <w:hideMark/>
          </w:tcPr>
          <w:p w14:paraId="3E42E43A" w14:textId="77777777" w:rsidR="00016698" w:rsidRPr="00F97B94" w:rsidRDefault="00016698" w:rsidP="002F4C39">
            <w:pPr>
              <w:spacing w:before="0" w:after="0" w:line="240" w:lineRule="auto"/>
              <w:jc w:val="center"/>
              <w:rPr>
                <w:ins w:id="371" w:author="English, William" w:date="2025-09-16T15:50:00Z" w16du:dateUtc="2025-09-16T19:50:00Z"/>
                <w:rFonts w:ascii="Aptos" w:eastAsia="Aptos" w:hAnsi="Aptos" w:cs="Times New Roman"/>
                <w:i/>
                <w:iCs/>
                <w:sz w:val="22"/>
              </w:rPr>
            </w:pPr>
            <w:ins w:id="372" w:author="English, William" w:date="2025-09-16T15:50:00Z" w16du:dateUtc="2025-09-16T19:50:00Z">
              <w:r w:rsidRPr="00F97B94">
                <w:rPr>
                  <w:rFonts w:ascii="Aptos" w:eastAsia="Aptos" w:hAnsi="Aptos" w:cs="Times New Roman"/>
                  <w:i/>
                  <w:iCs/>
                  <w:sz w:val="22"/>
                </w:rPr>
                <w:t>π-slope</w:t>
              </w:r>
            </w:ins>
          </w:p>
        </w:tc>
        <w:tc>
          <w:tcPr>
            <w:tcW w:w="1414" w:type="dxa"/>
            <w:tcBorders>
              <w:bottom w:val="single" w:sz="4" w:space="0" w:color="auto"/>
            </w:tcBorders>
            <w:shd w:val="pct10" w:color="auto" w:fill="FFFFFF"/>
            <w:vAlign w:val="center"/>
          </w:tcPr>
          <w:p w14:paraId="273A6C2C" w14:textId="77777777" w:rsidR="00016698" w:rsidRPr="00F97B94" w:rsidRDefault="00016698" w:rsidP="002F4C39">
            <w:pPr>
              <w:spacing w:before="0" w:after="0" w:line="240" w:lineRule="auto"/>
              <w:jc w:val="center"/>
              <w:rPr>
                <w:ins w:id="373" w:author="English, William" w:date="2025-09-16T15:50:00Z" w16du:dateUtc="2025-09-16T19:50:00Z"/>
                <w:rFonts w:ascii="Aptos" w:eastAsia="Aptos" w:hAnsi="Aptos" w:cs="Times New Roman"/>
                <w:i/>
                <w:iCs/>
                <w:sz w:val="22"/>
              </w:rPr>
            </w:pPr>
            <w:proofErr w:type="spellStart"/>
            <w:ins w:id="374" w:author="English, William" w:date="2025-09-16T15:50:00Z" w16du:dateUtc="2025-09-16T19:50:00Z">
              <w:r w:rsidRPr="00F97B94">
                <w:rPr>
                  <w:rFonts w:ascii="Aptos" w:eastAsia="Aptos" w:hAnsi="Aptos" w:cs="Times New Roman"/>
                  <w:i/>
                  <w:iCs/>
                  <w:sz w:val="22"/>
                </w:rPr>
                <w:t>sacratio</w:t>
              </w:r>
              <w:proofErr w:type="spellEnd"/>
            </w:ins>
          </w:p>
        </w:tc>
        <w:tc>
          <w:tcPr>
            <w:tcW w:w="1406" w:type="dxa"/>
            <w:tcBorders>
              <w:bottom w:val="single" w:sz="4" w:space="0" w:color="auto"/>
            </w:tcBorders>
            <w:shd w:val="pct10" w:color="auto" w:fill="FFFFFF"/>
            <w:vAlign w:val="center"/>
          </w:tcPr>
          <w:p w14:paraId="0754AB6E" w14:textId="77777777" w:rsidR="00016698" w:rsidRPr="00F97B94" w:rsidRDefault="00016698" w:rsidP="002F4C39">
            <w:pPr>
              <w:spacing w:before="0" w:after="0" w:line="240" w:lineRule="auto"/>
              <w:jc w:val="center"/>
              <w:rPr>
                <w:ins w:id="375" w:author="English, William" w:date="2025-09-16T15:50:00Z" w16du:dateUtc="2025-09-16T19:50:00Z"/>
                <w:rFonts w:ascii="Aptos" w:eastAsia="Aptos" w:hAnsi="Aptos" w:cs="Times New Roman"/>
                <w:i/>
                <w:iCs/>
                <w:sz w:val="22"/>
              </w:rPr>
            </w:pPr>
            <w:ins w:id="376" w:author="English, William" w:date="2025-09-16T15:50:00Z" w16du:dateUtc="2025-09-16T19:50:00Z">
              <w:r w:rsidRPr="00F97B94">
                <w:rPr>
                  <w:rFonts w:ascii="Aptos" w:eastAsia="Aptos" w:hAnsi="Aptos" w:cs="Times New Roman"/>
                  <w:i/>
                  <w:iCs/>
                  <w:sz w:val="22"/>
                </w:rPr>
                <w:t>y-timing</w:t>
              </w:r>
            </w:ins>
          </w:p>
        </w:tc>
        <w:tc>
          <w:tcPr>
            <w:tcW w:w="1414" w:type="dxa"/>
            <w:tcBorders>
              <w:bottom w:val="single" w:sz="4" w:space="0" w:color="auto"/>
            </w:tcBorders>
            <w:shd w:val="pct10" w:color="auto" w:fill="FFFFFF"/>
            <w:vAlign w:val="center"/>
          </w:tcPr>
          <w:p w14:paraId="56414D76" w14:textId="77777777" w:rsidR="00016698" w:rsidRPr="00F97B94" w:rsidRDefault="00016698" w:rsidP="002F4C39">
            <w:pPr>
              <w:spacing w:before="0" w:after="0" w:line="240" w:lineRule="auto"/>
              <w:jc w:val="center"/>
              <w:rPr>
                <w:ins w:id="377" w:author="English, William" w:date="2025-09-16T15:50:00Z" w16du:dateUtc="2025-09-16T19:50:00Z"/>
                <w:rFonts w:ascii="Aptos" w:eastAsia="Aptos" w:hAnsi="Aptos" w:cs="Times New Roman"/>
                <w:i/>
                <w:iCs/>
                <w:sz w:val="22"/>
              </w:rPr>
            </w:pPr>
            <w:ins w:id="378" w:author="English, William" w:date="2025-09-16T15:50:00Z" w16du:dateUtc="2025-09-16T19:50:00Z">
              <w:r w:rsidRPr="00F97B94">
                <w:rPr>
                  <w:rFonts w:ascii="Aptos" w:eastAsia="Aptos" w:hAnsi="Aptos" w:cs="Times New Roman"/>
                  <w:i/>
                  <w:iCs/>
                  <w:sz w:val="22"/>
                </w:rPr>
                <w:t>π-timing</w:t>
              </w:r>
            </w:ins>
          </w:p>
        </w:tc>
      </w:tr>
      <w:tr w:rsidR="00016698" w:rsidRPr="00392761" w14:paraId="21D9B921" w14:textId="77777777" w:rsidTr="002F4C39">
        <w:trPr>
          <w:trHeight w:val="576"/>
          <w:ins w:id="379" w:author="English, William" w:date="2025-09-16T15:50:00Z"/>
        </w:trPr>
        <w:tc>
          <w:tcPr>
            <w:tcW w:w="2298" w:type="dxa"/>
            <w:vAlign w:val="center"/>
          </w:tcPr>
          <w:p w14:paraId="6200723B" w14:textId="77777777" w:rsidR="00016698" w:rsidRPr="00392761" w:rsidRDefault="00016698" w:rsidP="002F4C39">
            <w:pPr>
              <w:spacing w:before="0" w:after="0" w:line="240" w:lineRule="auto"/>
              <w:rPr>
                <w:ins w:id="380" w:author="English, William" w:date="2025-09-16T15:50:00Z" w16du:dateUtc="2025-09-16T19:50:00Z"/>
                <w:rFonts w:ascii="Aptos" w:eastAsia="Aptos" w:hAnsi="Aptos" w:cs="Times New Roman"/>
                <w:sz w:val="22"/>
              </w:rPr>
            </w:pPr>
            <w:ins w:id="381" w:author="English, William" w:date="2025-09-16T15:50:00Z" w16du:dateUtc="2025-09-16T19:50:00Z">
              <w:r>
                <w:rPr>
                  <w:rFonts w:ascii="Aptos" w:eastAsia="Aptos" w:hAnsi="Aptos" w:cs="Times New Roman"/>
                  <w:sz w:val="22"/>
                </w:rPr>
                <w:t>Central bank authors</w:t>
              </w:r>
            </w:ins>
          </w:p>
        </w:tc>
        <w:tc>
          <w:tcPr>
            <w:tcW w:w="1414" w:type="dxa"/>
            <w:vAlign w:val="center"/>
          </w:tcPr>
          <w:p w14:paraId="462B3127" w14:textId="77777777" w:rsidR="00016698" w:rsidRDefault="00016698" w:rsidP="002F4C39">
            <w:pPr>
              <w:spacing w:before="0" w:after="0" w:line="240" w:lineRule="auto"/>
              <w:jc w:val="center"/>
              <w:rPr>
                <w:ins w:id="382" w:author="English, William" w:date="2025-09-16T15:50:00Z" w16du:dateUtc="2025-09-16T19:50:00Z"/>
                <w:rFonts w:ascii="Aptos" w:eastAsia="Aptos" w:hAnsi="Aptos" w:cs="Times New Roman"/>
                <w:sz w:val="22"/>
              </w:rPr>
            </w:pPr>
            <w:ins w:id="383" w:author="English, William" w:date="2025-09-16T15:50:00Z" w16du:dateUtc="2025-09-16T19:50:00Z">
              <w:r>
                <w:rPr>
                  <w:rFonts w:ascii="Aptos" w:eastAsia="Aptos" w:hAnsi="Aptos" w:cs="Times New Roman"/>
                  <w:sz w:val="22"/>
                </w:rPr>
                <w:t xml:space="preserve">  -0.39</w:t>
              </w:r>
              <w:r w:rsidRPr="00D32EDE">
                <w:rPr>
                  <w:rFonts w:ascii="Aptos" w:eastAsia="Aptos" w:hAnsi="Aptos" w:cs="Times New Roman"/>
                  <w:sz w:val="20"/>
                  <w:szCs w:val="20"/>
                </w:rPr>
                <w:t>*</w:t>
              </w:r>
              <w:r>
                <w:rPr>
                  <w:rFonts w:ascii="Aptos" w:eastAsia="Aptos" w:hAnsi="Aptos" w:cs="Times New Roman"/>
                  <w:sz w:val="20"/>
                  <w:szCs w:val="20"/>
                </w:rPr>
                <w:t>*</w:t>
              </w:r>
              <w:r w:rsidRPr="00D32EDE">
                <w:rPr>
                  <w:rFonts w:ascii="Aptos" w:eastAsia="Aptos" w:hAnsi="Aptos" w:cs="Times New Roman"/>
                  <w:sz w:val="20"/>
                  <w:szCs w:val="20"/>
                </w:rPr>
                <w:t>*</w:t>
              </w:r>
            </w:ins>
          </w:p>
          <w:p w14:paraId="02097858" w14:textId="77777777" w:rsidR="00016698" w:rsidRPr="00392761" w:rsidRDefault="00016698" w:rsidP="002F4C39">
            <w:pPr>
              <w:spacing w:before="0" w:after="0" w:line="240" w:lineRule="auto"/>
              <w:jc w:val="center"/>
              <w:rPr>
                <w:ins w:id="384" w:author="English, William" w:date="2025-09-16T15:50:00Z" w16du:dateUtc="2025-09-16T19:50:00Z"/>
                <w:rFonts w:ascii="Aptos" w:eastAsia="Aptos" w:hAnsi="Aptos" w:cs="Times New Roman"/>
                <w:sz w:val="22"/>
              </w:rPr>
            </w:pPr>
            <w:ins w:id="385" w:author="English, William" w:date="2025-09-16T15:50:00Z" w16du:dateUtc="2025-09-16T19:50:00Z">
              <w:r>
                <w:rPr>
                  <w:rFonts w:ascii="Aptos" w:eastAsia="Aptos" w:hAnsi="Aptos" w:cs="Times New Roman"/>
                  <w:sz w:val="22"/>
                </w:rPr>
                <w:t>(0.09)</w:t>
              </w:r>
            </w:ins>
          </w:p>
        </w:tc>
        <w:tc>
          <w:tcPr>
            <w:tcW w:w="1414" w:type="dxa"/>
            <w:vAlign w:val="center"/>
          </w:tcPr>
          <w:p w14:paraId="405A6CE9" w14:textId="77777777" w:rsidR="00016698" w:rsidRDefault="00016698" w:rsidP="002F4C39">
            <w:pPr>
              <w:spacing w:before="0" w:after="0" w:line="240" w:lineRule="auto"/>
              <w:jc w:val="center"/>
              <w:rPr>
                <w:ins w:id="386" w:author="English, William" w:date="2025-09-16T15:50:00Z" w16du:dateUtc="2025-09-16T19:50:00Z"/>
                <w:rFonts w:ascii="Aptos" w:eastAsia="Aptos" w:hAnsi="Aptos" w:cs="Times New Roman"/>
                <w:sz w:val="22"/>
              </w:rPr>
            </w:pPr>
            <w:ins w:id="387" w:author="English, William" w:date="2025-09-16T15:50:00Z" w16du:dateUtc="2025-09-16T19:50:00Z">
              <w:r>
                <w:rPr>
                  <w:rFonts w:ascii="Aptos" w:eastAsia="Aptos" w:hAnsi="Aptos" w:cs="Times New Roman"/>
                  <w:sz w:val="22"/>
                </w:rPr>
                <w:t>0.05</w:t>
              </w:r>
            </w:ins>
          </w:p>
          <w:p w14:paraId="6810EF2D" w14:textId="77777777" w:rsidR="00016698" w:rsidRPr="00392761" w:rsidRDefault="00016698" w:rsidP="002F4C39">
            <w:pPr>
              <w:spacing w:before="0" w:after="0" w:line="240" w:lineRule="auto"/>
              <w:jc w:val="center"/>
              <w:rPr>
                <w:ins w:id="388" w:author="English, William" w:date="2025-09-16T15:50:00Z" w16du:dateUtc="2025-09-16T19:50:00Z"/>
                <w:rFonts w:ascii="Aptos" w:eastAsia="Aptos" w:hAnsi="Aptos" w:cs="Times New Roman"/>
                <w:sz w:val="22"/>
              </w:rPr>
            </w:pPr>
            <w:ins w:id="389" w:author="English, William" w:date="2025-09-16T15:50:00Z" w16du:dateUtc="2025-09-16T19:50:00Z">
              <w:r>
                <w:rPr>
                  <w:rFonts w:ascii="Aptos" w:eastAsia="Aptos" w:hAnsi="Aptos" w:cs="Times New Roman"/>
                  <w:sz w:val="22"/>
                </w:rPr>
                <w:t>(0.05)</w:t>
              </w:r>
            </w:ins>
          </w:p>
        </w:tc>
        <w:tc>
          <w:tcPr>
            <w:tcW w:w="1414" w:type="dxa"/>
            <w:vAlign w:val="center"/>
          </w:tcPr>
          <w:p w14:paraId="6CB47B98" w14:textId="77777777" w:rsidR="00016698" w:rsidRDefault="00016698" w:rsidP="002F4C39">
            <w:pPr>
              <w:spacing w:before="0" w:after="0" w:line="240" w:lineRule="auto"/>
              <w:jc w:val="center"/>
              <w:rPr>
                <w:ins w:id="390" w:author="English, William" w:date="2025-09-16T15:50:00Z" w16du:dateUtc="2025-09-16T19:50:00Z"/>
                <w:rFonts w:ascii="Aptos" w:eastAsia="Aptos" w:hAnsi="Aptos" w:cs="Times New Roman"/>
                <w:sz w:val="22"/>
              </w:rPr>
            </w:pPr>
            <w:ins w:id="391" w:author="English, William" w:date="2025-09-16T15:50:00Z" w16du:dateUtc="2025-09-16T19:50:00Z">
              <w:r>
                <w:rPr>
                  <w:rFonts w:ascii="Aptos" w:eastAsia="Aptos" w:hAnsi="Aptos" w:cs="Times New Roman"/>
                  <w:sz w:val="22"/>
                </w:rPr>
                <w:t xml:space="preserve">  2.33</w:t>
              </w:r>
              <w:r w:rsidRPr="00C57930">
                <w:rPr>
                  <w:rFonts w:ascii="Aptos" w:eastAsia="Aptos" w:hAnsi="Aptos" w:cs="Times New Roman"/>
                  <w:sz w:val="20"/>
                  <w:szCs w:val="20"/>
                </w:rPr>
                <w:t>***</w:t>
              </w:r>
            </w:ins>
          </w:p>
          <w:p w14:paraId="62F665C9" w14:textId="77777777" w:rsidR="00016698" w:rsidRPr="00392761" w:rsidRDefault="00016698" w:rsidP="002F4C39">
            <w:pPr>
              <w:spacing w:before="0" w:after="0" w:line="240" w:lineRule="auto"/>
              <w:jc w:val="center"/>
              <w:rPr>
                <w:ins w:id="392" w:author="English, William" w:date="2025-09-16T15:50:00Z" w16du:dateUtc="2025-09-16T19:50:00Z"/>
                <w:rFonts w:ascii="Aptos" w:eastAsia="Aptos" w:hAnsi="Aptos" w:cs="Times New Roman"/>
                <w:sz w:val="22"/>
              </w:rPr>
            </w:pPr>
            <w:ins w:id="393" w:author="English, William" w:date="2025-09-16T15:50:00Z" w16du:dateUtc="2025-09-16T19:50:00Z">
              <w:r>
                <w:rPr>
                  <w:rFonts w:ascii="Aptos" w:eastAsia="Aptos" w:hAnsi="Aptos" w:cs="Times New Roman"/>
                  <w:sz w:val="22"/>
                </w:rPr>
                <w:t>(0.84)</w:t>
              </w:r>
            </w:ins>
          </w:p>
        </w:tc>
        <w:tc>
          <w:tcPr>
            <w:tcW w:w="1406" w:type="dxa"/>
            <w:vAlign w:val="center"/>
          </w:tcPr>
          <w:p w14:paraId="21ABBBB2" w14:textId="77777777" w:rsidR="00016698" w:rsidRDefault="00016698" w:rsidP="002F4C39">
            <w:pPr>
              <w:spacing w:before="0" w:after="0" w:line="240" w:lineRule="auto"/>
              <w:jc w:val="center"/>
              <w:rPr>
                <w:ins w:id="394" w:author="English, William" w:date="2025-09-16T15:50:00Z" w16du:dateUtc="2025-09-16T19:50:00Z"/>
                <w:rFonts w:ascii="Aptos" w:eastAsia="Aptos" w:hAnsi="Aptos" w:cs="Times New Roman"/>
                <w:sz w:val="22"/>
              </w:rPr>
            </w:pPr>
            <w:ins w:id="395" w:author="English, William" w:date="2025-09-16T15:50:00Z" w16du:dateUtc="2025-09-16T19:50:00Z">
              <w:r>
                <w:rPr>
                  <w:rFonts w:ascii="Aptos" w:eastAsia="Aptos" w:hAnsi="Aptos" w:cs="Times New Roman"/>
                  <w:sz w:val="22"/>
                </w:rPr>
                <w:t xml:space="preserve">   0.60</w:t>
              </w:r>
              <w:r w:rsidRPr="00B0775A">
                <w:rPr>
                  <w:rFonts w:ascii="Aptos" w:eastAsia="Aptos" w:hAnsi="Aptos" w:cs="Times New Roman"/>
                  <w:sz w:val="20"/>
                  <w:szCs w:val="20"/>
                </w:rPr>
                <w:t>***</w:t>
              </w:r>
            </w:ins>
          </w:p>
          <w:p w14:paraId="544C4FD0" w14:textId="77777777" w:rsidR="00016698" w:rsidRPr="00392761" w:rsidRDefault="00016698" w:rsidP="002F4C39">
            <w:pPr>
              <w:spacing w:before="0" w:after="0" w:line="240" w:lineRule="auto"/>
              <w:jc w:val="center"/>
              <w:rPr>
                <w:ins w:id="396" w:author="English, William" w:date="2025-09-16T15:50:00Z" w16du:dateUtc="2025-09-16T19:50:00Z"/>
                <w:rFonts w:ascii="Aptos" w:eastAsia="Aptos" w:hAnsi="Aptos" w:cs="Times New Roman"/>
                <w:sz w:val="22"/>
              </w:rPr>
            </w:pPr>
            <w:ins w:id="397" w:author="English, William" w:date="2025-09-16T15:50:00Z" w16du:dateUtc="2025-09-16T19:50:00Z">
              <w:r>
                <w:rPr>
                  <w:rFonts w:ascii="Aptos" w:eastAsia="Aptos" w:hAnsi="Aptos" w:cs="Times New Roman"/>
                  <w:sz w:val="22"/>
                </w:rPr>
                <w:t>(0.15)</w:t>
              </w:r>
            </w:ins>
          </w:p>
        </w:tc>
        <w:tc>
          <w:tcPr>
            <w:tcW w:w="1414" w:type="dxa"/>
            <w:vAlign w:val="center"/>
          </w:tcPr>
          <w:p w14:paraId="0E9EC897" w14:textId="77777777" w:rsidR="00016698" w:rsidRDefault="00016698" w:rsidP="002F4C39">
            <w:pPr>
              <w:spacing w:before="0" w:after="0" w:line="240" w:lineRule="auto"/>
              <w:jc w:val="center"/>
              <w:rPr>
                <w:ins w:id="398" w:author="English, William" w:date="2025-09-16T15:50:00Z" w16du:dateUtc="2025-09-16T19:50:00Z"/>
                <w:rFonts w:ascii="Aptos" w:eastAsia="Aptos" w:hAnsi="Aptos" w:cs="Times New Roman"/>
                <w:sz w:val="22"/>
              </w:rPr>
            </w:pPr>
            <w:ins w:id="399" w:author="English, William" w:date="2025-09-16T15:50:00Z" w16du:dateUtc="2025-09-16T19:50:00Z">
              <w:r>
                <w:rPr>
                  <w:rFonts w:ascii="Aptos" w:eastAsia="Aptos" w:hAnsi="Aptos" w:cs="Times New Roman"/>
                  <w:sz w:val="22"/>
                </w:rPr>
                <w:t xml:space="preserve">   0.73</w:t>
              </w:r>
              <w:r w:rsidRPr="00B0775A">
                <w:rPr>
                  <w:rFonts w:ascii="Aptos" w:eastAsia="Aptos" w:hAnsi="Aptos" w:cs="Times New Roman"/>
                  <w:sz w:val="20"/>
                  <w:szCs w:val="20"/>
                </w:rPr>
                <w:t>***</w:t>
              </w:r>
            </w:ins>
          </w:p>
          <w:p w14:paraId="7C81FD27" w14:textId="77777777" w:rsidR="00016698" w:rsidRPr="00392761" w:rsidRDefault="00016698" w:rsidP="002F4C39">
            <w:pPr>
              <w:spacing w:before="0" w:after="0" w:line="240" w:lineRule="auto"/>
              <w:jc w:val="center"/>
              <w:rPr>
                <w:ins w:id="400" w:author="English, William" w:date="2025-09-16T15:50:00Z" w16du:dateUtc="2025-09-16T19:50:00Z"/>
                <w:rFonts w:ascii="Aptos" w:eastAsia="Aptos" w:hAnsi="Aptos" w:cs="Times New Roman"/>
                <w:sz w:val="22"/>
              </w:rPr>
            </w:pPr>
            <w:ins w:id="401" w:author="English, William" w:date="2025-09-16T15:50:00Z" w16du:dateUtc="2025-09-16T19:50:00Z">
              <w:r>
                <w:rPr>
                  <w:rFonts w:ascii="Aptos" w:eastAsia="Aptos" w:hAnsi="Aptos" w:cs="Times New Roman"/>
                  <w:sz w:val="22"/>
                </w:rPr>
                <w:t>(0.15)</w:t>
              </w:r>
            </w:ins>
          </w:p>
        </w:tc>
      </w:tr>
      <w:tr w:rsidR="00016698" w:rsidRPr="00392761" w14:paraId="70A61F5C" w14:textId="77777777" w:rsidTr="002F4C39">
        <w:trPr>
          <w:trHeight w:val="576"/>
          <w:ins w:id="402" w:author="English, William" w:date="2025-09-16T15:50:00Z"/>
        </w:trPr>
        <w:tc>
          <w:tcPr>
            <w:tcW w:w="2298" w:type="dxa"/>
            <w:vAlign w:val="center"/>
          </w:tcPr>
          <w:p w14:paraId="389FF97C" w14:textId="77777777" w:rsidR="00016698" w:rsidRPr="00392761" w:rsidRDefault="00016698" w:rsidP="002F4C39">
            <w:pPr>
              <w:spacing w:before="0" w:after="0" w:line="240" w:lineRule="auto"/>
              <w:rPr>
                <w:ins w:id="403" w:author="English, William" w:date="2025-09-16T15:50:00Z" w16du:dateUtc="2025-09-16T19:50:00Z"/>
                <w:rFonts w:ascii="Aptos" w:eastAsia="Aptos" w:hAnsi="Aptos" w:cs="Times New Roman"/>
                <w:sz w:val="22"/>
              </w:rPr>
            </w:pPr>
            <w:proofErr w:type="gramStart"/>
            <w:ins w:id="404" w:author="English, William" w:date="2025-09-16T15:50:00Z" w16du:dateUtc="2025-09-16T19:50:00Z">
              <w:r>
                <w:rPr>
                  <w:rFonts w:ascii="Aptos" w:eastAsia="Aptos" w:hAnsi="Aptos" w:cs="Times New Roman"/>
                  <w:sz w:val="22"/>
                </w:rPr>
                <w:t>Ln(</w:t>
              </w:r>
              <w:proofErr w:type="gramEnd"/>
              <w:r>
                <w:rPr>
                  <w:rFonts w:ascii="Aptos" w:eastAsia="Aptos" w:hAnsi="Aptos" w:cs="Times New Roman"/>
                  <w:sz w:val="22"/>
                </w:rPr>
                <w:t>Number of equations)</w:t>
              </w:r>
            </w:ins>
          </w:p>
        </w:tc>
        <w:tc>
          <w:tcPr>
            <w:tcW w:w="1414" w:type="dxa"/>
            <w:vAlign w:val="center"/>
          </w:tcPr>
          <w:p w14:paraId="6C32E35C" w14:textId="77777777" w:rsidR="00016698" w:rsidRDefault="00016698" w:rsidP="002F4C39">
            <w:pPr>
              <w:spacing w:before="0" w:after="0" w:line="240" w:lineRule="auto"/>
              <w:jc w:val="center"/>
              <w:rPr>
                <w:ins w:id="405" w:author="English, William" w:date="2025-09-16T15:50:00Z" w16du:dateUtc="2025-09-16T19:50:00Z"/>
                <w:rFonts w:ascii="Aptos" w:eastAsia="Aptos" w:hAnsi="Aptos" w:cs="Times New Roman"/>
                <w:sz w:val="22"/>
              </w:rPr>
            </w:pPr>
            <w:ins w:id="406" w:author="English, William" w:date="2025-09-16T15:50:00Z" w16du:dateUtc="2025-09-16T19:50:00Z">
              <w:r>
                <w:rPr>
                  <w:rFonts w:ascii="Aptos" w:eastAsia="Aptos" w:hAnsi="Aptos" w:cs="Times New Roman"/>
                  <w:sz w:val="22"/>
                </w:rPr>
                <w:t>0.08</w:t>
              </w:r>
            </w:ins>
          </w:p>
          <w:p w14:paraId="77492E0A" w14:textId="77777777" w:rsidR="00016698" w:rsidRPr="00392761" w:rsidRDefault="00016698" w:rsidP="002F4C39">
            <w:pPr>
              <w:spacing w:before="0" w:after="0" w:line="240" w:lineRule="auto"/>
              <w:jc w:val="center"/>
              <w:rPr>
                <w:ins w:id="407" w:author="English, William" w:date="2025-09-16T15:50:00Z" w16du:dateUtc="2025-09-16T19:50:00Z"/>
                <w:rFonts w:ascii="Aptos" w:eastAsia="Aptos" w:hAnsi="Aptos" w:cs="Times New Roman"/>
                <w:sz w:val="22"/>
              </w:rPr>
            </w:pPr>
            <w:ins w:id="408" w:author="English, William" w:date="2025-09-16T15:50:00Z" w16du:dateUtc="2025-09-16T19:50:00Z">
              <w:r>
                <w:rPr>
                  <w:rFonts w:ascii="Aptos" w:eastAsia="Aptos" w:hAnsi="Aptos" w:cs="Times New Roman"/>
                  <w:sz w:val="22"/>
                </w:rPr>
                <w:t>(0.06)</w:t>
              </w:r>
            </w:ins>
          </w:p>
        </w:tc>
        <w:tc>
          <w:tcPr>
            <w:tcW w:w="1414" w:type="dxa"/>
            <w:vAlign w:val="center"/>
          </w:tcPr>
          <w:p w14:paraId="4D782BF2" w14:textId="77777777" w:rsidR="00016698" w:rsidRDefault="00016698" w:rsidP="002F4C39">
            <w:pPr>
              <w:spacing w:before="0" w:after="0" w:line="240" w:lineRule="auto"/>
              <w:jc w:val="center"/>
              <w:rPr>
                <w:ins w:id="409" w:author="English, William" w:date="2025-09-16T15:50:00Z" w16du:dateUtc="2025-09-16T19:50:00Z"/>
                <w:rFonts w:ascii="Aptos" w:eastAsia="Aptos" w:hAnsi="Aptos" w:cs="Times New Roman"/>
                <w:sz w:val="22"/>
              </w:rPr>
            </w:pPr>
            <w:ins w:id="410" w:author="English, William" w:date="2025-09-16T15:50:00Z" w16du:dateUtc="2025-09-16T19:50:00Z">
              <w:r>
                <w:rPr>
                  <w:rFonts w:ascii="Aptos" w:eastAsia="Aptos" w:hAnsi="Aptos" w:cs="Times New Roman"/>
                  <w:sz w:val="22"/>
                </w:rPr>
                <w:t>0.02</w:t>
              </w:r>
            </w:ins>
          </w:p>
          <w:p w14:paraId="163AB590" w14:textId="77777777" w:rsidR="00016698" w:rsidRPr="00392761" w:rsidRDefault="00016698" w:rsidP="002F4C39">
            <w:pPr>
              <w:spacing w:before="0" w:after="0" w:line="240" w:lineRule="auto"/>
              <w:jc w:val="center"/>
              <w:rPr>
                <w:ins w:id="411" w:author="English, William" w:date="2025-09-16T15:50:00Z" w16du:dateUtc="2025-09-16T19:50:00Z"/>
                <w:rFonts w:ascii="Aptos" w:eastAsia="Aptos" w:hAnsi="Aptos" w:cs="Times New Roman"/>
                <w:sz w:val="22"/>
              </w:rPr>
            </w:pPr>
            <w:ins w:id="412" w:author="English, William" w:date="2025-09-16T15:50:00Z" w16du:dateUtc="2025-09-16T19:50:00Z">
              <w:r>
                <w:rPr>
                  <w:rFonts w:ascii="Aptos" w:eastAsia="Aptos" w:hAnsi="Aptos" w:cs="Times New Roman"/>
                  <w:sz w:val="22"/>
                </w:rPr>
                <w:t>(0.04)</w:t>
              </w:r>
            </w:ins>
          </w:p>
        </w:tc>
        <w:tc>
          <w:tcPr>
            <w:tcW w:w="1414" w:type="dxa"/>
            <w:vAlign w:val="center"/>
          </w:tcPr>
          <w:p w14:paraId="65541633" w14:textId="77777777" w:rsidR="00016698" w:rsidRDefault="00016698" w:rsidP="002F4C39">
            <w:pPr>
              <w:spacing w:before="0" w:after="0" w:line="240" w:lineRule="auto"/>
              <w:jc w:val="center"/>
              <w:rPr>
                <w:ins w:id="413" w:author="English, William" w:date="2025-09-16T15:50:00Z" w16du:dateUtc="2025-09-16T19:50:00Z"/>
                <w:rFonts w:ascii="Aptos" w:eastAsia="Aptos" w:hAnsi="Aptos" w:cs="Times New Roman"/>
                <w:sz w:val="22"/>
              </w:rPr>
            </w:pPr>
            <w:ins w:id="414" w:author="English, William" w:date="2025-09-16T15:50:00Z" w16du:dateUtc="2025-09-16T19:50:00Z">
              <w:r>
                <w:rPr>
                  <w:rFonts w:ascii="Aptos" w:eastAsia="Aptos" w:hAnsi="Aptos" w:cs="Times New Roman"/>
                  <w:sz w:val="22"/>
                </w:rPr>
                <w:t>-2.17</w:t>
              </w:r>
              <w:r w:rsidRPr="00C57930">
                <w:rPr>
                  <w:rFonts w:ascii="Aptos" w:eastAsia="Aptos" w:hAnsi="Aptos" w:cs="Times New Roman"/>
                  <w:sz w:val="20"/>
                  <w:szCs w:val="20"/>
                </w:rPr>
                <w:t>***</w:t>
              </w:r>
            </w:ins>
          </w:p>
          <w:p w14:paraId="65E487E7" w14:textId="77777777" w:rsidR="00016698" w:rsidRPr="00392761" w:rsidRDefault="00016698" w:rsidP="002F4C39">
            <w:pPr>
              <w:spacing w:before="0" w:after="0" w:line="240" w:lineRule="auto"/>
              <w:jc w:val="center"/>
              <w:rPr>
                <w:ins w:id="415" w:author="English, William" w:date="2025-09-16T15:50:00Z" w16du:dateUtc="2025-09-16T19:50:00Z"/>
                <w:rFonts w:ascii="Aptos" w:eastAsia="Aptos" w:hAnsi="Aptos" w:cs="Times New Roman"/>
                <w:sz w:val="22"/>
              </w:rPr>
            </w:pPr>
            <w:ins w:id="416" w:author="English, William" w:date="2025-09-16T15:50:00Z" w16du:dateUtc="2025-09-16T19:50:00Z">
              <w:r>
                <w:rPr>
                  <w:rFonts w:ascii="Aptos" w:eastAsia="Aptos" w:hAnsi="Aptos" w:cs="Times New Roman"/>
                  <w:sz w:val="22"/>
                </w:rPr>
                <w:t>(0.74)</w:t>
              </w:r>
            </w:ins>
          </w:p>
        </w:tc>
        <w:tc>
          <w:tcPr>
            <w:tcW w:w="1406" w:type="dxa"/>
            <w:vAlign w:val="center"/>
          </w:tcPr>
          <w:p w14:paraId="0B3E9FE8" w14:textId="77777777" w:rsidR="00016698" w:rsidRDefault="00016698" w:rsidP="002F4C39">
            <w:pPr>
              <w:spacing w:before="0" w:after="0" w:line="240" w:lineRule="auto"/>
              <w:jc w:val="center"/>
              <w:rPr>
                <w:ins w:id="417" w:author="English, William" w:date="2025-09-16T15:50:00Z" w16du:dateUtc="2025-09-16T19:50:00Z"/>
                <w:rFonts w:ascii="Aptos" w:eastAsia="Aptos" w:hAnsi="Aptos" w:cs="Times New Roman"/>
                <w:sz w:val="22"/>
              </w:rPr>
            </w:pPr>
            <w:ins w:id="418" w:author="English, William" w:date="2025-09-16T15:50:00Z" w16du:dateUtc="2025-09-16T19:50:00Z">
              <w:r>
                <w:rPr>
                  <w:rFonts w:ascii="Aptos" w:eastAsia="Aptos" w:hAnsi="Aptos" w:cs="Times New Roman"/>
                  <w:sz w:val="22"/>
                </w:rPr>
                <w:t>0.03</w:t>
              </w:r>
            </w:ins>
          </w:p>
          <w:p w14:paraId="7C894BD6" w14:textId="77777777" w:rsidR="00016698" w:rsidRPr="00392761" w:rsidRDefault="00016698" w:rsidP="002F4C39">
            <w:pPr>
              <w:spacing w:before="0" w:after="0" w:line="240" w:lineRule="auto"/>
              <w:jc w:val="center"/>
              <w:rPr>
                <w:ins w:id="419" w:author="English, William" w:date="2025-09-16T15:50:00Z" w16du:dateUtc="2025-09-16T19:50:00Z"/>
                <w:rFonts w:ascii="Aptos" w:eastAsia="Aptos" w:hAnsi="Aptos" w:cs="Times New Roman"/>
                <w:sz w:val="22"/>
              </w:rPr>
            </w:pPr>
            <w:ins w:id="420" w:author="English, William" w:date="2025-09-16T15:50:00Z" w16du:dateUtc="2025-09-16T19:50:00Z">
              <w:r>
                <w:rPr>
                  <w:rFonts w:ascii="Aptos" w:eastAsia="Aptos" w:hAnsi="Aptos" w:cs="Times New Roman"/>
                  <w:sz w:val="22"/>
                </w:rPr>
                <w:t>(0.09)</w:t>
              </w:r>
            </w:ins>
          </w:p>
        </w:tc>
        <w:tc>
          <w:tcPr>
            <w:tcW w:w="1414" w:type="dxa"/>
            <w:vAlign w:val="center"/>
          </w:tcPr>
          <w:p w14:paraId="3A2F58AA" w14:textId="77777777" w:rsidR="00016698" w:rsidRDefault="00016698" w:rsidP="002F4C39">
            <w:pPr>
              <w:spacing w:before="0" w:after="0" w:line="240" w:lineRule="auto"/>
              <w:jc w:val="center"/>
              <w:rPr>
                <w:ins w:id="421" w:author="English, William" w:date="2025-09-16T15:50:00Z" w16du:dateUtc="2025-09-16T19:50:00Z"/>
                <w:rFonts w:ascii="Aptos" w:eastAsia="Aptos" w:hAnsi="Aptos" w:cs="Times New Roman"/>
                <w:sz w:val="22"/>
              </w:rPr>
            </w:pPr>
            <w:ins w:id="422" w:author="English, William" w:date="2025-09-16T15:50:00Z" w16du:dateUtc="2025-09-16T19:50:00Z">
              <w:r>
                <w:rPr>
                  <w:rFonts w:ascii="Aptos" w:eastAsia="Aptos" w:hAnsi="Aptos" w:cs="Times New Roman"/>
                  <w:sz w:val="22"/>
                </w:rPr>
                <w:t xml:space="preserve">  -0.21</w:t>
              </w:r>
              <w:r w:rsidRPr="00B0775A">
                <w:rPr>
                  <w:rFonts w:ascii="Aptos" w:eastAsia="Aptos" w:hAnsi="Aptos" w:cs="Times New Roman"/>
                  <w:sz w:val="20"/>
                  <w:szCs w:val="20"/>
                </w:rPr>
                <w:t>***</w:t>
              </w:r>
            </w:ins>
          </w:p>
          <w:p w14:paraId="4569386A" w14:textId="77777777" w:rsidR="00016698" w:rsidRPr="00392761" w:rsidRDefault="00016698" w:rsidP="002F4C39">
            <w:pPr>
              <w:spacing w:before="0" w:after="0" w:line="240" w:lineRule="auto"/>
              <w:jc w:val="center"/>
              <w:rPr>
                <w:ins w:id="423" w:author="English, William" w:date="2025-09-16T15:50:00Z" w16du:dateUtc="2025-09-16T19:50:00Z"/>
                <w:rFonts w:ascii="Aptos" w:eastAsia="Aptos" w:hAnsi="Aptos" w:cs="Times New Roman"/>
                <w:sz w:val="22"/>
              </w:rPr>
            </w:pPr>
            <w:ins w:id="424" w:author="English, William" w:date="2025-09-16T15:50:00Z" w16du:dateUtc="2025-09-16T19:50:00Z">
              <w:r>
                <w:rPr>
                  <w:rFonts w:ascii="Aptos" w:eastAsia="Aptos" w:hAnsi="Aptos" w:cs="Times New Roman"/>
                  <w:sz w:val="22"/>
                </w:rPr>
                <w:t>(0.08)</w:t>
              </w:r>
            </w:ins>
          </w:p>
        </w:tc>
      </w:tr>
      <w:tr w:rsidR="00016698" w:rsidRPr="00392761" w14:paraId="3F59265C" w14:textId="77777777" w:rsidTr="002F4C39">
        <w:trPr>
          <w:trHeight w:val="576"/>
          <w:ins w:id="425" w:author="English, William" w:date="2025-09-16T15:50:00Z"/>
        </w:trPr>
        <w:tc>
          <w:tcPr>
            <w:tcW w:w="2298" w:type="dxa"/>
            <w:vAlign w:val="center"/>
          </w:tcPr>
          <w:p w14:paraId="300DF8FF" w14:textId="77777777" w:rsidR="00016698" w:rsidRPr="00392761" w:rsidRDefault="00016698" w:rsidP="002F4C39">
            <w:pPr>
              <w:spacing w:before="0" w:after="0" w:line="240" w:lineRule="auto"/>
              <w:rPr>
                <w:ins w:id="426" w:author="English, William" w:date="2025-09-16T15:50:00Z" w16du:dateUtc="2025-09-16T19:50:00Z"/>
                <w:rFonts w:ascii="Aptos" w:eastAsia="Aptos" w:hAnsi="Aptos" w:cs="Times New Roman"/>
                <w:sz w:val="22"/>
              </w:rPr>
            </w:pPr>
            <w:ins w:id="427" w:author="English, William" w:date="2025-09-16T15:50:00Z" w16du:dateUtc="2025-09-16T19:50:00Z">
              <w:r>
                <w:rPr>
                  <w:rFonts w:ascii="Aptos" w:eastAsia="Aptos" w:hAnsi="Aptos" w:cs="Times New Roman"/>
                  <w:sz w:val="22"/>
                </w:rPr>
                <w:t>Early Vintage</w:t>
              </w:r>
            </w:ins>
          </w:p>
        </w:tc>
        <w:tc>
          <w:tcPr>
            <w:tcW w:w="1414" w:type="dxa"/>
            <w:vAlign w:val="center"/>
          </w:tcPr>
          <w:p w14:paraId="231609C2" w14:textId="77777777" w:rsidR="00016698" w:rsidRDefault="00016698" w:rsidP="002F4C39">
            <w:pPr>
              <w:spacing w:before="0" w:after="0" w:line="240" w:lineRule="auto"/>
              <w:jc w:val="center"/>
              <w:rPr>
                <w:ins w:id="428" w:author="English, William" w:date="2025-09-16T15:50:00Z" w16du:dateUtc="2025-09-16T19:50:00Z"/>
                <w:rFonts w:ascii="Aptos" w:eastAsia="Aptos" w:hAnsi="Aptos" w:cs="Times New Roman"/>
                <w:sz w:val="22"/>
              </w:rPr>
            </w:pPr>
            <w:ins w:id="429" w:author="English, William" w:date="2025-09-16T15:50:00Z" w16du:dateUtc="2025-09-16T19:50:00Z">
              <w:r>
                <w:rPr>
                  <w:rFonts w:ascii="Aptos" w:eastAsia="Aptos" w:hAnsi="Aptos" w:cs="Times New Roman"/>
                  <w:sz w:val="22"/>
                </w:rPr>
                <w:t>0.36</w:t>
              </w:r>
            </w:ins>
          </w:p>
          <w:p w14:paraId="1F811705" w14:textId="77777777" w:rsidR="00016698" w:rsidRPr="00392761" w:rsidRDefault="00016698" w:rsidP="002F4C39">
            <w:pPr>
              <w:spacing w:before="0" w:after="0" w:line="240" w:lineRule="auto"/>
              <w:jc w:val="center"/>
              <w:rPr>
                <w:ins w:id="430" w:author="English, William" w:date="2025-09-16T15:50:00Z" w16du:dateUtc="2025-09-16T19:50:00Z"/>
                <w:rFonts w:ascii="Aptos" w:eastAsia="Aptos" w:hAnsi="Aptos" w:cs="Times New Roman"/>
                <w:sz w:val="22"/>
              </w:rPr>
            </w:pPr>
            <w:ins w:id="431" w:author="English, William" w:date="2025-09-16T15:50:00Z" w16du:dateUtc="2025-09-16T19:50:00Z">
              <w:r>
                <w:rPr>
                  <w:rFonts w:ascii="Aptos" w:eastAsia="Aptos" w:hAnsi="Aptos" w:cs="Times New Roman"/>
                  <w:sz w:val="22"/>
                </w:rPr>
                <w:t>(0.17)</w:t>
              </w:r>
            </w:ins>
          </w:p>
        </w:tc>
        <w:tc>
          <w:tcPr>
            <w:tcW w:w="1414" w:type="dxa"/>
            <w:vAlign w:val="center"/>
          </w:tcPr>
          <w:p w14:paraId="365CCF7E" w14:textId="77777777" w:rsidR="00016698" w:rsidRDefault="00016698" w:rsidP="002F4C39">
            <w:pPr>
              <w:spacing w:before="0" w:after="0" w:line="240" w:lineRule="auto"/>
              <w:jc w:val="center"/>
              <w:rPr>
                <w:ins w:id="432" w:author="English, William" w:date="2025-09-16T15:50:00Z" w16du:dateUtc="2025-09-16T19:50:00Z"/>
                <w:rFonts w:ascii="Aptos" w:eastAsia="Aptos" w:hAnsi="Aptos" w:cs="Times New Roman"/>
                <w:sz w:val="22"/>
              </w:rPr>
            </w:pPr>
            <w:ins w:id="433" w:author="English, William" w:date="2025-09-16T15:50:00Z" w16du:dateUtc="2025-09-16T19:50:00Z">
              <w:r>
                <w:rPr>
                  <w:rFonts w:ascii="Aptos" w:eastAsia="Aptos" w:hAnsi="Aptos" w:cs="Times New Roman"/>
                  <w:sz w:val="22"/>
                </w:rPr>
                <w:t>-0.11</w:t>
              </w:r>
            </w:ins>
          </w:p>
          <w:p w14:paraId="2190E2DA" w14:textId="77777777" w:rsidR="00016698" w:rsidRPr="00392761" w:rsidRDefault="00016698" w:rsidP="002F4C39">
            <w:pPr>
              <w:spacing w:before="0" w:after="0" w:line="240" w:lineRule="auto"/>
              <w:jc w:val="center"/>
              <w:rPr>
                <w:ins w:id="434" w:author="English, William" w:date="2025-09-16T15:50:00Z" w16du:dateUtc="2025-09-16T19:50:00Z"/>
                <w:rFonts w:ascii="Aptos" w:eastAsia="Aptos" w:hAnsi="Aptos" w:cs="Times New Roman"/>
                <w:sz w:val="22"/>
              </w:rPr>
            </w:pPr>
            <w:ins w:id="435" w:author="English, William" w:date="2025-09-16T15:50:00Z" w16du:dateUtc="2025-09-16T19:50:00Z">
              <w:r>
                <w:rPr>
                  <w:rFonts w:ascii="Aptos" w:eastAsia="Aptos" w:hAnsi="Aptos" w:cs="Times New Roman"/>
                  <w:sz w:val="22"/>
                </w:rPr>
                <w:t>(0.10)</w:t>
              </w:r>
            </w:ins>
          </w:p>
        </w:tc>
        <w:tc>
          <w:tcPr>
            <w:tcW w:w="1414" w:type="dxa"/>
            <w:vAlign w:val="center"/>
          </w:tcPr>
          <w:p w14:paraId="4E5B8303" w14:textId="77777777" w:rsidR="00016698" w:rsidRDefault="00016698" w:rsidP="002F4C39">
            <w:pPr>
              <w:spacing w:before="0" w:after="0" w:line="240" w:lineRule="auto"/>
              <w:jc w:val="center"/>
              <w:rPr>
                <w:ins w:id="436" w:author="English, William" w:date="2025-09-16T15:50:00Z" w16du:dateUtc="2025-09-16T19:50:00Z"/>
                <w:rFonts w:ascii="Aptos" w:eastAsia="Aptos" w:hAnsi="Aptos" w:cs="Times New Roman"/>
                <w:sz w:val="22"/>
              </w:rPr>
            </w:pPr>
            <w:ins w:id="437" w:author="English, William" w:date="2025-09-16T15:50:00Z" w16du:dateUtc="2025-09-16T19:50:00Z">
              <w:r>
                <w:rPr>
                  <w:rFonts w:ascii="Aptos" w:eastAsia="Aptos" w:hAnsi="Aptos" w:cs="Times New Roman"/>
                  <w:sz w:val="22"/>
                </w:rPr>
                <w:t>-1.33</w:t>
              </w:r>
            </w:ins>
          </w:p>
          <w:p w14:paraId="27BDDE50" w14:textId="77777777" w:rsidR="00016698" w:rsidRPr="00392761" w:rsidRDefault="00016698" w:rsidP="002F4C39">
            <w:pPr>
              <w:spacing w:before="0" w:after="0" w:line="240" w:lineRule="auto"/>
              <w:jc w:val="center"/>
              <w:rPr>
                <w:ins w:id="438" w:author="English, William" w:date="2025-09-16T15:50:00Z" w16du:dateUtc="2025-09-16T19:50:00Z"/>
                <w:rFonts w:ascii="Aptos" w:eastAsia="Aptos" w:hAnsi="Aptos" w:cs="Times New Roman"/>
                <w:sz w:val="22"/>
              </w:rPr>
            </w:pPr>
            <w:ins w:id="439" w:author="English, William" w:date="2025-09-16T15:50:00Z" w16du:dateUtc="2025-09-16T19:50:00Z">
              <w:r>
                <w:rPr>
                  <w:rFonts w:ascii="Aptos" w:eastAsia="Aptos" w:hAnsi="Aptos" w:cs="Times New Roman"/>
                  <w:sz w:val="22"/>
                </w:rPr>
                <w:t>(1.83)</w:t>
              </w:r>
            </w:ins>
          </w:p>
        </w:tc>
        <w:tc>
          <w:tcPr>
            <w:tcW w:w="1406" w:type="dxa"/>
            <w:vAlign w:val="center"/>
          </w:tcPr>
          <w:p w14:paraId="3A065CD5" w14:textId="77777777" w:rsidR="00016698" w:rsidRDefault="00016698" w:rsidP="002F4C39">
            <w:pPr>
              <w:spacing w:before="0" w:after="0" w:line="240" w:lineRule="auto"/>
              <w:jc w:val="center"/>
              <w:rPr>
                <w:ins w:id="440" w:author="English, William" w:date="2025-09-16T15:50:00Z" w16du:dateUtc="2025-09-16T19:50:00Z"/>
                <w:rFonts w:ascii="Aptos" w:eastAsia="Aptos" w:hAnsi="Aptos" w:cs="Times New Roman"/>
                <w:sz w:val="22"/>
              </w:rPr>
            </w:pPr>
            <w:ins w:id="441" w:author="English, William" w:date="2025-09-16T15:50:00Z" w16du:dateUtc="2025-09-16T19:50:00Z">
              <w:r>
                <w:rPr>
                  <w:rFonts w:ascii="Aptos" w:eastAsia="Aptos" w:hAnsi="Aptos" w:cs="Times New Roman"/>
                  <w:sz w:val="22"/>
                </w:rPr>
                <w:t>0.31</w:t>
              </w:r>
            </w:ins>
          </w:p>
          <w:p w14:paraId="212432F2" w14:textId="77777777" w:rsidR="00016698" w:rsidRPr="00392761" w:rsidRDefault="00016698" w:rsidP="002F4C39">
            <w:pPr>
              <w:spacing w:before="0" w:after="0" w:line="240" w:lineRule="auto"/>
              <w:jc w:val="center"/>
              <w:rPr>
                <w:ins w:id="442" w:author="English, William" w:date="2025-09-16T15:50:00Z" w16du:dateUtc="2025-09-16T19:50:00Z"/>
                <w:rFonts w:ascii="Aptos" w:eastAsia="Aptos" w:hAnsi="Aptos" w:cs="Times New Roman"/>
                <w:sz w:val="22"/>
              </w:rPr>
            </w:pPr>
            <w:ins w:id="443" w:author="English, William" w:date="2025-09-16T15:50:00Z" w16du:dateUtc="2025-09-16T19:50:00Z">
              <w:r>
                <w:rPr>
                  <w:rFonts w:ascii="Aptos" w:eastAsia="Aptos" w:hAnsi="Aptos" w:cs="Times New Roman"/>
                  <w:sz w:val="22"/>
                </w:rPr>
                <w:t>(0.26)</w:t>
              </w:r>
            </w:ins>
          </w:p>
        </w:tc>
        <w:tc>
          <w:tcPr>
            <w:tcW w:w="1414" w:type="dxa"/>
            <w:vAlign w:val="center"/>
          </w:tcPr>
          <w:p w14:paraId="04C3200C" w14:textId="77777777" w:rsidR="00016698" w:rsidRDefault="00016698" w:rsidP="002F4C39">
            <w:pPr>
              <w:spacing w:before="0" w:after="0" w:line="240" w:lineRule="auto"/>
              <w:jc w:val="center"/>
              <w:rPr>
                <w:ins w:id="444" w:author="English, William" w:date="2025-09-16T15:50:00Z" w16du:dateUtc="2025-09-16T19:50:00Z"/>
                <w:rFonts w:ascii="Aptos" w:eastAsia="Aptos" w:hAnsi="Aptos" w:cs="Times New Roman"/>
                <w:sz w:val="22"/>
              </w:rPr>
            </w:pPr>
            <w:ins w:id="445" w:author="English, William" w:date="2025-09-16T15:50:00Z" w16du:dateUtc="2025-09-16T19:50:00Z">
              <w:r>
                <w:rPr>
                  <w:rFonts w:ascii="Aptos" w:eastAsia="Aptos" w:hAnsi="Aptos" w:cs="Times New Roman"/>
                  <w:sz w:val="22"/>
                </w:rPr>
                <w:t>0.95</w:t>
              </w:r>
              <w:r w:rsidRPr="00B0775A">
                <w:rPr>
                  <w:rFonts w:ascii="Aptos" w:eastAsia="Aptos" w:hAnsi="Aptos" w:cs="Times New Roman"/>
                  <w:sz w:val="20"/>
                  <w:szCs w:val="20"/>
                </w:rPr>
                <w:t>***</w:t>
              </w:r>
            </w:ins>
          </w:p>
          <w:p w14:paraId="4CB10D54" w14:textId="77777777" w:rsidR="00016698" w:rsidRPr="00392761" w:rsidRDefault="00016698" w:rsidP="002F4C39">
            <w:pPr>
              <w:spacing w:before="0" w:after="0" w:line="240" w:lineRule="auto"/>
              <w:jc w:val="center"/>
              <w:rPr>
                <w:ins w:id="446" w:author="English, William" w:date="2025-09-16T15:50:00Z" w16du:dateUtc="2025-09-16T19:50:00Z"/>
                <w:rFonts w:ascii="Aptos" w:eastAsia="Aptos" w:hAnsi="Aptos" w:cs="Times New Roman"/>
                <w:sz w:val="22"/>
              </w:rPr>
            </w:pPr>
            <w:ins w:id="447" w:author="English, William" w:date="2025-09-16T15:50:00Z" w16du:dateUtc="2025-09-16T19:50:00Z">
              <w:r>
                <w:rPr>
                  <w:rFonts w:ascii="Aptos" w:eastAsia="Aptos" w:hAnsi="Aptos" w:cs="Times New Roman"/>
                  <w:sz w:val="22"/>
                </w:rPr>
                <w:t>(0.20)</w:t>
              </w:r>
            </w:ins>
          </w:p>
        </w:tc>
      </w:tr>
      <w:tr w:rsidR="00016698" w:rsidRPr="00392761" w14:paraId="7D2DF3D7" w14:textId="77777777" w:rsidTr="002F4C39">
        <w:trPr>
          <w:trHeight w:val="576"/>
          <w:ins w:id="448" w:author="English, William" w:date="2025-09-16T15:50:00Z"/>
        </w:trPr>
        <w:tc>
          <w:tcPr>
            <w:tcW w:w="2298" w:type="dxa"/>
            <w:vAlign w:val="center"/>
          </w:tcPr>
          <w:p w14:paraId="5A215EE7" w14:textId="77777777" w:rsidR="00016698" w:rsidRDefault="00016698" w:rsidP="002F4C39">
            <w:pPr>
              <w:spacing w:before="0" w:after="0" w:line="240" w:lineRule="auto"/>
              <w:rPr>
                <w:ins w:id="449" w:author="English, William" w:date="2025-09-16T15:50:00Z" w16du:dateUtc="2025-09-16T19:50:00Z"/>
                <w:rFonts w:ascii="Aptos" w:eastAsia="Aptos" w:hAnsi="Aptos" w:cs="Times New Roman"/>
                <w:sz w:val="22"/>
              </w:rPr>
            </w:pPr>
            <w:ins w:id="450" w:author="English, William" w:date="2025-09-16T15:50:00Z" w16du:dateUtc="2025-09-16T19:50:00Z">
              <w:r>
                <w:rPr>
                  <w:rFonts w:ascii="Aptos" w:eastAsia="Aptos" w:hAnsi="Aptos" w:cs="Times New Roman"/>
                  <w:sz w:val="22"/>
                </w:rPr>
                <w:t>Middle Vintage</w:t>
              </w:r>
            </w:ins>
          </w:p>
        </w:tc>
        <w:tc>
          <w:tcPr>
            <w:tcW w:w="1414" w:type="dxa"/>
            <w:vAlign w:val="center"/>
          </w:tcPr>
          <w:p w14:paraId="4D42A8B2" w14:textId="77777777" w:rsidR="00016698" w:rsidRDefault="00016698" w:rsidP="002F4C39">
            <w:pPr>
              <w:spacing w:before="0" w:after="0" w:line="240" w:lineRule="auto"/>
              <w:jc w:val="center"/>
              <w:rPr>
                <w:ins w:id="451" w:author="English, William" w:date="2025-09-16T15:50:00Z" w16du:dateUtc="2025-09-16T19:50:00Z"/>
                <w:rFonts w:ascii="Aptos" w:eastAsia="Aptos" w:hAnsi="Aptos" w:cs="Times New Roman"/>
                <w:sz w:val="22"/>
              </w:rPr>
            </w:pPr>
            <w:ins w:id="452" w:author="English, William" w:date="2025-09-16T15:50:00Z" w16du:dateUtc="2025-09-16T19:50:00Z">
              <w:r>
                <w:rPr>
                  <w:rFonts w:ascii="Aptos" w:eastAsia="Aptos" w:hAnsi="Aptos" w:cs="Times New Roman"/>
                  <w:sz w:val="22"/>
                </w:rPr>
                <w:t>0.02</w:t>
              </w:r>
            </w:ins>
          </w:p>
          <w:p w14:paraId="114E9A45" w14:textId="77777777" w:rsidR="00016698" w:rsidRDefault="00016698" w:rsidP="002F4C39">
            <w:pPr>
              <w:spacing w:before="0" w:after="0" w:line="240" w:lineRule="auto"/>
              <w:jc w:val="center"/>
              <w:rPr>
                <w:ins w:id="453" w:author="English, William" w:date="2025-09-16T15:50:00Z" w16du:dateUtc="2025-09-16T19:50:00Z"/>
                <w:rFonts w:ascii="Aptos" w:eastAsia="Aptos" w:hAnsi="Aptos" w:cs="Times New Roman"/>
                <w:sz w:val="22"/>
              </w:rPr>
            </w:pPr>
            <w:ins w:id="454" w:author="English, William" w:date="2025-09-16T15:50:00Z" w16du:dateUtc="2025-09-16T19:50:00Z">
              <w:r>
                <w:rPr>
                  <w:rFonts w:ascii="Aptos" w:eastAsia="Aptos" w:hAnsi="Aptos" w:cs="Times New Roman"/>
                  <w:sz w:val="22"/>
                </w:rPr>
                <w:t>(0.10)</w:t>
              </w:r>
            </w:ins>
          </w:p>
        </w:tc>
        <w:tc>
          <w:tcPr>
            <w:tcW w:w="1414" w:type="dxa"/>
            <w:vAlign w:val="center"/>
          </w:tcPr>
          <w:p w14:paraId="0F81083C" w14:textId="77777777" w:rsidR="00016698" w:rsidRDefault="00016698" w:rsidP="002F4C39">
            <w:pPr>
              <w:spacing w:before="0" w:after="0" w:line="240" w:lineRule="auto"/>
              <w:jc w:val="center"/>
              <w:rPr>
                <w:ins w:id="455" w:author="English, William" w:date="2025-09-16T15:50:00Z" w16du:dateUtc="2025-09-16T19:50:00Z"/>
                <w:rFonts w:ascii="Aptos" w:eastAsia="Aptos" w:hAnsi="Aptos" w:cs="Times New Roman"/>
                <w:sz w:val="22"/>
              </w:rPr>
            </w:pPr>
            <w:ins w:id="456" w:author="English, William" w:date="2025-09-16T15:50:00Z" w16du:dateUtc="2025-09-16T19:50:00Z">
              <w:r>
                <w:rPr>
                  <w:rFonts w:ascii="Aptos" w:eastAsia="Aptos" w:hAnsi="Aptos" w:cs="Times New Roman"/>
                  <w:sz w:val="22"/>
                </w:rPr>
                <w:t>-0.09</w:t>
              </w:r>
            </w:ins>
          </w:p>
          <w:p w14:paraId="64259DFE" w14:textId="77777777" w:rsidR="00016698" w:rsidRDefault="00016698" w:rsidP="002F4C39">
            <w:pPr>
              <w:spacing w:before="0" w:after="0" w:line="240" w:lineRule="auto"/>
              <w:jc w:val="center"/>
              <w:rPr>
                <w:ins w:id="457" w:author="English, William" w:date="2025-09-16T15:50:00Z" w16du:dateUtc="2025-09-16T19:50:00Z"/>
                <w:rFonts w:ascii="Aptos" w:eastAsia="Aptos" w:hAnsi="Aptos" w:cs="Times New Roman"/>
                <w:sz w:val="22"/>
              </w:rPr>
            </w:pPr>
            <w:ins w:id="458" w:author="English, William" w:date="2025-09-16T15:50:00Z" w16du:dateUtc="2025-09-16T19:50:00Z">
              <w:r>
                <w:rPr>
                  <w:rFonts w:ascii="Aptos" w:eastAsia="Aptos" w:hAnsi="Aptos" w:cs="Times New Roman"/>
                  <w:sz w:val="22"/>
                </w:rPr>
                <w:t>(0.06)</w:t>
              </w:r>
            </w:ins>
          </w:p>
        </w:tc>
        <w:tc>
          <w:tcPr>
            <w:tcW w:w="1414" w:type="dxa"/>
            <w:vAlign w:val="center"/>
          </w:tcPr>
          <w:p w14:paraId="122AFBF5" w14:textId="77777777" w:rsidR="00016698" w:rsidRDefault="00016698" w:rsidP="002F4C39">
            <w:pPr>
              <w:spacing w:before="0" w:after="0" w:line="240" w:lineRule="auto"/>
              <w:jc w:val="center"/>
              <w:rPr>
                <w:ins w:id="459" w:author="English, William" w:date="2025-09-16T15:50:00Z" w16du:dateUtc="2025-09-16T19:50:00Z"/>
                <w:rFonts w:ascii="Aptos" w:eastAsia="Aptos" w:hAnsi="Aptos" w:cs="Times New Roman"/>
                <w:sz w:val="22"/>
              </w:rPr>
            </w:pPr>
            <w:ins w:id="460" w:author="English, William" w:date="2025-09-16T15:50:00Z" w16du:dateUtc="2025-09-16T19:50:00Z">
              <w:r>
                <w:rPr>
                  <w:rFonts w:ascii="Aptos" w:eastAsia="Aptos" w:hAnsi="Aptos" w:cs="Times New Roman"/>
                  <w:sz w:val="22"/>
                </w:rPr>
                <w:t>0.48</w:t>
              </w:r>
            </w:ins>
          </w:p>
          <w:p w14:paraId="1610A1F3" w14:textId="77777777" w:rsidR="00016698" w:rsidRDefault="00016698" w:rsidP="002F4C39">
            <w:pPr>
              <w:spacing w:before="0" w:after="0" w:line="240" w:lineRule="auto"/>
              <w:jc w:val="center"/>
              <w:rPr>
                <w:ins w:id="461" w:author="English, William" w:date="2025-09-16T15:50:00Z" w16du:dateUtc="2025-09-16T19:50:00Z"/>
                <w:rFonts w:ascii="Aptos" w:eastAsia="Aptos" w:hAnsi="Aptos" w:cs="Times New Roman"/>
                <w:sz w:val="22"/>
              </w:rPr>
            </w:pPr>
            <w:ins w:id="462" w:author="English, William" w:date="2025-09-16T15:50:00Z" w16du:dateUtc="2025-09-16T19:50:00Z">
              <w:r>
                <w:rPr>
                  <w:rFonts w:ascii="Aptos" w:eastAsia="Aptos" w:hAnsi="Aptos" w:cs="Times New Roman"/>
                  <w:sz w:val="22"/>
                </w:rPr>
                <w:t>(1.02)</w:t>
              </w:r>
            </w:ins>
          </w:p>
        </w:tc>
        <w:tc>
          <w:tcPr>
            <w:tcW w:w="1406" w:type="dxa"/>
            <w:vAlign w:val="center"/>
          </w:tcPr>
          <w:p w14:paraId="1721A6BF" w14:textId="77777777" w:rsidR="00016698" w:rsidRDefault="00016698" w:rsidP="002F4C39">
            <w:pPr>
              <w:spacing w:before="0" w:after="0" w:line="240" w:lineRule="auto"/>
              <w:jc w:val="center"/>
              <w:rPr>
                <w:ins w:id="463" w:author="English, William" w:date="2025-09-16T15:50:00Z" w16du:dateUtc="2025-09-16T19:50:00Z"/>
                <w:rFonts w:ascii="Aptos" w:eastAsia="Aptos" w:hAnsi="Aptos" w:cs="Times New Roman"/>
                <w:sz w:val="22"/>
              </w:rPr>
            </w:pPr>
            <w:ins w:id="464" w:author="English, William" w:date="2025-09-16T15:50:00Z" w16du:dateUtc="2025-09-16T19:50:00Z">
              <w:r>
                <w:rPr>
                  <w:rFonts w:ascii="Aptos" w:eastAsia="Aptos" w:hAnsi="Aptos" w:cs="Times New Roman"/>
                  <w:sz w:val="22"/>
                </w:rPr>
                <w:t>0.02</w:t>
              </w:r>
            </w:ins>
          </w:p>
          <w:p w14:paraId="01069B19" w14:textId="77777777" w:rsidR="00016698" w:rsidRDefault="00016698" w:rsidP="002F4C39">
            <w:pPr>
              <w:spacing w:before="0" w:after="0" w:line="240" w:lineRule="auto"/>
              <w:jc w:val="center"/>
              <w:rPr>
                <w:ins w:id="465" w:author="English, William" w:date="2025-09-16T15:50:00Z" w16du:dateUtc="2025-09-16T19:50:00Z"/>
                <w:rFonts w:ascii="Aptos" w:eastAsia="Aptos" w:hAnsi="Aptos" w:cs="Times New Roman"/>
                <w:sz w:val="22"/>
              </w:rPr>
            </w:pPr>
            <w:ins w:id="466" w:author="English, William" w:date="2025-09-16T15:50:00Z" w16du:dateUtc="2025-09-16T19:50:00Z">
              <w:r>
                <w:rPr>
                  <w:rFonts w:ascii="Aptos" w:eastAsia="Aptos" w:hAnsi="Aptos" w:cs="Times New Roman"/>
                  <w:sz w:val="22"/>
                </w:rPr>
                <w:t>(0.15)</w:t>
              </w:r>
            </w:ins>
          </w:p>
        </w:tc>
        <w:tc>
          <w:tcPr>
            <w:tcW w:w="1414" w:type="dxa"/>
            <w:vAlign w:val="center"/>
          </w:tcPr>
          <w:p w14:paraId="7578B9EA" w14:textId="77777777" w:rsidR="00016698" w:rsidRDefault="00016698" w:rsidP="002F4C39">
            <w:pPr>
              <w:spacing w:before="0" w:after="0" w:line="240" w:lineRule="auto"/>
              <w:jc w:val="center"/>
              <w:rPr>
                <w:ins w:id="467" w:author="English, William" w:date="2025-09-16T15:50:00Z" w16du:dateUtc="2025-09-16T19:50:00Z"/>
                <w:rFonts w:ascii="Aptos" w:eastAsia="Aptos" w:hAnsi="Aptos" w:cs="Times New Roman"/>
                <w:sz w:val="22"/>
              </w:rPr>
            </w:pPr>
            <w:ins w:id="468" w:author="English, William" w:date="2025-09-16T15:50:00Z" w16du:dateUtc="2025-09-16T19:50:00Z">
              <w:r>
                <w:rPr>
                  <w:rFonts w:ascii="Aptos" w:eastAsia="Aptos" w:hAnsi="Aptos" w:cs="Times New Roman"/>
                  <w:sz w:val="22"/>
                </w:rPr>
                <w:t>0.62</w:t>
              </w:r>
              <w:r w:rsidRPr="00B0775A">
                <w:rPr>
                  <w:rFonts w:ascii="Aptos" w:eastAsia="Aptos" w:hAnsi="Aptos" w:cs="Times New Roman"/>
                  <w:sz w:val="20"/>
                  <w:szCs w:val="20"/>
                </w:rPr>
                <w:t>***</w:t>
              </w:r>
            </w:ins>
          </w:p>
          <w:p w14:paraId="338129D1" w14:textId="77777777" w:rsidR="00016698" w:rsidRDefault="00016698" w:rsidP="002F4C39">
            <w:pPr>
              <w:spacing w:before="0" w:after="0" w:line="240" w:lineRule="auto"/>
              <w:jc w:val="center"/>
              <w:rPr>
                <w:ins w:id="469" w:author="English, William" w:date="2025-09-16T15:50:00Z" w16du:dateUtc="2025-09-16T19:50:00Z"/>
                <w:rFonts w:ascii="Aptos" w:eastAsia="Aptos" w:hAnsi="Aptos" w:cs="Times New Roman"/>
                <w:sz w:val="22"/>
              </w:rPr>
            </w:pPr>
            <w:ins w:id="470" w:author="English, William" w:date="2025-09-16T15:50:00Z" w16du:dateUtc="2025-09-16T19:50:00Z">
              <w:r>
                <w:rPr>
                  <w:rFonts w:ascii="Aptos" w:eastAsia="Aptos" w:hAnsi="Aptos" w:cs="Times New Roman"/>
                  <w:sz w:val="22"/>
                </w:rPr>
                <w:t>(0.13)</w:t>
              </w:r>
            </w:ins>
          </w:p>
        </w:tc>
      </w:tr>
      <w:tr w:rsidR="00016698" w:rsidRPr="00392761" w14:paraId="1F6BAAFD" w14:textId="77777777" w:rsidTr="002F4C39">
        <w:trPr>
          <w:trHeight w:val="576"/>
          <w:ins w:id="471" w:author="English, William" w:date="2025-09-16T15:50:00Z"/>
        </w:trPr>
        <w:tc>
          <w:tcPr>
            <w:tcW w:w="2298" w:type="dxa"/>
            <w:vAlign w:val="center"/>
          </w:tcPr>
          <w:p w14:paraId="66F072CB" w14:textId="77777777" w:rsidR="00016698" w:rsidRPr="00392761" w:rsidRDefault="00016698" w:rsidP="002F4C39">
            <w:pPr>
              <w:spacing w:before="0" w:after="0" w:line="240" w:lineRule="auto"/>
              <w:rPr>
                <w:ins w:id="472" w:author="English, William" w:date="2025-09-16T15:50:00Z" w16du:dateUtc="2025-09-16T19:50:00Z"/>
                <w:rFonts w:ascii="Aptos" w:eastAsia="Aptos" w:hAnsi="Aptos" w:cs="Times New Roman"/>
                <w:sz w:val="22"/>
              </w:rPr>
            </w:pPr>
            <w:ins w:id="473" w:author="English, William" w:date="2025-09-16T15:50:00Z" w16du:dateUtc="2025-09-16T19:50:00Z">
              <w:r>
                <w:rPr>
                  <w:rFonts w:ascii="Aptos" w:eastAsia="Aptos" w:hAnsi="Aptos" w:cs="Times New Roman"/>
                  <w:sz w:val="22"/>
                </w:rPr>
                <w:lastRenderedPageBreak/>
                <w:t xml:space="preserve">Early estimation </w:t>
              </w:r>
            </w:ins>
          </w:p>
        </w:tc>
        <w:tc>
          <w:tcPr>
            <w:tcW w:w="1414" w:type="dxa"/>
            <w:vAlign w:val="center"/>
          </w:tcPr>
          <w:p w14:paraId="3170C0F8" w14:textId="77777777" w:rsidR="00016698" w:rsidRDefault="00016698" w:rsidP="002F4C39">
            <w:pPr>
              <w:spacing w:before="0" w:after="0" w:line="240" w:lineRule="auto"/>
              <w:jc w:val="center"/>
              <w:rPr>
                <w:ins w:id="474" w:author="English, William" w:date="2025-09-16T15:50:00Z" w16du:dateUtc="2025-09-16T19:50:00Z"/>
                <w:rFonts w:ascii="Aptos" w:eastAsia="Aptos" w:hAnsi="Aptos" w:cs="Times New Roman"/>
                <w:sz w:val="22"/>
              </w:rPr>
            </w:pPr>
            <w:ins w:id="475" w:author="English, William" w:date="2025-09-16T15:50:00Z" w16du:dateUtc="2025-09-16T19:50:00Z">
              <w:r>
                <w:rPr>
                  <w:rFonts w:ascii="Aptos" w:eastAsia="Aptos" w:hAnsi="Aptos" w:cs="Times New Roman"/>
                  <w:sz w:val="22"/>
                </w:rPr>
                <w:t>-0.13</w:t>
              </w:r>
            </w:ins>
          </w:p>
          <w:p w14:paraId="4DA7C129" w14:textId="77777777" w:rsidR="00016698" w:rsidRPr="00392761" w:rsidRDefault="00016698" w:rsidP="002F4C39">
            <w:pPr>
              <w:spacing w:before="0" w:after="0" w:line="240" w:lineRule="auto"/>
              <w:jc w:val="center"/>
              <w:rPr>
                <w:ins w:id="476" w:author="English, William" w:date="2025-09-16T15:50:00Z" w16du:dateUtc="2025-09-16T19:50:00Z"/>
                <w:rFonts w:ascii="Aptos" w:eastAsia="Aptos" w:hAnsi="Aptos" w:cs="Times New Roman"/>
                <w:sz w:val="22"/>
              </w:rPr>
            </w:pPr>
            <w:ins w:id="477" w:author="English, William" w:date="2025-09-16T15:50:00Z" w16du:dateUtc="2025-09-16T19:50:00Z">
              <w:r>
                <w:rPr>
                  <w:rFonts w:ascii="Aptos" w:eastAsia="Aptos" w:hAnsi="Aptos" w:cs="Times New Roman"/>
                  <w:sz w:val="22"/>
                </w:rPr>
                <w:t>(0.09)</w:t>
              </w:r>
            </w:ins>
          </w:p>
        </w:tc>
        <w:tc>
          <w:tcPr>
            <w:tcW w:w="1414" w:type="dxa"/>
            <w:vAlign w:val="center"/>
          </w:tcPr>
          <w:p w14:paraId="37AA1E48" w14:textId="77777777" w:rsidR="00016698" w:rsidRDefault="00016698" w:rsidP="002F4C39">
            <w:pPr>
              <w:spacing w:before="0" w:after="0" w:line="240" w:lineRule="auto"/>
              <w:jc w:val="center"/>
              <w:rPr>
                <w:ins w:id="478" w:author="English, William" w:date="2025-09-16T15:50:00Z" w16du:dateUtc="2025-09-16T19:50:00Z"/>
                <w:rFonts w:ascii="Aptos" w:eastAsia="Aptos" w:hAnsi="Aptos" w:cs="Times New Roman"/>
                <w:sz w:val="22"/>
              </w:rPr>
            </w:pPr>
            <w:ins w:id="479" w:author="English, William" w:date="2025-09-16T15:50:00Z" w16du:dateUtc="2025-09-16T19:50:00Z">
              <w:r>
                <w:rPr>
                  <w:rFonts w:ascii="Aptos" w:eastAsia="Aptos" w:hAnsi="Aptos" w:cs="Times New Roman"/>
                  <w:sz w:val="22"/>
                </w:rPr>
                <w:t>-0.06</w:t>
              </w:r>
            </w:ins>
          </w:p>
          <w:p w14:paraId="14588893" w14:textId="77777777" w:rsidR="00016698" w:rsidRPr="00392761" w:rsidRDefault="00016698" w:rsidP="002F4C39">
            <w:pPr>
              <w:spacing w:before="0" w:after="0" w:line="240" w:lineRule="auto"/>
              <w:jc w:val="center"/>
              <w:rPr>
                <w:ins w:id="480" w:author="English, William" w:date="2025-09-16T15:50:00Z" w16du:dateUtc="2025-09-16T19:50:00Z"/>
                <w:rFonts w:ascii="Aptos" w:eastAsia="Aptos" w:hAnsi="Aptos" w:cs="Times New Roman"/>
                <w:sz w:val="22"/>
              </w:rPr>
            </w:pPr>
            <w:ins w:id="481" w:author="English, William" w:date="2025-09-16T15:50:00Z" w16du:dateUtc="2025-09-16T19:50:00Z">
              <w:r>
                <w:rPr>
                  <w:rFonts w:ascii="Aptos" w:eastAsia="Aptos" w:hAnsi="Aptos" w:cs="Times New Roman"/>
                  <w:sz w:val="22"/>
                </w:rPr>
                <w:t>(0.05)</w:t>
              </w:r>
            </w:ins>
          </w:p>
        </w:tc>
        <w:tc>
          <w:tcPr>
            <w:tcW w:w="1414" w:type="dxa"/>
            <w:vAlign w:val="center"/>
          </w:tcPr>
          <w:p w14:paraId="237C2FC5" w14:textId="77777777" w:rsidR="00016698" w:rsidRDefault="00016698" w:rsidP="002F4C39">
            <w:pPr>
              <w:spacing w:before="0" w:after="0" w:line="240" w:lineRule="auto"/>
              <w:jc w:val="center"/>
              <w:rPr>
                <w:ins w:id="482" w:author="English, William" w:date="2025-09-16T15:50:00Z" w16du:dateUtc="2025-09-16T19:50:00Z"/>
                <w:rFonts w:ascii="Aptos" w:eastAsia="Aptos" w:hAnsi="Aptos" w:cs="Times New Roman"/>
                <w:sz w:val="22"/>
              </w:rPr>
            </w:pPr>
            <w:ins w:id="483" w:author="English, William" w:date="2025-09-16T15:50:00Z" w16du:dateUtc="2025-09-16T19:50:00Z">
              <w:r>
                <w:rPr>
                  <w:rFonts w:ascii="Aptos" w:eastAsia="Aptos" w:hAnsi="Aptos" w:cs="Times New Roman"/>
                  <w:sz w:val="22"/>
                </w:rPr>
                <w:t>0.26</w:t>
              </w:r>
            </w:ins>
          </w:p>
          <w:p w14:paraId="6E414D2A" w14:textId="77777777" w:rsidR="00016698" w:rsidRPr="00392761" w:rsidRDefault="00016698" w:rsidP="002F4C39">
            <w:pPr>
              <w:spacing w:before="0" w:after="0" w:line="240" w:lineRule="auto"/>
              <w:jc w:val="center"/>
              <w:rPr>
                <w:ins w:id="484" w:author="English, William" w:date="2025-09-16T15:50:00Z" w16du:dateUtc="2025-09-16T19:50:00Z"/>
                <w:rFonts w:ascii="Aptos" w:eastAsia="Aptos" w:hAnsi="Aptos" w:cs="Times New Roman"/>
                <w:sz w:val="22"/>
              </w:rPr>
            </w:pPr>
            <w:ins w:id="485" w:author="English, William" w:date="2025-09-16T15:50:00Z" w16du:dateUtc="2025-09-16T19:50:00Z">
              <w:r>
                <w:rPr>
                  <w:rFonts w:ascii="Aptos" w:eastAsia="Aptos" w:hAnsi="Aptos" w:cs="Times New Roman"/>
                  <w:sz w:val="22"/>
                </w:rPr>
                <w:t>(0.88)</w:t>
              </w:r>
            </w:ins>
          </w:p>
        </w:tc>
        <w:tc>
          <w:tcPr>
            <w:tcW w:w="1406" w:type="dxa"/>
            <w:vAlign w:val="center"/>
          </w:tcPr>
          <w:p w14:paraId="5A3A31BA" w14:textId="77777777" w:rsidR="00016698" w:rsidRDefault="00016698" w:rsidP="002F4C39">
            <w:pPr>
              <w:spacing w:before="0" w:after="0" w:line="240" w:lineRule="auto"/>
              <w:jc w:val="center"/>
              <w:rPr>
                <w:ins w:id="486" w:author="English, William" w:date="2025-09-16T15:50:00Z" w16du:dateUtc="2025-09-16T19:50:00Z"/>
                <w:rFonts w:ascii="Aptos" w:eastAsia="Aptos" w:hAnsi="Aptos" w:cs="Times New Roman"/>
                <w:sz w:val="22"/>
              </w:rPr>
            </w:pPr>
            <w:ins w:id="487" w:author="English, William" w:date="2025-09-16T15:50:00Z" w16du:dateUtc="2025-09-16T19:50:00Z">
              <w:r>
                <w:rPr>
                  <w:rFonts w:ascii="Aptos" w:eastAsia="Aptos" w:hAnsi="Aptos" w:cs="Times New Roman"/>
                  <w:sz w:val="22"/>
                </w:rPr>
                <w:t>-0.04</w:t>
              </w:r>
            </w:ins>
          </w:p>
          <w:p w14:paraId="059294F3" w14:textId="77777777" w:rsidR="00016698" w:rsidRPr="00392761" w:rsidRDefault="00016698" w:rsidP="002F4C39">
            <w:pPr>
              <w:spacing w:before="0" w:after="0" w:line="240" w:lineRule="auto"/>
              <w:jc w:val="center"/>
              <w:rPr>
                <w:ins w:id="488" w:author="English, William" w:date="2025-09-16T15:50:00Z" w16du:dateUtc="2025-09-16T19:50:00Z"/>
                <w:rFonts w:ascii="Aptos" w:eastAsia="Aptos" w:hAnsi="Aptos" w:cs="Times New Roman"/>
                <w:sz w:val="22"/>
              </w:rPr>
            </w:pPr>
            <w:ins w:id="489" w:author="English, William" w:date="2025-09-16T15:50:00Z" w16du:dateUtc="2025-09-16T19:50:00Z">
              <w:r>
                <w:rPr>
                  <w:rFonts w:ascii="Aptos" w:eastAsia="Aptos" w:hAnsi="Aptos" w:cs="Times New Roman"/>
                  <w:sz w:val="22"/>
                </w:rPr>
                <w:t>(0.14)</w:t>
              </w:r>
            </w:ins>
          </w:p>
        </w:tc>
        <w:tc>
          <w:tcPr>
            <w:tcW w:w="1414" w:type="dxa"/>
            <w:vAlign w:val="center"/>
          </w:tcPr>
          <w:p w14:paraId="6368E2BA" w14:textId="77777777" w:rsidR="00016698" w:rsidRDefault="00016698" w:rsidP="002F4C39">
            <w:pPr>
              <w:spacing w:before="0" w:after="0" w:line="240" w:lineRule="auto"/>
              <w:jc w:val="center"/>
              <w:rPr>
                <w:ins w:id="490" w:author="English, William" w:date="2025-09-16T15:50:00Z" w16du:dateUtc="2025-09-16T19:50:00Z"/>
                <w:rFonts w:ascii="Aptos" w:eastAsia="Aptos" w:hAnsi="Aptos" w:cs="Times New Roman"/>
                <w:sz w:val="22"/>
              </w:rPr>
            </w:pPr>
            <w:ins w:id="491" w:author="English, William" w:date="2025-09-16T15:50:00Z" w16du:dateUtc="2025-09-16T19:50:00Z">
              <w:r>
                <w:rPr>
                  <w:rFonts w:ascii="Aptos" w:eastAsia="Aptos" w:hAnsi="Aptos" w:cs="Times New Roman"/>
                  <w:sz w:val="22"/>
                </w:rPr>
                <w:t>0.06</w:t>
              </w:r>
            </w:ins>
          </w:p>
          <w:p w14:paraId="49CED91B" w14:textId="77777777" w:rsidR="00016698" w:rsidRPr="00392761" w:rsidRDefault="00016698" w:rsidP="002F4C39">
            <w:pPr>
              <w:spacing w:before="0" w:after="0" w:line="240" w:lineRule="auto"/>
              <w:jc w:val="center"/>
              <w:rPr>
                <w:ins w:id="492" w:author="English, William" w:date="2025-09-16T15:50:00Z" w16du:dateUtc="2025-09-16T19:50:00Z"/>
                <w:rFonts w:ascii="Aptos" w:eastAsia="Aptos" w:hAnsi="Aptos" w:cs="Times New Roman"/>
                <w:sz w:val="22"/>
              </w:rPr>
            </w:pPr>
            <w:ins w:id="493" w:author="English, William" w:date="2025-09-16T15:50:00Z" w16du:dateUtc="2025-09-16T19:50:00Z">
              <w:r>
                <w:rPr>
                  <w:rFonts w:ascii="Aptos" w:eastAsia="Aptos" w:hAnsi="Aptos" w:cs="Times New Roman"/>
                  <w:sz w:val="22"/>
                </w:rPr>
                <w:t>(0.13)</w:t>
              </w:r>
            </w:ins>
          </w:p>
        </w:tc>
      </w:tr>
      <w:tr w:rsidR="00016698" w:rsidRPr="00392761" w14:paraId="572FF5FC" w14:textId="77777777" w:rsidTr="002F4C39">
        <w:trPr>
          <w:trHeight w:val="432"/>
          <w:ins w:id="494" w:author="English, William" w:date="2025-09-16T15:50:00Z"/>
        </w:trPr>
        <w:tc>
          <w:tcPr>
            <w:tcW w:w="2298" w:type="dxa"/>
            <w:tcBorders>
              <w:top w:val="single" w:sz="4" w:space="0" w:color="auto"/>
            </w:tcBorders>
            <w:vAlign w:val="center"/>
            <w:hideMark/>
          </w:tcPr>
          <w:p w14:paraId="008B7F03" w14:textId="77777777" w:rsidR="00016698" w:rsidRPr="00392761" w:rsidRDefault="00870E06" w:rsidP="002F4C39">
            <w:pPr>
              <w:spacing w:before="0" w:after="0" w:line="240" w:lineRule="auto"/>
              <w:rPr>
                <w:ins w:id="495" w:author="English, William" w:date="2025-09-16T15:50:00Z" w16du:dateUtc="2025-09-16T19:50:00Z"/>
                <w:rFonts w:ascii="Aptos" w:eastAsia="Aptos" w:hAnsi="Aptos" w:cs="Times New Roman"/>
                <w:sz w:val="22"/>
              </w:rPr>
            </w:pPr>
            <m:oMathPara>
              <m:oMath>
                <m:sSup>
                  <m:sSupPr>
                    <m:ctrlPr>
                      <w:ins w:id="496" w:author="English, William" w:date="2025-09-16T15:50:00Z" w16du:dateUtc="2025-09-16T19:50:00Z">
                        <w:rPr>
                          <w:rFonts w:ascii="Cambria Math" w:eastAsia="Aptos" w:hAnsi="Cambria Math" w:cs="Times New Roman"/>
                          <w:i/>
                          <w:noProof/>
                          <w:sz w:val="22"/>
                        </w:rPr>
                      </w:ins>
                    </m:ctrlPr>
                  </m:sSupPr>
                  <m:e>
                    <m:r>
                      <w:ins w:id="497" w:author="English, William" w:date="2025-09-16T15:50:00Z" w16du:dateUtc="2025-09-16T19:50:00Z">
                        <w:rPr>
                          <w:rFonts w:ascii="Cambria Math" w:eastAsia="Aptos" w:hAnsi="Cambria Math" w:cs="Times New Roman"/>
                          <w:noProof/>
                          <w:sz w:val="22"/>
                        </w:rPr>
                        <m:t>R</m:t>
                      </w:ins>
                    </m:r>
                  </m:e>
                  <m:sup>
                    <m:r>
                      <w:ins w:id="498" w:author="English, William" w:date="2025-09-16T15:50:00Z" w16du:dateUtc="2025-09-16T19:50:00Z">
                        <w:rPr>
                          <w:rFonts w:ascii="Cambria Math" w:eastAsia="Aptos" w:hAnsi="Cambria Math" w:cs="Times New Roman"/>
                          <w:noProof/>
                          <w:sz w:val="22"/>
                        </w:rPr>
                        <m:t>2</m:t>
                      </w:ins>
                    </m:r>
                  </m:sup>
                </m:sSup>
                <m:r>
                  <w:ins w:id="499" w:author="English, William" w:date="2025-09-16T15:50:00Z" w16du:dateUtc="2025-09-16T19:50:00Z">
                    <w:rPr>
                      <w:rFonts w:ascii="Cambria Math" w:eastAsia="Aptos" w:hAnsi="Cambria Math" w:cs="Times New Roman"/>
                      <w:noProof/>
                      <w:sz w:val="22"/>
                    </w:rPr>
                    <m:t xml:space="preserve"> </m:t>
                  </w:ins>
                </m:r>
              </m:oMath>
            </m:oMathPara>
          </w:p>
        </w:tc>
        <w:tc>
          <w:tcPr>
            <w:tcW w:w="1414" w:type="dxa"/>
            <w:tcBorders>
              <w:top w:val="single" w:sz="4" w:space="0" w:color="auto"/>
            </w:tcBorders>
            <w:vAlign w:val="center"/>
          </w:tcPr>
          <w:p w14:paraId="02943411" w14:textId="77777777" w:rsidR="00016698" w:rsidRPr="00392761" w:rsidRDefault="00016698" w:rsidP="002F4C39">
            <w:pPr>
              <w:spacing w:before="0" w:after="0" w:line="240" w:lineRule="auto"/>
              <w:jc w:val="center"/>
              <w:rPr>
                <w:ins w:id="500" w:author="English, William" w:date="2025-09-16T15:50:00Z" w16du:dateUtc="2025-09-16T19:50:00Z"/>
                <w:rFonts w:ascii="Aptos" w:eastAsia="Aptos" w:hAnsi="Aptos" w:cs="Times New Roman"/>
                <w:sz w:val="22"/>
              </w:rPr>
            </w:pPr>
            <w:ins w:id="501" w:author="English, William" w:date="2025-09-16T15:50:00Z" w16du:dateUtc="2025-09-16T19:50:00Z">
              <w:r>
                <w:rPr>
                  <w:rFonts w:ascii="Aptos" w:eastAsia="Aptos" w:hAnsi="Aptos" w:cs="Times New Roman"/>
                  <w:sz w:val="22"/>
                </w:rPr>
                <w:t>0.17</w:t>
              </w:r>
            </w:ins>
          </w:p>
        </w:tc>
        <w:tc>
          <w:tcPr>
            <w:tcW w:w="1414" w:type="dxa"/>
            <w:tcBorders>
              <w:top w:val="single" w:sz="4" w:space="0" w:color="auto"/>
            </w:tcBorders>
            <w:vAlign w:val="center"/>
          </w:tcPr>
          <w:p w14:paraId="0A9E1678" w14:textId="77777777" w:rsidR="00016698" w:rsidRPr="00392761" w:rsidRDefault="00016698" w:rsidP="002F4C39">
            <w:pPr>
              <w:spacing w:before="0" w:after="0" w:line="240" w:lineRule="auto"/>
              <w:jc w:val="center"/>
              <w:rPr>
                <w:ins w:id="502" w:author="English, William" w:date="2025-09-16T15:50:00Z" w16du:dateUtc="2025-09-16T19:50:00Z"/>
                <w:rFonts w:ascii="Aptos" w:eastAsia="Aptos" w:hAnsi="Aptos" w:cs="Times New Roman"/>
                <w:sz w:val="22"/>
              </w:rPr>
            </w:pPr>
            <w:ins w:id="503" w:author="English, William" w:date="2025-09-16T15:50:00Z" w16du:dateUtc="2025-09-16T19:50:00Z">
              <w:r>
                <w:rPr>
                  <w:rFonts w:ascii="Aptos" w:eastAsia="Aptos" w:hAnsi="Aptos" w:cs="Times New Roman"/>
                  <w:sz w:val="22"/>
                </w:rPr>
                <w:t>0.21</w:t>
              </w:r>
            </w:ins>
          </w:p>
        </w:tc>
        <w:tc>
          <w:tcPr>
            <w:tcW w:w="1414" w:type="dxa"/>
            <w:tcBorders>
              <w:top w:val="single" w:sz="4" w:space="0" w:color="auto"/>
            </w:tcBorders>
            <w:vAlign w:val="center"/>
          </w:tcPr>
          <w:p w14:paraId="6DD0B199" w14:textId="77777777" w:rsidR="00016698" w:rsidRPr="00392761" w:rsidRDefault="00016698" w:rsidP="002F4C39">
            <w:pPr>
              <w:spacing w:before="0" w:after="0" w:line="240" w:lineRule="auto"/>
              <w:jc w:val="center"/>
              <w:rPr>
                <w:ins w:id="504" w:author="English, William" w:date="2025-09-16T15:50:00Z" w16du:dateUtc="2025-09-16T19:50:00Z"/>
                <w:rFonts w:ascii="Aptos" w:eastAsia="Aptos" w:hAnsi="Aptos" w:cs="Times New Roman"/>
                <w:sz w:val="22"/>
              </w:rPr>
            </w:pPr>
            <w:ins w:id="505" w:author="English, William" w:date="2025-09-16T15:50:00Z" w16du:dateUtc="2025-09-16T19:50:00Z">
              <w:r>
                <w:rPr>
                  <w:rFonts w:ascii="Aptos" w:eastAsia="Aptos" w:hAnsi="Aptos" w:cs="Times New Roman"/>
                  <w:sz w:val="22"/>
                </w:rPr>
                <w:t>0.08</w:t>
              </w:r>
            </w:ins>
          </w:p>
        </w:tc>
        <w:tc>
          <w:tcPr>
            <w:tcW w:w="1406" w:type="dxa"/>
            <w:tcBorders>
              <w:top w:val="single" w:sz="4" w:space="0" w:color="auto"/>
            </w:tcBorders>
            <w:vAlign w:val="center"/>
          </w:tcPr>
          <w:p w14:paraId="7A3A2E64" w14:textId="77777777" w:rsidR="00016698" w:rsidRPr="00392761" w:rsidRDefault="00016698" w:rsidP="002F4C39">
            <w:pPr>
              <w:spacing w:before="0" w:after="0" w:line="240" w:lineRule="auto"/>
              <w:jc w:val="center"/>
              <w:rPr>
                <w:ins w:id="506" w:author="English, William" w:date="2025-09-16T15:50:00Z" w16du:dateUtc="2025-09-16T19:50:00Z"/>
                <w:rFonts w:ascii="Aptos" w:eastAsia="Aptos" w:hAnsi="Aptos" w:cs="Times New Roman"/>
                <w:sz w:val="22"/>
              </w:rPr>
            </w:pPr>
            <w:ins w:id="507" w:author="English, William" w:date="2025-09-16T15:50:00Z" w16du:dateUtc="2025-09-16T19:50:00Z">
              <w:r>
                <w:rPr>
                  <w:rFonts w:ascii="Aptos" w:eastAsia="Aptos" w:hAnsi="Aptos" w:cs="Times New Roman"/>
                  <w:sz w:val="22"/>
                </w:rPr>
                <w:t>0.20</w:t>
              </w:r>
            </w:ins>
          </w:p>
        </w:tc>
        <w:tc>
          <w:tcPr>
            <w:tcW w:w="1414" w:type="dxa"/>
            <w:tcBorders>
              <w:top w:val="single" w:sz="4" w:space="0" w:color="auto"/>
            </w:tcBorders>
            <w:vAlign w:val="center"/>
          </w:tcPr>
          <w:p w14:paraId="2512A425" w14:textId="77777777" w:rsidR="00016698" w:rsidRPr="00392761" w:rsidRDefault="00016698" w:rsidP="002F4C39">
            <w:pPr>
              <w:spacing w:before="0" w:after="0" w:line="240" w:lineRule="auto"/>
              <w:jc w:val="center"/>
              <w:rPr>
                <w:ins w:id="508" w:author="English, William" w:date="2025-09-16T15:50:00Z" w16du:dateUtc="2025-09-16T19:50:00Z"/>
                <w:rFonts w:ascii="Aptos" w:eastAsia="Aptos" w:hAnsi="Aptos" w:cs="Times New Roman"/>
                <w:sz w:val="22"/>
              </w:rPr>
            </w:pPr>
            <w:ins w:id="509" w:author="English, William" w:date="2025-09-16T15:50:00Z" w16du:dateUtc="2025-09-16T19:50:00Z">
              <w:r>
                <w:rPr>
                  <w:rFonts w:ascii="Aptos" w:eastAsia="Aptos" w:hAnsi="Aptos" w:cs="Times New Roman"/>
                  <w:sz w:val="22"/>
                </w:rPr>
                <w:t>0.49</w:t>
              </w:r>
            </w:ins>
          </w:p>
        </w:tc>
      </w:tr>
      <w:tr w:rsidR="00016698" w:rsidRPr="00392761" w14:paraId="141B1FB3" w14:textId="77777777" w:rsidTr="002F4C39">
        <w:trPr>
          <w:trHeight w:val="432"/>
          <w:ins w:id="510" w:author="English, William" w:date="2025-09-16T15:50:00Z"/>
        </w:trPr>
        <w:tc>
          <w:tcPr>
            <w:tcW w:w="2298" w:type="dxa"/>
            <w:vAlign w:val="center"/>
          </w:tcPr>
          <w:p w14:paraId="65FC9684" w14:textId="77777777" w:rsidR="00016698" w:rsidRPr="00392761" w:rsidRDefault="00870E06" w:rsidP="002F4C39">
            <w:pPr>
              <w:spacing w:before="0" w:after="0" w:line="240" w:lineRule="auto"/>
              <w:rPr>
                <w:ins w:id="511" w:author="English, William" w:date="2025-09-16T15:50:00Z" w16du:dateUtc="2025-09-16T19:50:00Z"/>
                <w:rFonts w:ascii="Aptos" w:eastAsia="Aptos" w:hAnsi="Aptos" w:cs="Times New Roman"/>
                <w:sz w:val="22"/>
              </w:rPr>
            </w:pPr>
            <m:oMathPara>
              <m:oMath>
                <m:sSup>
                  <m:sSupPr>
                    <m:ctrlPr>
                      <w:ins w:id="512" w:author="English, William" w:date="2025-09-16T15:50:00Z" w16du:dateUtc="2025-09-16T19:50:00Z">
                        <w:rPr>
                          <w:rFonts w:ascii="Cambria Math" w:eastAsia="Aptos" w:hAnsi="Cambria Math" w:cs="Times New Roman"/>
                          <w:iCs/>
                          <w:noProof/>
                          <w:sz w:val="22"/>
                        </w:rPr>
                      </w:ins>
                    </m:ctrlPr>
                  </m:sSupPr>
                  <m:e>
                    <m:acc>
                      <m:accPr>
                        <m:chr m:val="̅"/>
                        <m:ctrlPr>
                          <w:ins w:id="513" w:author="English, William" w:date="2025-09-16T15:50:00Z" w16du:dateUtc="2025-09-16T19:50:00Z">
                            <w:rPr>
                              <w:rFonts w:ascii="Cambria Math" w:eastAsia="Aptos" w:hAnsi="Cambria Math" w:cs="Times New Roman"/>
                              <w:iCs/>
                              <w:noProof/>
                              <w:sz w:val="22"/>
                            </w:rPr>
                          </w:ins>
                        </m:ctrlPr>
                      </m:accPr>
                      <m:e>
                        <m:r>
                          <w:ins w:id="514" w:author="English, William" w:date="2025-09-16T15:50:00Z" w16du:dateUtc="2025-09-16T19:50:00Z">
                            <w:rPr>
                              <w:rFonts w:ascii="Cambria Math" w:eastAsia="Aptos" w:hAnsi="Cambria Math" w:cs="Times New Roman"/>
                              <w:noProof/>
                              <w:sz w:val="22"/>
                            </w:rPr>
                            <m:t>R</m:t>
                          </w:ins>
                        </m:r>
                        <m:ctrlPr>
                          <w:ins w:id="515" w:author="English, William" w:date="2025-09-16T15:50:00Z" w16du:dateUtc="2025-09-16T19:50:00Z">
                            <w:rPr>
                              <w:rFonts w:ascii="Cambria Math" w:eastAsia="Aptos" w:hAnsi="Cambria Math" w:cs="Times New Roman"/>
                              <w:i/>
                              <w:noProof/>
                              <w:sz w:val="22"/>
                            </w:rPr>
                          </w:ins>
                        </m:ctrlPr>
                      </m:e>
                    </m:acc>
                  </m:e>
                  <m:sup>
                    <m:r>
                      <w:ins w:id="516" w:author="English, William" w:date="2025-09-16T15:50:00Z" w16du:dateUtc="2025-09-16T19:50:00Z">
                        <m:rPr>
                          <m:sty m:val="p"/>
                        </m:rPr>
                        <w:rPr>
                          <w:rFonts w:ascii="Cambria Math" w:eastAsia="Aptos" w:hAnsi="Cambria Math" w:cs="Times New Roman"/>
                          <w:noProof/>
                          <w:sz w:val="22"/>
                        </w:rPr>
                        <m:t>2</m:t>
                      </w:ins>
                    </m:r>
                  </m:sup>
                </m:sSup>
              </m:oMath>
            </m:oMathPara>
          </w:p>
        </w:tc>
        <w:tc>
          <w:tcPr>
            <w:tcW w:w="1414" w:type="dxa"/>
            <w:vAlign w:val="center"/>
          </w:tcPr>
          <w:p w14:paraId="26273B38" w14:textId="77777777" w:rsidR="00016698" w:rsidRPr="00392761" w:rsidRDefault="00016698" w:rsidP="002F4C39">
            <w:pPr>
              <w:spacing w:before="0" w:after="0" w:line="240" w:lineRule="auto"/>
              <w:jc w:val="center"/>
              <w:rPr>
                <w:ins w:id="517" w:author="English, William" w:date="2025-09-16T15:50:00Z" w16du:dateUtc="2025-09-16T19:50:00Z"/>
                <w:rFonts w:ascii="Aptos" w:eastAsia="Aptos" w:hAnsi="Aptos" w:cs="Times New Roman"/>
                <w:sz w:val="22"/>
              </w:rPr>
            </w:pPr>
            <w:ins w:id="518" w:author="English, William" w:date="2025-09-16T15:50:00Z" w16du:dateUtc="2025-09-16T19:50:00Z">
              <w:r>
                <w:rPr>
                  <w:rFonts w:ascii="Aptos" w:eastAsia="Aptos" w:hAnsi="Aptos" w:cs="Times New Roman"/>
                  <w:sz w:val="22"/>
                </w:rPr>
                <w:t>0.12</w:t>
              </w:r>
            </w:ins>
          </w:p>
        </w:tc>
        <w:tc>
          <w:tcPr>
            <w:tcW w:w="1414" w:type="dxa"/>
            <w:vAlign w:val="center"/>
          </w:tcPr>
          <w:p w14:paraId="4A179116" w14:textId="77777777" w:rsidR="00016698" w:rsidRPr="00392761" w:rsidRDefault="00016698" w:rsidP="002F4C39">
            <w:pPr>
              <w:spacing w:before="0" w:after="0" w:line="240" w:lineRule="auto"/>
              <w:jc w:val="center"/>
              <w:rPr>
                <w:ins w:id="519" w:author="English, William" w:date="2025-09-16T15:50:00Z" w16du:dateUtc="2025-09-16T19:50:00Z"/>
                <w:rFonts w:ascii="Aptos" w:eastAsia="Aptos" w:hAnsi="Aptos" w:cs="Times New Roman"/>
                <w:sz w:val="22"/>
              </w:rPr>
            </w:pPr>
            <w:ins w:id="520" w:author="English, William" w:date="2025-09-16T15:50:00Z" w16du:dateUtc="2025-09-16T19:50:00Z">
              <w:r>
                <w:rPr>
                  <w:rFonts w:ascii="Aptos" w:eastAsia="Aptos" w:hAnsi="Aptos" w:cs="Times New Roman"/>
                  <w:sz w:val="22"/>
                </w:rPr>
                <w:t>0.18</w:t>
              </w:r>
            </w:ins>
          </w:p>
        </w:tc>
        <w:tc>
          <w:tcPr>
            <w:tcW w:w="1414" w:type="dxa"/>
            <w:vAlign w:val="center"/>
          </w:tcPr>
          <w:p w14:paraId="0525C63F" w14:textId="77777777" w:rsidR="00016698" w:rsidRPr="00392761" w:rsidRDefault="00016698" w:rsidP="002F4C39">
            <w:pPr>
              <w:spacing w:before="0" w:after="0" w:line="240" w:lineRule="auto"/>
              <w:jc w:val="center"/>
              <w:rPr>
                <w:ins w:id="521" w:author="English, William" w:date="2025-09-16T15:50:00Z" w16du:dateUtc="2025-09-16T19:50:00Z"/>
                <w:rFonts w:ascii="Aptos" w:eastAsia="Aptos" w:hAnsi="Aptos" w:cs="Times New Roman"/>
                <w:sz w:val="22"/>
              </w:rPr>
            </w:pPr>
            <w:ins w:id="522" w:author="English, William" w:date="2025-09-16T15:50:00Z" w16du:dateUtc="2025-09-16T19:50:00Z">
              <w:r>
                <w:rPr>
                  <w:rFonts w:ascii="Aptos" w:eastAsia="Aptos" w:hAnsi="Aptos" w:cs="Times New Roman"/>
                  <w:sz w:val="22"/>
                </w:rPr>
                <w:t>0.02</w:t>
              </w:r>
            </w:ins>
          </w:p>
        </w:tc>
        <w:tc>
          <w:tcPr>
            <w:tcW w:w="1406" w:type="dxa"/>
            <w:vAlign w:val="center"/>
          </w:tcPr>
          <w:p w14:paraId="15331CC8" w14:textId="77777777" w:rsidR="00016698" w:rsidRPr="00392761" w:rsidRDefault="00016698" w:rsidP="002F4C39">
            <w:pPr>
              <w:spacing w:before="0" w:after="0" w:line="240" w:lineRule="auto"/>
              <w:jc w:val="center"/>
              <w:rPr>
                <w:ins w:id="523" w:author="English, William" w:date="2025-09-16T15:50:00Z" w16du:dateUtc="2025-09-16T19:50:00Z"/>
                <w:rFonts w:ascii="Aptos" w:eastAsia="Aptos" w:hAnsi="Aptos" w:cs="Times New Roman"/>
                <w:sz w:val="22"/>
              </w:rPr>
            </w:pPr>
            <w:ins w:id="524" w:author="English, William" w:date="2025-09-16T15:50:00Z" w16du:dateUtc="2025-09-16T19:50:00Z">
              <w:r>
                <w:rPr>
                  <w:rFonts w:ascii="Aptos" w:eastAsia="Aptos" w:hAnsi="Aptos" w:cs="Times New Roman"/>
                  <w:sz w:val="22"/>
                </w:rPr>
                <w:t>0.15</w:t>
              </w:r>
            </w:ins>
          </w:p>
        </w:tc>
        <w:tc>
          <w:tcPr>
            <w:tcW w:w="1414" w:type="dxa"/>
            <w:vAlign w:val="center"/>
          </w:tcPr>
          <w:p w14:paraId="64E3D97B" w14:textId="77777777" w:rsidR="00016698" w:rsidRPr="00392761" w:rsidRDefault="00016698" w:rsidP="002F4C39">
            <w:pPr>
              <w:spacing w:before="0" w:after="0" w:line="240" w:lineRule="auto"/>
              <w:jc w:val="center"/>
              <w:rPr>
                <w:ins w:id="525" w:author="English, William" w:date="2025-09-16T15:50:00Z" w16du:dateUtc="2025-09-16T19:50:00Z"/>
                <w:rFonts w:ascii="Aptos" w:eastAsia="Aptos" w:hAnsi="Aptos" w:cs="Times New Roman"/>
                <w:sz w:val="22"/>
              </w:rPr>
            </w:pPr>
            <w:ins w:id="526" w:author="English, William" w:date="2025-09-16T15:50:00Z" w16du:dateUtc="2025-09-16T19:50:00Z">
              <w:r>
                <w:rPr>
                  <w:rFonts w:ascii="Aptos" w:eastAsia="Aptos" w:hAnsi="Aptos" w:cs="Times New Roman"/>
                  <w:sz w:val="22"/>
                </w:rPr>
                <w:t>0.46</w:t>
              </w:r>
            </w:ins>
          </w:p>
        </w:tc>
      </w:tr>
      <w:tr w:rsidR="00016698" w:rsidRPr="00392761" w14:paraId="254E38E8" w14:textId="77777777" w:rsidTr="002F4C39">
        <w:trPr>
          <w:trHeight w:val="432"/>
          <w:ins w:id="527" w:author="English, William" w:date="2025-09-16T15:50:00Z"/>
        </w:trPr>
        <w:tc>
          <w:tcPr>
            <w:tcW w:w="2298" w:type="dxa"/>
            <w:vAlign w:val="center"/>
          </w:tcPr>
          <w:p w14:paraId="6F9BCB99" w14:textId="77777777" w:rsidR="00016698" w:rsidRPr="00392761" w:rsidRDefault="00870E06" w:rsidP="002F4C39">
            <w:pPr>
              <w:spacing w:before="0" w:after="0" w:line="240" w:lineRule="auto"/>
              <w:rPr>
                <w:ins w:id="528" w:author="English, William" w:date="2025-09-16T15:50:00Z" w16du:dateUtc="2025-09-16T19:50:00Z"/>
                <w:rFonts w:ascii="Aptos" w:eastAsia="Calibri" w:hAnsi="Aptos" w:cs="Times New Roman"/>
                <w:iCs/>
                <w:noProof/>
                <w:sz w:val="22"/>
              </w:rPr>
            </w:pPr>
            <m:oMathPara>
              <m:oMath>
                <m:sSubSup>
                  <m:sSubSupPr>
                    <m:ctrlPr>
                      <w:ins w:id="529" w:author="English, William" w:date="2025-09-16T15:50:00Z" w16du:dateUtc="2025-09-16T19:50:00Z">
                        <w:rPr>
                          <w:rFonts w:ascii="Cambria Math" w:eastAsia="Aptos" w:hAnsi="Cambria Math" w:cs="Times New Roman"/>
                          <w:i/>
                          <w:noProof/>
                          <w:sz w:val="22"/>
                        </w:rPr>
                      </w:ins>
                    </m:ctrlPr>
                  </m:sSubSupPr>
                  <m:e>
                    <m:r>
                      <w:ins w:id="530" w:author="English, William" w:date="2025-09-16T15:50:00Z" w16du:dateUtc="2025-09-16T19:50:00Z">
                        <w:rPr>
                          <w:rFonts w:ascii="Cambria Math" w:eastAsia="Aptos" w:hAnsi="Cambria Math" w:cs="Times New Roman"/>
                          <w:noProof/>
                          <w:sz w:val="22"/>
                        </w:rPr>
                        <m:t>R</m:t>
                      </w:ins>
                    </m:r>
                  </m:e>
                  <m:sub>
                    <m:r>
                      <w:ins w:id="531" w:author="English, William" w:date="2025-09-16T15:50:00Z" w16du:dateUtc="2025-09-16T19:50:00Z">
                        <w:rPr>
                          <w:rFonts w:ascii="Cambria Math" w:eastAsia="Aptos" w:hAnsi="Cambria Math" w:cs="Times New Roman"/>
                          <w:noProof/>
                          <w:sz w:val="22"/>
                        </w:rPr>
                        <m:t>w</m:t>
                      </w:ins>
                    </m:r>
                  </m:sub>
                  <m:sup>
                    <m:r>
                      <w:ins w:id="532" w:author="English, William" w:date="2025-09-16T15:50:00Z" w16du:dateUtc="2025-09-16T19:50:00Z">
                        <w:rPr>
                          <w:rFonts w:ascii="Cambria Math" w:eastAsia="Aptos" w:hAnsi="Cambria Math" w:cs="Times New Roman"/>
                          <w:noProof/>
                          <w:sz w:val="22"/>
                        </w:rPr>
                        <m:t>2</m:t>
                      </w:ins>
                    </m:r>
                  </m:sup>
                </m:sSubSup>
              </m:oMath>
            </m:oMathPara>
          </w:p>
        </w:tc>
        <w:tc>
          <w:tcPr>
            <w:tcW w:w="1414" w:type="dxa"/>
            <w:vAlign w:val="center"/>
          </w:tcPr>
          <w:p w14:paraId="46DEA7EA" w14:textId="77777777" w:rsidR="00016698" w:rsidRPr="00392761" w:rsidRDefault="00016698" w:rsidP="002F4C39">
            <w:pPr>
              <w:spacing w:before="0" w:after="0" w:line="240" w:lineRule="auto"/>
              <w:jc w:val="center"/>
              <w:rPr>
                <w:ins w:id="533" w:author="English, William" w:date="2025-09-16T15:50:00Z" w16du:dateUtc="2025-09-16T19:50:00Z"/>
                <w:rFonts w:ascii="Aptos" w:eastAsia="Aptos" w:hAnsi="Aptos" w:cs="Times New Roman"/>
                <w:sz w:val="22"/>
              </w:rPr>
            </w:pPr>
            <w:ins w:id="534" w:author="English, William" w:date="2025-09-16T15:50:00Z" w16du:dateUtc="2025-09-16T19:50:00Z">
              <w:r w:rsidRPr="00392761">
                <w:rPr>
                  <w:rFonts w:ascii="Aptos" w:eastAsia="Aptos" w:hAnsi="Aptos" w:cs="Times New Roman"/>
                  <w:sz w:val="22"/>
                </w:rPr>
                <w:t>0.</w:t>
              </w:r>
              <w:r>
                <w:rPr>
                  <w:rFonts w:ascii="Aptos" w:eastAsia="Aptos" w:hAnsi="Aptos" w:cs="Times New Roman"/>
                  <w:sz w:val="22"/>
                </w:rPr>
                <w:t>29</w:t>
              </w:r>
            </w:ins>
          </w:p>
        </w:tc>
        <w:tc>
          <w:tcPr>
            <w:tcW w:w="1414" w:type="dxa"/>
            <w:vAlign w:val="center"/>
          </w:tcPr>
          <w:p w14:paraId="66DC953F" w14:textId="77777777" w:rsidR="00016698" w:rsidRPr="00392761" w:rsidRDefault="00016698" w:rsidP="002F4C39">
            <w:pPr>
              <w:spacing w:before="0" w:after="0" w:line="240" w:lineRule="auto"/>
              <w:jc w:val="center"/>
              <w:rPr>
                <w:ins w:id="535" w:author="English, William" w:date="2025-09-16T15:50:00Z" w16du:dateUtc="2025-09-16T19:50:00Z"/>
                <w:rFonts w:ascii="Aptos" w:eastAsia="Aptos" w:hAnsi="Aptos" w:cs="Times New Roman"/>
                <w:sz w:val="22"/>
              </w:rPr>
            </w:pPr>
            <w:ins w:id="536" w:author="English, William" w:date="2025-09-16T15:50:00Z" w16du:dateUtc="2025-09-16T19:50:00Z">
              <w:r w:rsidRPr="00392761">
                <w:rPr>
                  <w:rFonts w:ascii="Aptos" w:eastAsia="Aptos" w:hAnsi="Aptos" w:cs="Times New Roman"/>
                  <w:sz w:val="22"/>
                </w:rPr>
                <w:t>0.</w:t>
              </w:r>
              <w:r>
                <w:rPr>
                  <w:rFonts w:ascii="Aptos" w:eastAsia="Aptos" w:hAnsi="Aptos" w:cs="Times New Roman"/>
                  <w:sz w:val="22"/>
                </w:rPr>
                <w:t>39</w:t>
              </w:r>
            </w:ins>
          </w:p>
        </w:tc>
        <w:tc>
          <w:tcPr>
            <w:tcW w:w="1414" w:type="dxa"/>
            <w:vAlign w:val="center"/>
          </w:tcPr>
          <w:p w14:paraId="3756788A" w14:textId="77777777" w:rsidR="00016698" w:rsidRPr="00392761" w:rsidRDefault="00016698" w:rsidP="002F4C39">
            <w:pPr>
              <w:spacing w:before="0" w:after="0" w:line="240" w:lineRule="auto"/>
              <w:jc w:val="center"/>
              <w:rPr>
                <w:ins w:id="537" w:author="English, William" w:date="2025-09-16T15:50:00Z" w16du:dateUtc="2025-09-16T19:50:00Z"/>
                <w:rFonts w:ascii="Aptos" w:eastAsia="Aptos" w:hAnsi="Aptos" w:cs="Times New Roman"/>
                <w:sz w:val="22"/>
              </w:rPr>
            </w:pPr>
            <w:ins w:id="538" w:author="English, William" w:date="2025-09-16T15:50:00Z" w16du:dateUtc="2025-09-16T19:50:00Z">
              <w:r w:rsidRPr="00392761">
                <w:rPr>
                  <w:rFonts w:ascii="Aptos" w:eastAsia="Aptos" w:hAnsi="Aptos" w:cs="Times New Roman"/>
                  <w:sz w:val="22"/>
                </w:rPr>
                <w:t>0.</w:t>
              </w:r>
              <w:r>
                <w:rPr>
                  <w:rFonts w:ascii="Aptos" w:eastAsia="Aptos" w:hAnsi="Aptos" w:cs="Times New Roman"/>
                  <w:sz w:val="22"/>
                </w:rPr>
                <w:t>25</w:t>
              </w:r>
            </w:ins>
          </w:p>
        </w:tc>
        <w:tc>
          <w:tcPr>
            <w:tcW w:w="1406" w:type="dxa"/>
            <w:vAlign w:val="center"/>
          </w:tcPr>
          <w:p w14:paraId="0B5B1A22" w14:textId="77777777" w:rsidR="00016698" w:rsidRPr="00392761" w:rsidRDefault="00016698" w:rsidP="002F4C39">
            <w:pPr>
              <w:spacing w:before="0" w:after="0" w:line="240" w:lineRule="auto"/>
              <w:jc w:val="center"/>
              <w:rPr>
                <w:ins w:id="539" w:author="English, William" w:date="2025-09-16T15:50:00Z" w16du:dateUtc="2025-09-16T19:50:00Z"/>
                <w:rFonts w:ascii="Aptos" w:eastAsia="Aptos" w:hAnsi="Aptos" w:cs="Times New Roman"/>
                <w:sz w:val="22"/>
              </w:rPr>
            </w:pPr>
            <w:ins w:id="540" w:author="English, William" w:date="2025-09-16T15:50:00Z" w16du:dateUtc="2025-09-16T19:50:00Z">
              <w:r>
                <w:rPr>
                  <w:rFonts w:ascii="Aptos" w:eastAsia="Aptos" w:hAnsi="Aptos" w:cs="Times New Roman"/>
                  <w:sz w:val="22"/>
                </w:rPr>
                <w:t>-</w:t>
              </w:r>
            </w:ins>
          </w:p>
        </w:tc>
        <w:tc>
          <w:tcPr>
            <w:tcW w:w="1414" w:type="dxa"/>
            <w:vAlign w:val="center"/>
          </w:tcPr>
          <w:p w14:paraId="41062F37" w14:textId="77777777" w:rsidR="00016698" w:rsidRPr="00392761" w:rsidRDefault="00016698" w:rsidP="002F4C39">
            <w:pPr>
              <w:spacing w:before="0" w:after="0" w:line="240" w:lineRule="auto"/>
              <w:jc w:val="center"/>
              <w:rPr>
                <w:ins w:id="541" w:author="English, William" w:date="2025-09-16T15:50:00Z" w16du:dateUtc="2025-09-16T19:50:00Z"/>
                <w:rFonts w:ascii="Aptos" w:eastAsia="Aptos" w:hAnsi="Aptos" w:cs="Times New Roman"/>
                <w:sz w:val="22"/>
              </w:rPr>
            </w:pPr>
            <w:ins w:id="542" w:author="English, William" w:date="2025-09-16T15:50:00Z" w16du:dateUtc="2025-09-16T19:50:00Z">
              <w:r>
                <w:rPr>
                  <w:rFonts w:ascii="Aptos" w:eastAsia="Aptos" w:hAnsi="Aptos" w:cs="Times New Roman"/>
                  <w:sz w:val="22"/>
                </w:rPr>
                <w:t>-</w:t>
              </w:r>
            </w:ins>
          </w:p>
        </w:tc>
      </w:tr>
      <w:tr w:rsidR="00016698" w:rsidRPr="00392761" w14:paraId="33137C2D" w14:textId="77777777" w:rsidTr="002F4C39">
        <w:trPr>
          <w:trHeight w:val="432"/>
          <w:ins w:id="543" w:author="English, William" w:date="2025-09-16T15:50:00Z"/>
        </w:trPr>
        <w:tc>
          <w:tcPr>
            <w:tcW w:w="2298" w:type="dxa"/>
            <w:vAlign w:val="center"/>
          </w:tcPr>
          <w:p w14:paraId="44E9F3A6" w14:textId="77777777" w:rsidR="00016698" w:rsidRPr="00392761" w:rsidRDefault="00016698" w:rsidP="002F4C39">
            <w:pPr>
              <w:spacing w:before="0" w:after="0" w:line="240" w:lineRule="auto"/>
              <w:jc w:val="center"/>
              <w:rPr>
                <w:ins w:id="544" w:author="English, William" w:date="2025-09-16T15:50:00Z" w16du:dateUtc="2025-09-16T19:50:00Z"/>
                <w:rFonts w:ascii="Aptos" w:eastAsia="Calibri" w:hAnsi="Aptos" w:cs="Times New Roman"/>
                <w:noProof/>
                <w:sz w:val="22"/>
              </w:rPr>
            </w:pPr>
            <w:ins w:id="545" w:author="English, William" w:date="2025-09-16T15:50:00Z" w16du:dateUtc="2025-09-16T19:50:00Z">
              <w:r w:rsidRPr="00392761">
                <w:rPr>
                  <w:rFonts w:ascii="Aptos" w:eastAsia="Calibri" w:hAnsi="Aptos" w:cs="Times New Roman"/>
                  <w:noProof/>
                  <w:sz w:val="22"/>
                </w:rPr>
                <w:t>S.E.</w:t>
              </w:r>
              <w:r>
                <w:rPr>
                  <w:rFonts w:ascii="Aptos" w:eastAsia="Calibri" w:hAnsi="Aptos" w:cs="Times New Roman"/>
                  <w:noProof/>
                  <w:sz w:val="22"/>
                </w:rPr>
                <w:t>E.</w:t>
              </w:r>
            </w:ins>
          </w:p>
        </w:tc>
        <w:tc>
          <w:tcPr>
            <w:tcW w:w="1414" w:type="dxa"/>
            <w:vAlign w:val="center"/>
          </w:tcPr>
          <w:p w14:paraId="5E34F933" w14:textId="77777777" w:rsidR="00016698" w:rsidRPr="00392761" w:rsidRDefault="00016698" w:rsidP="002F4C39">
            <w:pPr>
              <w:spacing w:before="0" w:after="0" w:line="240" w:lineRule="auto"/>
              <w:jc w:val="center"/>
              <w:rPr>
                <w:ins w:id="546" w:author="English, William" w:date="2025-09-16T15:50:00Z" w16du:dateUtc="2025-09-16T19:50:00Z"/>
                <w:rFonts w:ascii="Aptos" w:eastAsia="Aptos" w:hAnsi="Aptos" w:cs="Times New Roman"/>
                <w:sz w:val="22"/>
              </w:rPr>
            </w:pPr>
            <w:ins w:id="547" w:author="English, William" w:date="2025-09-16T15:50:00Z" w16du:dateUtc="2025-09-16T19:50:00Z">
              <w:r w:rsidRPr="00392761">
                <w:rPr>
                  <w:rFonts w:ascii="Aptos" w:eastAsia="Aptos" w:hAnsi="Aptos" w:cs="Times New Roman"/>
                  <w:sz w:val="22"/>
                </w:rPr>
                <w:t>1.</w:t>
              </w:r>
              <w:r>
                <w:rPr>
                  <w:rFonts w:ascii="Aptos" w:eastAsia="Aptos" w:hAnsi="Aptos" w:cs="Times New Roman"/>
                  <w:sz w:val="22"/>
                </w:rPr>
                <w:t>18</w:t>
              </w:r>
            </w:ins>
          </w:p>
        </w:tc>
        <w:tc>
          <w:tcPr>
            <w:tcW w:w="1414" w:type="dxa"/>
            <w:vAlign w:val="center"/>
          </w:tcPr>
          <w:p w14:paraId="314907D3" w14:textId="77777777" w:rsidR="00016698" w:rsidRPr="00392761" w:rsidRDefault="00016698" w:rsidP="002F4C39">
            <w:pPr>
              <w:spacing w:before="0" w:after="0" w:line="240" w:lineRule="auto"/>
              <w:jc w:val="center"/>
              <w:rPr>
                <w:ins w:id="548" w:author="English, William" w:date="2025-09-16T15:50:00Z" w16du:dateUtc="2025-09-16T19:50:00Z"/>
                <w:rFonts w:ascii="Aptos" w:eastAsia="Aptos" w:hAnsi="Aptos" w:cs="Times New Roman"/>
                <w:sz w:val="22"/>
              </w:rPr>
            </w:pPr>
            <w:ins w:id="549" w:author="English, William" w:date="2025-09-16T15:50:00Z" w16du:dateUtc="2025-09-16T19:50:00Z">
              <w:r w:rsidRPr="00392761">
                <w:rPr>
                  <w:rFonts w:ascii="Aptos" w:eastAsia="Aptos" w:hAnsi="Aptos" w:cs="Times New Roman"/>
                  <w:sz w:val="22"/>
                </w:rPr>
                <w:t>1.4</w:t>
              </w:r>
              <w:r>
                <w:rPr>
                  <w:rFonts w:ascii="Aptos" w:eastAsia="Aptos" w:hAnsi="Aptos" w:cs="Times New Roman"/>
                  <w:sz w:val="22"/>
                </w:rPr>
                <w:t>6</w:t>
              </w:r>
            </w:ins>
          </w:p>
        </w:tc>
        <w:tc>
          <w:tcPr>
            <w:tcW w:w="1414" w:type="dxa"/>
            <w:vAlign w:val="center"/>
          </w:tcPr>
          <w:p w14:paraId="59BDEB83" w14:textId="77777777" w:rsidR="00016698" w:rsidRPr="00392761" w:rsidRDefault="00016698" w:rsidP="002F4C39">
            <w:pPr>
              <w:spacing w:before="0" w:after="0" w:line="240" w:lineRule="auto"/>
              <w:jc w:val="center"/>
              <w:rPr>
                <w:ins w:id="550" w:author="English, William" w:date="2025-09-16T15:50:00Z" w16du:dateUtc="2025-09-16T19:50:00Z"/>
                <w:rFonts w:ascii="Aptos" w:eastAsia="Aptos" w:hAnsi="Aptos" w:cs="Times New Roman"/>
                <w:sz w:val="22"/>
              </w:rPr>
            </w:pPr>
            <w:ins w:id="551" w:author="English, William" w:date="2025-09-16T15:50:00Z" w16du:dateUtc="2025-09-16T19:50:00Z">
              <w:r>
                <w:rPr>
                  <w:rFonts w:ascii="Aptos" w:eastAsia="Aptos" w:hAnsi="Aptos" w:cs="Times New Roman"/>
                  <w:sz w:val="22"/>
                </w:rPr>
                <w:t>59.0</w:t>
              </w:r>
            </w:ins>
          </w:p>
        </w:tc>
        <w:tc>
          <w:tcPr>
            <w:tcW w:w="1406" w:type="dxa"/>
            <w:vAlign w:val="center"/>
          </w:tcPr>
          <w:p w14:paraId="6600F3D4" w14:textId="77777777" w:rsidR="00016698" w:rsidRPr="00392761" w:rsidRDefault="00016698" w:rsidP="002F4C39">
            <w:pPr>
              <w:spacing w:before="0" w:after="0" w:line="240" w:lineRule="auto"/>
              <w:jc w:val="center"/>
              <w:rPr>
                <w:ins w:id="552" w:author="English, William" w:date="2025-09-16T15:50:00Z" w16du:dateUtc="2025-09-16T19:50:00Z"/>
                <w:rFonts w:ascii="Aptos" w:eastAsia="Aptos" w:hAnsi="Aptos" w:cs="Times New Roman"/>
                <w:sz w:val="22"/>
              </w:rPr>
            </w:pPr>
            <w:ins w:id="553" w:author="English, William" w:date="2025-09-16T15:50:00Z" w16du:dateUtc="2025-09-16T19:50:00Z">
              <w:r>
                <w:rPr>
                  <w:rFonts w:ascii="Aptos" w:eastAsia="Aptos" w:hAnsi="Aptos" w:cs="Times New Roman"/>
                  <w:sz w:val="22"/>
                </w:rPr>
                <w:t>2.41</w:t>
              </w:r>
            </w:ins>
          </w:p>
        </w:tc>
        <w:tc>
          <w:tcPr>
            <w:tcW w:w="1414" w:type="dxa"/>
            <w:vAlign w:val="center"/>
          </w:tcPr>
          <w:p w14:paraId="4D96F3CA" w14:textId="77777777" w:rsidR="00016698" w:rsidRPr="00392761" w:rsidRDefault="00016698" w:rsidP="002F4C39">
            <w:pPr>
              <w:spacing w:before="0" w:after="0" w:line="240" w:lineRule="auto"/>
              <w:jc w:val="center"/>
              <w:rPr>
                <w:ins w:id="554" w:author="English, William" w:date="2025-09-16T15:50:00Z" w16du:dateUtc="2025-09-16T19:50:00Z"/>
                <w:rFonts w:ascii="Aptos" w:eastAsia="Aptos" w:hAnsi="Aptos" w:cs="Times New Roman"/>
                <w:sz w:val="22"/>
              </w:rPr>
            </w:pPr>
            <w:ins w:id="555" w:author="English, William" w:date="2025-09-16T15:50:00Z" w16du:dateUtc="2025-09-16T19:50:00Z">
              <w:r>
                <w:rPr>
                  <w:rFonts w:ascii="Aptos" w:eastAsia="Aptos" w:hAnsi="Aptos" w:cs="Times New Roman"/>
                  <w:sz w:val="22"/>
                </w:rPr>
                <w:t>2.83</w:t>
              </w:r>
            </w:ins>
          </w:p>
        </w:tc>
      </w:tr>
      <w:tr w:rsidR="00016698" w:rsidRPr="00392761" w14:paraId="2D86F16C" w14:textId="77777777" w:rsidTr="002F4C39">
        <w:trPr>
          <w:trHeight w:val="432"/>
          <w:ins w:id="556" w:author="English, William" w:date="2025-09-16T15:50:00Z"/>
        </w:trPr>
        <w:tc>
          <w:tcPr>
            <w:tcW w:w="2298" w:type="dxa"/>
            <w:tcBorders>
              <w:bottom w:val="single" w:sz="4" w:space="0" w:color="auto"/>
            </w:tcBorders>
            <w:vAlign w:val="center"/>
            <w:hideMark/>
          </w:tcPr>
          <w:p w14:paraId="0D8FA47D" w14:textId="77777777" w:rsidR="00016698" w:rsidRPr="00392761" w:rsidRDefault="00016698" w:rsidP="002F4C39">
            <w:pPr>
              <w:spacing w:before="0" w:after="0" w:line="240" w:lineRule="auto"/>
              <w:rPr>
                <w:ins w:id="557" w:author="English, William" w:date="2025-09-16T15:50:00Z" w16du:dateUtc="2025-09-16T19:50:00Z"/>
                <w:rFonts w:ascii="Aptos" w:eastAsia="Aptos" w:hAnsi="Aptos" w:cs="Times New Roman"/>
                <w:sz w:val="22"/>
              </w:rPr>
            </w:pPr>
            <m:oMathPara>
              <m:oMath>
                <m:r>
                  <w:ins w:id="558" w:author="English, William" w:date="2025-09-16T15:50:00Z" w16du:dateUtc="2025-09-16T19:50:00Z">
                    <w:rPr>
                      <w:rFonts w:ascii="Cambria Math" w:eastAsia="Aptos" w:hAnsi="Cambria Math" w:cs="Times New Roman"/>
                      <w:noProof/>
                      <w:sz w:val="22"/>
                    </w:rPr>
                    <m:t>N</m:t>
                  </w:ins>
                </m:r>
              </m:oMath>
            </m:oMathPara>
          </w:p>
        </w:tc>
        <w:tc>
          <w:tcPr>
            <w:tcW w:w="1414" w:type="dxa"/>
            <w:vAlign w:val="center"/>
          </w:tcPr>
          <w:p w14:paraId="5AA61697" w14:textId="77777777" w:rsidR="00016698" w:rsidRPr="00392761" w:rsidRDefault="00016698" w:rsidP="002F4C39">
            <w:pPr>
              <w:spacing w:before="0" w:after="0" w:line="240" w:lineRule="auto"/>
              <w:jc w:val="center"/>
              <w:rPr>
                <w:ins w:id="559" w:author="English, William" w:date="2025-09-16T15:50:00Z" w16du:dateUtc="2025-09-16T19:50:00Z"/>
                <w:rFonts w:ascii="Aptos" w:eastAsia="Aptos" w:hAnsi="Aptos" w:cs="Times New Roman"/>
                <w:sz w:val="22"/>
              </w:rPr>
            </w:pPr>
            <w:ins w:id="560" w:author="English, William" w:date="2025-09-16T15:50:00Z" w16du:dateUtc="2025-09-16T19:50:00Z">
              <w:r>
                <w:rPr>
                  <w:rFonts w:ascii="Aptos" w:eastAsia="Aptos" w:hAnsi="Aptos" w:cs="Times New Roman"/>
                  <w:sz w:val="22"/>
                </w:rPr>
                <w:t>144</w:t>
              </w:r>
            </w:ins>
          </w:p>
        </w:tc>
        <w:tc>
          <w:tcPr>
            <w:tcW w:w="1414" w:type="dxa"/>
            <w:vAlign w:val="center"/>
          </w:tcPr>
          <w:p w14:paraId="30BD8E20" w14:textId="77777777" w:rsidR="00016698" w:rsidRPr="00392761" w:rsidRDefault="00016698" w:rsidP="002F4C39">
            <w:pPr>
              <w:spacing w:before="0" w:after="0" w:line="240" w:lineRule="auto"/>
              <w:jc w:val="center"/>
              <w:rPr>
                <w:ins w:id="561" w:author="English, William" w:date="2025-09-16T15:50:00Z" w16du:dateUtc="2025-09-16T19:50:00Z"/>
                <w:rFonts w:ascii="Aptos" w:eastAsia="Aptos" w:hAnsi="Aptos" w:cs="Times New Roman"/>
                <w:sz w:val="22"/>
              </w:rPr>
            </w:pPr>
            <w:ins w:id="562" w:author="English, William" w:date="2025-09-16T15:50:00Z" w16du:dateUtc="2025-09-16T19:50:00Z">
              <w:r>
                <w:rPr>
                  <w:rFonts w:ascii="Aptos" w:eastAsia="Aptos" w:hAnsi="Aptos" w:cs="Times New Roman"/>
                  <w:sz w:val="22"/>
                </w:rPr>
                <w:t>144</w:t>
              </w:r>
            </w:ins>
          </w:p>
        </w:tc>
        <w:tc>
          <w:tcPr>
            <w:tcW w:w="1414" w:type="dxa"/>
            <w:vAlign w:val="center"/>
          </w:tcPr>
          <w:p w14:paraId="73023159" w14:textId="77777777" w:rsidR="00016698" w:rsidRPr="00392761" w:rsidRDefault="00016698" w:rsidP="002F4C39">
            <w:pPr>
              <w:spacing w:before="0" w:after="0" w:line="240" w:lineRule="auto"/>
              <w:jc w:val="center"/>
              <w:rPr>
                <w:ins w:id="563" w:author="English, William" w:date="2025-09-16T15:50:00Z" w16du:dateUtc="2025-09-16T19:50:00Z"/>
                <w:rFonts w:ascii="Aptos" w:eastAsia="Aptos" w:hAnsi="Aptos" w:cs="Times New Roman"/>
                <w:sz w:val="22"/>
              </w:rPr>
            </w:pPr>
            <w:ins w:id="564" w:author="English, William" w:date="2025-09-16T15:50:00Z" w16du:dateUtc="2025-09-16T19:50:00Z">
              <w:r w:rsidRPr="00392761">
                <w:rPr>
                  <w:rFonts w:ascii="Aptos" w:eastAsia="Aptos" w:hAnsi="Aptos" w:cs="Times New Roman"/>
                  <w:sz w:val="22"/>
                </w:rPr>
                <w:t>1</w:t>
              </w:r>
              <w:r>
                <w:rPr>
                  <w:rFonts w:ascii="Aptos" w:eastAsia="Aptos" w:hAnsi="Aptos" w:cs="Times New Roman"/>
                  <w:sz w:val="22"/>
                </w:rPr>
                <w:t>32</w:t>
              </w:r>
            </w:ins>
          </w:p>
        </w:tc>
        <w:tc>
          <w:tcPr>
            <w:tcW w:w="1406" w:type="dxa"/>
            <w:vAlign w:val="center"/>
          </w:tcPr>
          <w:p w14:paraId="362C075D" w14:textId="77777777" w:rsidR="00016698" w:rsidRPr="00392761" w:rsidRDefault="00016698" w:rsidP="002F4C39">
            <w:pPr>
              <w:spacing w:before="0" w:after="0" w:line="240" w:lineRule="auto"/>
              <w:jc w:val="center"/>
              <w:rPr>
                <w:ins w:id="565" w:author="English, William" w:date="2025-09-16T15:50:00Z" w16du:dateUtc="2025-09-16T19:50:00Z"/>
                <w:rFonts w:ascii="Aptos" w:eastAsia="Aptos" w:hAnsi="Aptos" w:cs="Times New Roman"/>
                <w:sz w:val="22"/>
              </w:rPr>
            </w:pPr>
            <w:ins w:id="566" w:author="English, William" w:date="2025-09-16T15:50:00Z" w16du:dateUtc="2025-09-16T19:50:00Z">
              <w:r>
                <w:rPr>
                  <w:rFonts w:ascii="Aptos" w:eastAsia="Aptos" w:hAnsi="Aptos" w:cs="Times New Roman"/>
                  <w:sz w:val="22"/>
                </w:rPr>
                <w:t>144</w:t>
              </w:r>
            </w:ins>
          </w:p>
        </w:tc>
        <w:tc>
          <w:tcPr>
            <w:tcW w:w="1414" w:type="dxa"/>
            <w:vAlign w:val="center"/>
          </w:tcPr>
          <w:p w14:paraId="52234124" w14:textId="77777777" w:rsidR="00016698" w:rsidRPr="00392761" w:rsidRDefault="00016698" w:rsidP="002F4C39">
            <w:pPr>
              <w:spacing w:before="0" w:after="0" w:line="240" w:lineRule="auto"/>
              <w:jc w:val="center"/>
              <w:rPr>
                <w:ins w:id="567" w:author="English, William" w:date="2025-09-16T15:50:00Z" w16du:dateUtc="2025-09-16T19:50:00Z"/>
                <w:rFonts w:ascii="Aptos" w:eastAsia="Aptos" w:hAnsi="Aptos" w:cs="Times New Roman"/>
                <w:sz w:val="22"/>
              </w:rPr>
            </w:pPr>
            <w:ins w:id="568" w:author="English, William" w:date="2025-09-16T15:50:00Z" w16du:dateUtc="2025-09-16T19:50:00Z">
              <w:r>
                <w:rPr>
                  <w:rFonts w:ascii="Aptos" w:eastAsia="Aptos" w:hAnsi="Aptos" w:cs="Times New Roman"/>
                  <w:sz w:val="22"/>
                </w:rPr>
                <w:t>144</w:t>
              </w:r>
            </w:ins>
          </w:p>
        </w:tc>
      </w:tr>
      <w:tr w:rsidR="00016698" w:rsidRPr="0063773D" w14:paraId="71596E01" w14:textId="77777777" w:rsidTr="002F4C39">
        <w:trPr>
          <w:trHeight w:val="432"/>
          <w:ins w:id="569" w:author="English, William" w:date="2025-09-16T15:50:00Z"/>
        </w:trPr>
        <w:tc>
          <w:tcPr>
            <w:tcW w:w="9360" w:type="dxa"/>
            <w:gridSpan w:val="6"/>
            <w:tcBorders>
              <w:top w:val="single" w:sz="4" w:space="0" w:color="auto"/>
              <w:bottom w:val="single" w:sz="4" w:space="0" w:color="auto"/>
            </w:tcBorders>
          </w:tcPr>
          <w:p w14:paraId="2CE892EE" w14:textId="77777777" w:rsidR="00016698" w:rsidRPr="0063773D" w:rsidRDefault="00016698" w:rsidP="002F4C39">
            <w:pPr>
              <w:spacing w:before="0" w:after="0" w:line="240" w:lineRule="auto"/>
              <w:rPr>
                <w:ins w:id="570" w:author="English, William" w:date="2025-09-16T15:50:00Z" w16du:dateUtc="2025-09-16T19:50:00Z"/>
                <w:rFonts w:ascii="Aptos" w:eastAsia="Aptos" w:hAnsi="Aptos" w:cs="Times New Roman"/>
                <w:sz w:val="20"/>
                <w:szCs w:val="20"/>
              </w:rPr>
            </w:pPr>
            <w:ins w:id="571" w:author="English, William" w:date="2025-09-16T15:50:00Z" w16du:dateUtc="2025-09-16T19:50:00Z">
              <w:r w:rsidRPr="001D7714">
                <w:rPr>
                  <w:rFonts w:ascii="Aptos" w:eastAsia="Aptos" w:hAnsi="Aptos" w:cs="Times New Roman"/>
                  <w:sz w:val="20"/>
                  <w:szCs w:val="20"/>
                </w:rPr>
                <w:t xml:space="preserve">Notes: † Robust </w:t>
              </w:r>
              <w:r>
                <w:rPr>
                  <w:rFonts w:ascii="Aptos" w:eastAsia="Aptos" w:hAnsi="Aptos" w:cs="Times New Roman"/>
                  <w:sz w:val="20"/>
                  <w:szCs w:val="20"/>
                </w:rPr>
                <w:t xml:space="preserve">least squares.  Robust </w:t>
              </w:r>
              <w:r w:rsidRPr="001D7714">
                <w:rPr>
                  <w:rFonts w:ascii="Aptos" w:eastAsia="Aptos" w:hAnsi="Aptos" w:cs="Times New Roman"/>
                  <w:sz w:val="20"/>
                  <w:szCs w:val="20"/>
                </w:rPr>
                <w:t xml:space="preserve">standard errors in parentheses. RLS settings: M-estimation, </w:t>
              </w:r>
              <w:proofErr w:type="spellStart"/>
              <w:r w:rsidRPr="001D7714">
                <w:rPr>
                  <w:rFonts w:ascii="Aptos" w:eastAsia="Aptos" w:hAnsi="Aptos" w:cs="Times New Roman"/>
                  <w:sz w:val="20"/>
                  <w:szCs w:val="20"/>
                </w:rPr>
                <w:t>bisquare</w:t>
              </w:r>
              <w:proofErr w:type="spellEnd"/>
              <w:r w:rsidRPr="001D7714">
                <w:rPr>
                  <w:rFonts w:ascii="Aptos" w:eastAsia="Aptos" w:hAnsi="Aptos" w:cs="Times New Roman"/>
                  <w:sz w:val="20"/>
                  <w:szCs w:val="20"/>
                </w:rPr>
                <w:t xml:space="preserve"> with tuning=4.685, </w:t>
              </w:r>
              <w:r>
                <w:rPr>
                  <w:rFonts w:ascii="Aptos" w:eastAsia="Aptos" w:hAnsi="Aptos" w:cs="Times New Roman"/>
                  <w:sz w:val="20"/>
                  <w:szCs w:val="20"/>
                </w:rPr>
                <w:t>Huber</w:t>
              </w:r>
              <w:r w:rsidRPr="001D7714">
                <w:rPr>
                  <w:rFonts w:ascii="Aptos" w:eastAsia="Aptos" w:hAnsi="Aptos" w:cs="Times New Roman"/>
                  <w:sz w:val="20"/>
                  <w:szCs w:val="20"/>
                </w:rPr>
                <w:t xml:space="preserve"> scaling. †† Negative binomial </w:t>
              </w:r>
              <w:r>
                <w:rPr>
                  <w:rFonts w:ascii="Aptos" w:eastAsia="Aptos" w:hAnsi="Aptos" w:cs="Times New Roman"/>
                  <w:sz w:val="20"/>
                  <w:szCs w:val="20"/>
                </w:rPr>
                <w:t xml:space="preserve">QML </w:t>
              </w:r>
              <w:r w:rsidRPr="001D7714">
                <w:rPr>
                  <w:rFonts w:ascii="Aptos" w:eastAsia="Aptos" w:hAnsi="Aptos" w:cs="Times New Roman"/>
                  <w:sz w:val="20"/>
                  <w:szCs w:val="20"/>
                </w:rPr>
                <w:t xml:space="preserve">regressions, </w:t>
              </w:r>
              <w:r>
                <w:rPr>
                  <w:rFonts w:ascii="Aptos" w:eastAsia="Aptos" w:hAnsi="Aptos" w:cs="Times New Roman"/>
                  <w:sz w:val="20"/>
                  <w:szCs w:val="20"/>
                </w:rPr>
                <w:t xml:space="preserve">corrected for overdispersion where </w:t>
              </w:r>
              <w:proofErr w:type="gramStart"/>
              <w:r>
                <w:rPr>
                  <w:rFonts w:ascii="Aptos" w:eastAsia="Aptos" w:hAnsi="Aptos" w:cs="Times New Roman"/>
                  <w:sz w:val="20"/>
                  <w:szCs w:val="20"/>
                </w:rPr>
                <w:t>appropriate</w:t>
              </w:r>
              <w:r w:rsidRPr="001D7714">
                <w:rPr>
                  <w:rFonts w:ascii="Aptos" w:eastAsia="Aptos" w:hAnsi="Aptos" w:cs="Times New Roman"/>
                  <w:sz w:val="20"/>
                  <w:szCs w:val="20"/>
                </w:rPr>
                <w:t xml:space="preserve">, </w:t>
              </w:r>
              <w:r>
                <w:rPr>
                  <w:rFonts w:ascii="Aptos" w:eastAsia="Aptos" w:hAnsi="Aptos" w:cs="Times New Roman"/>
                  <w:sz w:val="20"/>
                  <w:szCs w:val="20"/>
                </w:rPr>
                <w:t xml:space="preserve"> GLM</w:t>
              </w:r>
              <w:proofErr w:type="gramEnd"/>
              <w:r>
                <w:rPr>
                  <w:rFonts w:ascii="Aptos" w:eastAsia="Aptos" w:hAnsi="Aptos" w:cs="Times New Roman"/>
                  <w:sz w:val="20"/>
                  <w:szCs w:val="20"/>
                </w:rPr>
                <w:t xml:space="preserve"> covariances.  Regressions include d</w:t>
              </w:r>
              <w:r w:rsidRPr="0048148A">
                <w:rPr>
                  <w:rFonts w:ascii="Aptos" w:eastAsia="Aptos" w:hAnsi="Aptos" w:cs="Times New Roman"/>
                  <w:sz w:val="20"/>
                  <w:szCs w:val="20"/>
                </w:rPr>
                <w:t>ummy variables for policy rules and for estimated models</w:t>
              </w:r>
              <w:r>
                <w:rPr>
                  <w:rFonts w:ascii="Aptos" w:eastAsia="Aptos" w:hAnsi="Aptos" w:cs="Times New Roman"/>
                  <w:sz w:val="20"/>
                  <w:szCs w:val="20"/>
                </w:rPr>
                <w:t xml:space="preserve"> as controls. ‘Early estimation’ is interacted with ‘estimated’, where </w:t>
              </w:r>
              <w:proofErr w:type="gramStart"/>
              <w:r>
                <w:rPr>
                  <w:rFonts w:ascii="Aptos" w:eastAsia="Aptos" w:hAnsi="Aptos" w:cs="Times New Roman"/>
                  <w:sz w:val="20"/>
                  <w:szCs w:val="20"/>
                </w:rPr>
                <w:t xml:space="preserve">applicable  </w:t>
              </w:r>
              <w:r w:rsidRPr="001D7714">
                <w:rPr>
                  <w:rFonts w:ascii="Aptos" w:eastAsia="Aptos" w:hAnsi="Aptos" w:cs="Times New Roman"/>
                  <w:sz w:val="20"/>
                  <w:szCs w:val="20"/>
                </w:rPr>
                <w:t>*</w:t>
              </w:r>
              <w:proofErr w:type="gramEnd"/>
              <w:r w:rsidRPr="001D7714">
                <w:rPr>
                  <w:rFonts w:ascii="Aptos" w:eastAsia="Aptos" w:hAnsi="Aptos" w:cs="Times New Roman"/>
                  <w:sz w:val="20"/>
                  <w:szCs w:val="20"/>
                </w:rPr>
                <w:t>,*</w:t>
              </w:r>
              <w:proofErr w:type="gramStart"/>
              <w:r w:rsidRPr="001D7714">
                <w:rPr>
                  <w:rFonts w:ascii="Aptos" w:eastAsia="Aptos" w:hAnsi="Aptos" w:cs="Times New Roman"/>
                  <w:sz w:val="20"/>
                  <w:szCs w:val="20"/>
                </w:rPr>
                <w:t>*,*</w:t>
              </w:r>
              <w:proofErr w:type="gramEnd"/>
              <w:r w:rsidRPr="001D7714">
                <w:rPr>
                  <w:rFonts w:ascii="Aptos" w:eastAsia="Aptos" w:hAnsi="Aptos" w:cs="Times New Roman"/>
                  <w:sz w:val="20"/>
                  <w:szCs w:val="20"/>
                </w:rPr>
                <w:t>** indicate statistical significance at 10, 5, and 1 percent, respectively.  See Table 1 for definitions of variables.</w:t>
              </w:r>
            </w:ins>
          </w:p>
        </w:tc>
      </w:tr>
    </w:tbl>
    <w:p w14:paraId="0EDE0963" w14:textId="77777777" w:rsidR="00016698" w:rsidRDefault="00016698" w:rsidP="00016698">
      <w:pPr>
        <w:ind w:firstLine="720"/>
        <w:rPr>
          <w:ins w:id="572" w:author="English, William" w:date="2025-09-16T15:50:00Z" w16du:dateUtc="2025-09-16T19:50:00Z"/>
        </w:rPr>
      </w:pPr>
    </w:p>
    <w:p w14:paraId="1BE0E63E" w14:textId="77777777" w:rsidR="00C20E36" w:rsidRPr="00AB0718" w:rsidRDefault="00C20E36" w:rsidP="00AB0718">
      <w:pPr>
        <w:spacing w:before="0" w:after="160" w:line="278" w:lineRule="auto"/>
        <w:rPr>
          <w:rFonts w:ascii="Aptos" w:eastAsia="Aptos" w:hAnsi="Aptos" w:cs="Times New Roman"/>
          <w:kern w:val="2"/>
          <w:szCs w:val="24"/>
          <w14:ligatures w14:val="standardContextual"/>
        </w:rPr>
      </w:pPr>
    </w:p>
    <w:p w14:paraId="5C3BABFF" w14:textId="77777777" w:rsidR="00235EAE" w:rsidRDefault="00235EAE" w:rsidP="00E35084">
      <w:pPr>
        <w:spacing w:before="100" w:beforeAutospacing="1" w:after="100" w:afterAutospacing="1" w:line="240" w:lineRule="auto"/>
        <w:rPr>
          <w:rFonts w:cs="Times New Roman"/>
          <w:szCs w:val="24"/>
        </w:rPr>
      </w:pPr>
    </w:p>
    <w:p w14:paraId="0C610BB5" w14:textId="77777777" w:rsidR="00235EAE" w:rsidRDefault="00235EAE" w:rsidP="00E35084">
      <w:pPr>
        <w:spacing w:before="100" w:beforeAutospacing="1" w:after="100" w:afterAutospacing="1" w:line="240" w:lineRule="auto"/>
        <w:rPr>
          <w:rFonts w:cs="Times New Roman"/>
          <w:szCs w:val="24"/>
        </w:rPr>
      </w:pPr>
    </w:p>
    <w:sectPr w:rsidR="00235EAE" w:rsidSect="00C7003B">
      <w:footerReference w:type="default" r:id="rId4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Connor Brennan" w:date="2025-09-18T15:43:00Z" w:initials="CB">
    <w:p w14:paraId="50B53D4E" w14:textId="77777777" w:rsidR="00F47667" w:rsidRDefault="00F47667" w:rsidP="00F47667">
      <w:r>
        <w:rPr>
          <w:rStyle w:val="CommentReference"/>
        </w:rPr>
        <w:annotationRef/>
      </w:r>
      <w:r>
        <w:rPr>
          <w:sz w:val="20"/>
          <w:szCs w:val="20"/>
        </w:rPr>
        <w:t>I like the title! Just wanted to suggest changing "Power" to "Effects" or "Power and Timing" or "Power and Lags" given that we do more than the elasticities but also do the timings. Just throwing out the ideas but I'm happy to keep "Power."</w:t>
      </w:r>
    </w:p>
  </w:comment>
  <w:comment w:id="1" w:author="Connor Brennan" w:date="2025-09-18T15:46:00Z" w:initials="CB">
    <w:p w14:paraId="64728ECB" w14:textId="77777777" w:rsidR="000C6244" w:rsidRDefault="000C6244" w:rsidP="000C6244">
      <w:r>
        <w:rPr>
          <w:rStyle w:val="CommentReference"/>
        </w:rPr>
        <w:annotationRef/>
      </w:r>
      <w:r>
        <w:rPr>
          <w:sz w:val="20"/>
          <w:szCs w:val="20"/>
        </w:rPr>
        <w:t>wanted to put interesting finding first rather than first thing hitting readings with "Not surprisingly." Don't want to lose interest</w:t>
      </w:r>
    </w:p>
  </w:comment>
  <w:comment w:id="54" w:author="English, William" w:date="2025-09-11T14:07:00Z" w:initials="WE">
    <w:p w14:paraId="6FA59DD8" w14:textId="2FB80A98" w:rsidR="00456EB3" w:rsidRDefault="00456EB3" w:rsidP="00456EB3">
      <w:pPr>
        <w:pStyle w:val="CommentText"/>
      </w:pPr>
      <w:r>
        <w:rPr>
          <w:rStyle w:val="CommentReference"/>
        </w:rPr>
        <w:annotationRef/>
      </w:r>
      <w:r>
        <w:t xml:space="preserve">Need a reference for the last sentence of this note. </w:t>
      </w:r>
    </w:p>
  </w:comment>
  <w:comment w:id="62" w:author="English, William" w:date="2025-09-15T22:00:00Z" w:initials="WE">
    <w:p w14:paraId="3693281D" w14:textId="77777777" w:rsidR="008705C0" w:rsidRDefault="008705C0" w:rsidP="008705C0">
      <w:pPr>
        <w:pStyle w:val="CommentText"/>
      </w:pPr>
      <w:r>
        <w:rPr>
          <w:rStyle w:val="CommentReference"/>
        </w:rPr>
        <w:annotationRef/>
      </w:r>
      <w:r>
        <w:t xml:space="preserve">Trying to capture the comments from Connor here, as well as Bob’s email of 9/12. </w:t>
      </w:r>
    </w:p>
  </w:comment>
  <w:comment w:id="63" w:author="Connor Brennan" w:date="2025-09-18T16:03:00Z" w:initials="CB">
    <w:p w14:paraId="2E23C9CB" w14:textId="77777777" w:rsidR="00581FD5" w:rsidRDefault="00581FD5" w:rsidP="00581FD5">
      <w:r>
        <w:rPr>
          <w:rStyle w:val="CommentReference"/>
        </w:rPr>
        <w:annotationRef/>
      </w:r>
      <w:r>
        <w:rPr>
          <w:sz w:val="20"/>
          <w:szCs w:val="20"/>
        </w:rPr>
        <w:t>I approve</w:t>
      </w:r>
    </w:p>
  </w:comment>
  <w:comment w:id="83" w:author="Robert Tetlow" w:date="2025-08-05T17:56:00Z" w:initials="RT">
    <w:p w14:paraId="3D59970C" w14:textId="14F8B9BF" w:rsidR="00EB4776" w:rsidRDefault="00EB4776" w:rsidP="00EB4776">
      <w:pPr>
        <w:pStyle w:val="CommentText"/>
      </w:pPr>
      <w:r>
        <w:rPr>
          <w:rStyle w:val="CommentReference"/>
        </w:rPr>
        <w:annotationRef/>
      </w:r>
      <w:r>
        <w:t xml:space="preserve">Woodford (2009 AEJ:Mac) listed the elements of what he called the new synthesis in macro: (i) GE; (ii) econometrically validated; (iii) address the Lucas critique; (iv) real (i.e., non-MP) shocks matter; and (v) MP is effective. Areas of disagreement (vi) “There is as yet little certainty about how best to specify an empirically adequate model of aggregate fluctuations.” (vii) The argument that macroeconomists should concentrate of first-principles of theory is not convincing; (viii) </w:t>
      </w:r>
    </w:p>
    <w:p w14:paraId="31047C7B" w14:textId="77777777" w:rsidR="00EB4776" w:rsidRDefault="00EB4776" w:rsidP="00EB4776">
      <w:pPr>
        <w:pStyle w:val="CommentText"/>
      </w:pPr>
    </w:p>
    <w:p w14:paraId="1DA337E9" w14:textId="77777777" w:rsidR="00EB4776" w:rsidRDefault="00EB4776" w:rsidP="00EB4776">
      <w:pPr>
        <w:pStyle w:val="CommentText"/>
      </w:pPr>
      <w:r>
        <w:t>Mankiw (2006 JEP) argued that the conceptual developments of the previous several decades have “had little impact on practical macroeconomists who are charged with the messy task of conducting actual monetary and fiscal policy.”  This was part of a broader argument that macroeconomists should approach questions with a practical bent toward solving problems, like engineers, more so than like scientists.  Woodford (2009) contests Mankiw’s claim that (as of 2006) modern macro had not penetrated policy institutions.</w:t>
      </w:r>
    </w:p>
  </w:comment>
  <w:comment w:id="84" w:author="Connor Brennan" w:date="2025-06-15T22:19:00Z" w:initials="CB">
    <w:p w14:paraId="577B1512" w14:textId="667995CE" w:rsidR="003336CE" w:rsidRDefault="003336CE" w:rsidP="003336CE">
      <w:r>
        <w:rPr>
          <w:rStyle w:val="CommentReference"/>
        </w:rPr>
        <w:annotationRef/>
      </w:r>
      <w:r>
        <w:rPr>
          <w:sz w:val="20"/>
          <w:szCs w:val="20"/>
        </w:rPr>
        <w:t>Fine point in the paragraph. But I also think it is worthwhile to try to make the point that models try to demonstrate one contribution but in doing so often sacrifice reasonable general results. You both know the politics of how to make such points better than I. But ultimately I think that is the larger explanatory story.</w:t>
      </w:r>
    </w:p>
  </w:comment>
  <w:comment w:id="85" w:author="Robert Tetlow" w:date="2025-06-16T09:41:00Z" w:initials="RT">
    <w:p w14:paraId="27E429C9" w14:textId="77777777" w:rsidR="003336CE" w:rsidRDefault="003336CE" w:rsidP="003336CE">
      <w:pPr>
        <w:pStyle w:val="CommentText"/>
      </w:pPr>
      <w:r>
        <w:rPr>
          <w:rStyle w:val="CommentReference"/>
        </w:rPr>
        <w:annotationRef/>
      </w:r>
      <w:r>
        <w:t xml:space="preserve">Connor’s point is correct, of course.  But it’s destructive to us.  I guess we’d say, on the one hand, that ‘estimated’ and ‘lneq’ should pick up those models that are just about making points outside of what MP does. And, on the other hand, that whatever quantitatitive point one is trying to make about some isolated feature of a model, that point cannot be made in isolation of what MP does.  That’s what it means to have a GE model. </w:t>
      </w:r>
    </w:p>
  </w:comment>
  <w:comment w:id="86" w:author="English, William" w:date="2025-07-30T16:39:00Z" w:initials="WE">
    <w:p w14:paraId="5654D5F8" w14:textId="77777777" w:rsidR="0058787B" w:rsidRDefault="0058787B" w:rsidP="0058787B">
      <w:pPr>
        <w:pStyle w:val="CommentText"/>
      </w:pPr>
      <w:r>
        <w:rPr>
          <w:rStyle w:val="CommentReference"/>
        </w:rPr>
        <w:annotationRef/>
      </w:r>
      <w:r>
        <w:t>I tried to pick up these thoughts in the final paragraph.  I think this is surely what is going on, but I worry that a referee could say “prove it.”  It’s not clear how to do that, though!</w:t>
      </w:r>
    </w:p>
  </w:comment>
  <w:comment w:id="101" w:author="Robert Tetlow" w:date="2025-08-06T11:28:00Z" w:initials="RT">
    <w:p w14:paraId="05051BE1" w14:textId="77777777" w:rsidR="005B19E5" w:rsidRDefault="005B19E5" w:rsidP="005B19E5">
      <w:pPr>
        <w:pStyle w:val="CommentText"/>
      </w:pPr>
      <w:r>
        <w:rPr>
          <w:rStyle w:val="CommentReference"/>
        </w:rPr>
        <w:annotationRef/>
      </w:r>
      <w:r>
        <w:t xml:space="preserve">Get back to this topic. </w:t>
      </w:r>
    </w:p>
  </w:comment>
  <w:comment w:id="102" w:author="English, William" w:date="2025-09-15T22:01:00Z" w:initials="WE">
    <w:p w14:paraId="4801C50C" w14:textId="77777777" w:rsidR="00BB33E6" w:rsidRDefault="00BB33E6" w:rsidP="00BB33E6">
      <w:pPr>
        <w:pStyle w:val="CommentText"/>
      </w:pPr>
      <w:r>
        <w:rPr>
          <w:rStyle w:val="CommentReference"/>
        </w:rPr>
        <w:annotationRef/>
      </w:r>
      <w:r>
        <w:t xml:space="preserve">Connor had some additional text here, but I think it wasn’t needed.  I think Bob was referring to the footnote – we need to be sure we actually discuss this point below. </w:t>
      </w:r>
    </w:p>
  </w:comment>
  <w:comment w:id="103" w:author="Connor Brennan" w:date="2025-09-18T16:10:00Z" w:initials="CB">
    <w:p w14:paraId="6B3B84FB" w14:textId="77777777" w:rsidR="002076E4" w:rsidRDefault="002076E4" w:rsidP="002076E4">
      <w:r>
        <w:rPr>
          <w:rStyle w:val="CommentReference"/>
        </w:rPr>
        <w:annotationRef/>
      </w:r>
      <w:r>
        <w:rPr>
          <w:sz w:val="20"/>
          <w:szCs w:val="20"/>
        </w:rPr>
        <w:t>gave a go at it, let me know what you think. I wrote that it is going to a new steadystate</w:t>
      </w:r>
    </w:p>
  </w:comment>
  <w:comment w:id="120" w:author="English, William" w:date="2025-02-02T21:15:00Z" w:initials="WE">
    <w:p w14:paraId="1198F1AD" w14:textId="39903FEF" w:rsidR="00EB05A6" w:rsidRDefault="00EB05A6" w:rsidP="00730EF6">
      <w:pPr>
        <w:pStyle w:val="CommentText"/>
      </w:pPr>
      <w:r>
        <w:rPr>
          <w:rStyle w:val="CommentReference"/>
        </w:rPr>
        <w:annotationRef/>
      </w:r>
      <w:r>
        <w:t>Needs to be updated to Bob’s more recent VAR</w:t>
      </w:r>
    </w:p>
  </w:comment>
  <w:comment w:id="121" w:author="Robert Tetlow" w:date="2025-06-09T18:11:00Z" w:initials="RT">
    <w:p w14:paraId="24A70A26" w14:textId="77777777" w:rsidR="00484EE4" w:rsidRDefault="00484EE4" w:rsidP="00484EE4">
      <w:pPr>
        <w:pStyle w:val="CommentText"/>
      </w:pPr>
      <w:r>
        <w:rPr>
          <w:rStyle w:val="CommentReference"/>
        </w:rPr>
        <w:annotationRef/>
      </w:r>
      <w:r>
        <w:t xml:space="preserve">Might want to do the VAR over again.  Sigh. </w:t>
      </w:r>
    </w:p>
  </w:comment>
  <w:comment w:id="122" w:author="Connor Brennan" w:date="2025-06-15T23:22:00Z" w:initials="CB">
    <w:p w14:paraId="66D3CD1D" w14:textId="77777777" w:rsidR="0059559F" w:rsidRDefault="0059559F" w:rsidP="0059559F">
      <w:r>
        <w:rPr>
          <w:rStyle w:val="CommentReference"/>
        </w:rPr>
        <w:annotationRef/>
      </w:r>
      <w:r>
        <w:rPr>
          <w:sz w:val="20"/>
          <w:szCs w:val="20"/>
        </w:rPr>
        <w:t>Remaking the charts with a new VAR is no problem on the graphing side!</w:t>
      </w:r>
    </w:p>
  </w:comment>
  <w:comment w:id="126" w:author="Connor Brennan" w:date="2025-06-15T23:25:00Z" w:initials="CB">
    <w:p w14:paraId="7BE0124D" w14:textId="0AB16FFB" w:rsidR="00DE5D31" w:rsidRDefault="00DE5D31" w:rsidP="00DE5D31">
      <w:r>
        <w:rPr>
          <w:rStyle w:val="CommentReference"/>
        </w:rPr>
        <w:annotationRef/>
      </w:r>
      <w:r>
        <w:rPr>
          <w:sz w:val="20"/>
          <w:szCs w:val="20"/>
        </w:rPr>
        <w:t>Looking at these, do we think the orange is too light for the graph? Perhaps make orange -&gt; magenta and make the median line Gold?</w:t>
      </w:r>
    </w:p>
  </w:comment>
  <w:comment w:id="127" w:author="Robert Tetlow" w:date="2025-06-16T10:04:00Z" w:initials="RT">
    <w:p w14:paraId="16D7DC27" w14:textId="77777777" w:rsidR="00BE0108" w:rsidRDefault="00BE0108" w:rsidP="00BE0108">
      <w:pPr>
        <w:pStyle w:val="CommentText"/>
      </w:pPr>
      <w:r>
        <w:rPr>
          <w:rStyle w:val="CommentReference"/>
        </w:rPr>
        <w:annotationRef/>
      </w:r>
      <w:r>
        <w:t>Let’s test this.  Also, as I noted in an email, these charts should also ‘work’ as slides presented to a screen.</w:t>
      </w:r>
    </w:p>
  </w:comment>
  <w:comment w:id="128" w:author="English, William" w:date="2025-06-16T20:43:00Z" w:initials="WE">
    <w:p w14:paraId="7FD75911" w14:textId="77777777" w:rsidR="007844FF" w:rsidRDefault="007F6C77" w:rsidP="007844FF">
      <w:pPr>
        <w:pStyle w:val="CommentText"/>
      </w:pPr>
      <w:r>
        <w:rPr>
          <w:rStyle w:val="CommentReference"/>
        </w:rPr>
        <w:annotationRef/>
      </w:r>
      <w:r w:rsidR="007844FF">
        <w:t xml:space="preserve">Happy to have darker or brighter colors.  We need to redraw these for the sample of 217 model/rule pairs (dropping the few where the IRFs peak at the end).  </w:t>
      </w:r>
    </w:p>
  </w:comment>
  <w:comment w:id="129" w:author="Connor Brennan" w:date="2025-09-18T16:40:00Z" w:initials="CB">
    <w:p w14:paraId="0F2C64AB" w14:textId="77777777" w:rsidR="00B86027" w:rsidRDefault="00B86027" w:rsidP="00B86027">
      <w:r>
        <w:rPr>
          <w:rStyle w:val="CommentReference"/>
        </w:rPr>
        <w:annotationRef/>
      </w:r>
      <w:r>
        <w:rPr>
          <w:sz w:val="20"/>
          <w:szCs w:val="20"/>
        </w:rPr>
        <w:t>asked a colleague to compare with lighter or darker colors, and they said that they preferred the shade as it is now, so we will stick with that.</w:t>
      </w:r>
    </w:p>
    <w:p w14:paraId="351EAFB1" w14:textId="77777777" w:rsidR="00B86027" w:rsidRDefault="00B86027" w:rsidP="00B86027"/>
    <w:p w14:paraId="057AFDA8" w14:textId="77777777" w:rsidR="00B86027" w:rsidRDefault="00B86027" w:rsidP="00B86027">
      <w:r>
        <w:rPr>
          <w:sz w:val="20"/>
          <w:szCs w:val="20"/>
        </w:rPr>
        <w:t>I coded in dropping models with end peaks. To replace these graphs with the final versions, I need Bob's new VAR. Will mention in my email sending this draft</w:t>
      </w:r>
    </w:p>
  </w:comment>
  <w:comment w:id="187" w:author="English, William" w:date="2025-09-11T15:28:00Z" w:initials="WE">
    <w:p w14:paraId="0BFA8F28" w14:textId="3A7DC532" w:rsidR="00282A90" w:rsidRDefault="00282A90" w:rsidP="00282A90">
      <w:pPr>
        <w:pStyle w:val="CommentText"/>
      </w:pPr>
      <w:r>
        <w:rPr>
          <w:rStyle w:val="CommentReference"/>
        </w:rPr>
        <w:annotationRef/>
      </w:r>
      <w:r>
        <w:t xml:space="preserve">No adaptive learning?  It’s only a few models, but it does seem to matter for both the size and timing of the effects on inflation.  </w:t>
      </w:r>
    </w:p>
  </w:comment>
  <w:comment w:id="188" w:author="Connor Brennan" w:date="2025-09-18T16:44:00Z" w:initials="CB">
    <w:p w14:paraId="46061908" w14:textId="77777777" w:rsidR="00143FBA" w:rsidRDefault="00143FBA" w:rsidP="00143FBA">
      <w:r>
        <w:rPr>
          <w:rStyle w:val="CommentReference"/>
        </w:rPr>
        <w:annotationRef/>
      </w:r>
      <w:r>
        <w:rPr>
          <w:sz w:val="20"/>
          <w:szCs w:val="20"/>
        </w:rPr>
        <w:t>but that would be in the real rigidities section. The nominal rigidities are with wages and prices, no?</w:t>
      </w:r>
    </w:p>
  </w:comment>
  <w:comment w:id="211" w:author="English, William" w:date="2025-09-11T15:18:00Z" w:initials="WE">
    <w:p w14:paraId="488D55E5" w14:textId="08AAB953" w:rsidR="00C3623D" w:rsidRDefault="00842DC6" w:rsidP="00C3623D">
      <w:pPr>
        <w:pStyle w:val="CommentText"/>
      </w:pPr>
      <w:r>
        <w:rPr>
          <w:rStyle w:val="CommentReference"/>
        </w:rPr>
        <w:annotationRef/>
      </w:r>
      <w:r w:rsidR="00C3623D">
        <w:t xml:space="preserve">Can we say anything about how we trimmed the list?  I’m not sure we need the additional table.  </w:t>
      </w:r>
    </w:p>
  </w:comment>
  <w:comment w:id="245" w:author="English, William" w:date="2025-09-16T17:36:00Z" w:initials="WE">
    <w:p w14:paraId="1C488B87" w14:textId="7EE72D3A" w:rsidR="00D552A0" w:rsidRDefault="00D552A0" w:rsidP="00D552A0">
      <w:pPr>
        <w:pStyle w:val="CommentText"/>
      </w:pPr>
      <w:r>
        <w:rPr>
          <w:rStyle w:val="CommentReference"/>
        </w:rPr>
        <w:annotationRef/>
      </w:r>
      <w:r>
        <w:t xml:space="preserve">I revised this table to exclude “early estimation.”  That variable wasn’t significant in any of the regressions, and it meant that we could only use estimated models in the regressions (so </w:t>
      </w:r>
    </w:p>
  </w:comment>
  <w:comment w:id="285" w:author="Robert Tetlow" w:date="2025-08-13T10:41:00Z" w:initials="RT">
    <w:p w14:paraId="442B834B" w14:textId="4F2D2308" w:rsidR="00483F6A" w:rsidRDefault="00483F6A" w:rsidP="00483F6A">
      <w:pPr>
        <w:pStyle w:val="CommentText"/>
      </w:pPr>
      <w:r>
        <w:rPr>
          <w:rStyle w:val="CommentReference"/>
        </w:rPr>
        <w:annotationRef/>
      </w:r>
      <w:r>
        <w:t xml:space="preserve">I think I moved this to here from the abstract.  We would need to develop this argument more fully to proceed with it. </w:t>
      </w:r>
    </w:p>
  </w:comment>
  <w:comment w:id="286" w:author="English, William" w:date="2025-09-16T15:49:00Z" w:initials="WE">
    <w:p w14:paraId="44B5031B" w14:textId="77777777" w:rsidR="00693176" w:rsidRDefault="00693176" w:rsidP="00693176">
      <w:pPr>
        <w:pStyle w:val="CommentText"/>
      </w:pPr>
      <w:r>
        <w:rPr>
          <w:rStyle w:val="CommentReference"/>
        </w:rPr>
        <w:annotationRef/>
      </w:r>
      <w:r>
        <w:t xml:space="preserve">I tried to soften.  I do think this is a problem, and I think it may be okay to suggest it at the end.  But we can discuss. </w:t>
      </w:r>
    </w:p>
  </w:comment>
  <w:comment w:id="298" w:author="Robert Tetlow" w:date="2025-06-09T13:24:00Z" w:initials="RT">
    <w:p w14:paraId="18D64204" w14:textId="436172CD" w:rsidR="00BB0F8A" w:rsidRDefault="00F220D8" w:rsidP="00BB0F8A">
      <w:pPr>
        <w:pStyle w:val="CommentText"/>
      </w:pPr>
      <w:r>
        <w:rPr>
          <w:rStyle w:val="CommentReference"/>
        </w:rPr>
        <w:annotationRef/>
      </w:r>
      <w:r w:rsidR="00BB0F8A">
        <w:t>Lots of these references are not cited in the text at the moment.  We’ll end  up cutting a bunch of them.  Right now, they’re aide memoire.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0B53D4E" w15:done="0"/>
  <w15:commentEx w15:paraId="64728ECB" w15:done="0"/>
  <w15:commentEx w15:paraId="6FA59DD8" w15:done="0"/>
  <w15:commentEx w15:paraId="3693281D" w15:done="0"/>
  <w15:commentEx w15:paraId="2E23C9CB" w15:paraIdParent="3693281D" w15:done="0"/>
  <w15:commentEx w15:paraId="1DA337E9" w15:done="0"/>
  <w15:commentEx w15:paraId="577B1512" w15:done="0"/>
  <w15:commentEx w15:paraId="27E429C9" w15:paraIdParent="577B1512" w15:done="0"/>
  <w15:commentEx w15:paraId="5654D5F8" w15:paraIdParent="577B1512" w15:done="0"/>
  <w15:commentEx w15:paraId="05051BE1" w15:done="0"/>
  <w15:commentEx w15:paraId="4801C50C" w15:paraIdParent="05051BE1" w15:done="0"/>
  <w15:commentEx w15:paraId="6B3B84FB" w15:paraIdParent="05051BE1" w15:done="0"/>
  <w15:commentEx w15:paraId="1198F1AD" w15:done="0"/>
  <w15:commentEx w15:paraId="24A70A26" w15:paraIdParent="1198F1AD" w15:done="0"/>
  <w15:commentEx w15:paraId="66D3CD1D" w15:paraIdParent="1198F1AD" w15:done="0"/>
  <w15:commentEx w15:paraId="7BE0124D" w15:done="0"/>
  <w15:commentEx w15:paraId="16D7DC27" w15:paraIdParent="7BE0124D" w15:done="0"/>
  <w15:commentEx w15:paraId="7FD75911" w15:paraIdParent="7BE0124D" w15:done="0"/>
  <w15:commentEx w15:paraId="057AFDA8" w15:paraIdParent="7BE0124D" w15:done="0"/>
  <w15:commentEx w15:paraId="0BFA8F28" w15:done="0"/>
  <w15:commentEx w15:paraId="46061908" w15:paraIdParent="0BFA8F28" w15:done="0"/>
  <w15:commentEx w15:paraId="488D55E5" w15:done="0"/>
  <w15:commentEx w15:paraId="1C488B87" w15:done="0"/>
  <w15:commentEx w15:paraId="442B834B" w15:done="0"/>
  <w15:commentEx w15:paraId="44B5031B" w15:paraIdParent="442B834B" w15:done="0"/>
  <w15:commentEx w15:paraId="18D642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221F74E" w16cex:dateUtc="2025-09-18T20:43:00Z"/>
  <w16cex:commentExtensible w16cex:durableId="21D40B58" w16cex:dateUtc="2025-09-18T20:46:00Z"/>
  <w16cex:commentExtensible w16cex:durableId="7E723183" w16cex:dateUtc="2025-09-11T18:07:00Z"/>
  <w16cex:commentExtensible w16cex:durableId="741B5200" w16cex:dateUtc="2025-09-16T02:00:00Z"/>
  <w16cex:commentExtensible w16cex:durableId="46F80D92" w16cex:dateUtc="2025-09-18T21:03:00Z"/>
  <w16cex:commentExtensible w16cex:durableId="2AE1E135" w16cex:dateUtc="2025-08-05T21:56:00Z"/>
  <w16cex:commentExtensible w16cex:durableId="3CEE17C7" w16cex:dateUtc="2025-06-16T03:19:00Z"/>
  <w16cex:commentExtensible w16cex:durableId="2AE2123C" w16cex:dateUtc="2025-06-16T13:41:00Z"/>
  <w16cex:commentExtensible w16cex:durableId="40863A90" w16cex:dateUtc="2025-07-30T20:39:00Z"/>
  <w16cex:commentExtensible w16cex:durableId="2D6DCB88" w16cex:dateUtc="2025-08-06T15:28:00Z"/>
  <w16cex:commentExtensible w16cex:durableId="6C08A22B" w16cex:dateUtc="2025-09-16T02:01:00Z"/>
  <w16cex:commentExtensible w16cex:durableId="0E2A71C2" w16cex:dateUtc="2025-09-18T21:10:00Z"/>
  <w16cex:commentExtensible w16cex:durableId="414909FA" w16cex:dateUtc="2025-02-03T02:15:00Z"/>
  <w16cex:commentExtensible w16cex:durableId="28BA271B" w16cex:dateUtc="2025-06-09T22:11:00Z"/>
  <w16cex:commentExtensible w16cex:durableId="570C375C" w16cex:dateUtc="2025-06-16T04:22:00Z"/>
  <w16cex:commentExtensible w16cex:durableId="1B53972D" w16cex:dateUtc="2025-06-16T04:25:00Z"/>
  <w16cex:commentExtensible w16cex:durableId="244A61DA" w16cex:dateUtc="2025-06-16T14:04:00Z"/>
  <w16cex:commentExtensible w16cex:durableId="34DB1DB1" w16cex:dateUtc="2025-06-17T00:43:00Z"/>
  <w16cex:commentExtensible w16cex:durableId="1FAEFB5A" w16cex:dateUtc="2025-09-18T21:40:00Z"/>
  <w16cex:commentExtensible w16cex:durableId="4B64C007" w16cex:dateUtc="2025-09-11T19:28:00Z"/>
  <w16cex:commentExtensible w16cex:durableId="7E5DE684" w16cex:dateUtc="2025-09-18T21:44:00Z"/>
  <w16cex:commentExtensible w16cex:durableId="4B4B1C9D" w16cex:dateUtc="2025-09-11T19:18:00Z"/>
  <w16cex:commentExtensible w16cex:durableId="7DFCF4A8" w16cex:dateUtc="2025-09-16T21:36:00Z"/>
  <w16cex:commentExtensible w16cex:durableId="235E1219" w16cex:dateUtc="2025-08-13T14:41:00Z"/>
  <w16cex:commentExtensible w16cex:durableId="103DE520" w16cex:dateUtc="2025-09-16T19:49:00Z"/>
  <w16cex:commentExtensible w16cex:durableId="0FEF6FA1" w16cex:dateUtc="2025-06-09T17:2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0B53D4E" w16cid:durableId="3221F74E"/>
  <w16cid:commentId w16cid:paraId="64728ECB" w16cid:durableId="21D40B58"/>
  <w16cid:commentId w16cid:paraId="6FA59DD8" w16cid:durableId="7E723183"/>
  <w16cid:commentId w16cid:paraId="3693281D" w16cid:durableId="741B5200"/>
  <w16cid:commentId w16cid:paraId="2E23C9CB" w16cid:durableId="46F80D92"/>
  <w16cid:commentId w16cid:paraId="1DA337E9" w16cid:durableId="2AE1E135"/>
  <w16cid:commentId w16cid:paraId="577B1512" w16cid:durableId="3CEE17C7"/>
  <w16cid:commentId w16cid:paraId="27E429C9" w16cid:durableId="2AE2123C"/>
  <w16cid:commentId w16cid:paraId="5654D5F8" w16cid:durableId="40863A90"/>
  <w16cid:commentId w16cid:paraId="05051BE1" w16cid:durableId="2D6DCB88"/>
  <w16cid:commentId w16cid:paraId="4801C50C" w16cid:durableId="6C08A22B"/>
  <w16cid:commentId w16cid:paraId="6B3B84FB" w16cid:durableId="0E2A71C2"/>
  <w16cid:commentId w16cid:paraId="1198F1AD" w16cid:durableId="414909FA"/>
  <w16cid:commentId w16cid:paraId="24A70A26" w16cid:durableId="28BA271B"/>
  <w16cid:commentId w16cid:paraId="66D3CD1D" w16cid:durableId="570C375C"/>
  <w16cid:commentId w16cid:paraId="7BE0124D" w16cid:durableId="1B53972D"/>
  <w16cid:commentId w16cid:paraId="16D7DC27" w16cid:durableId="244A61DA"/>
  <w16cid:commentId w16cid:paraId="7FD75911" w16cid:durableId="34DB1DB1"/>
  <w16cid:commentId w16cid:paraId="057AFDA8" w16cid:durableId="1FAEFB5A"/>
  <w16cid:commentId w16cid:paraId="0BFA8F28" w16cid:durableId="4B64C007"/>
  <w16cid:commentId w16cid:paraId="46061908" w16cid:durableId="7E5DE684"/>
  <w16cid:commentId w16cid:paraId="488D55E5" w16cid:durableId="4B4B1C9D"/>
  <w16cid:commentId w16cid:paraId="1C488B87" w16cid:durableId="7DFCF4A8"/>
  <w16cid:commentId w16cid:paraId="442B834B" w16cid:durableId="235E1219"/>
  <w16cid:commentId w16cid:paraId="44B5031B" w16cid:durableId="103DE520"/>
  <w16cid:commentId w16cid:paraId="18D64204" w16cid:durableId="0FEF6FA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3D6BE67" w14:textId="77777777" w:rsidR="00D70E77" w:rsidRDefault="00D70E77" w:rsidP="00B06DDD">
      <w:pPr>
        <w:spacing w:line="240" w:lineRule="auto"/>
      </w:pPr>
      <w:r>
        <w:separator/>
      </w:r>
    </w:p>
  </w:endnote>
  <w:endnote w:type="continuationSeparator" w:id="0">
    <w:p w14:paraId="138DD142" w14:textId="77777777" w:rsidR="00D70E77" w:rsidRDefault="00D70E77" w:rsidP="00B06DDD">
      <w:pPr>
        <w:spacing w:line="240" w:lineRule="auto"/>
      </w:pPr>
      <w:r>
        <w:continuationSeparator/>
      </w:r>
    </w:p>
  </w:endnote>
  <w:endnote w:type="continuationNotice" w:id="1">
    <w:p w14:paraId="4D850696" w14:textId="77777777" w:rsidR="00D70E77" w:rsidRDefault="00D70E77">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panose1 w:val="020B0004020202020204"/>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7067956"/>
      <w:docPartObj>
        <w:docPartGallery w:val="Page Numbers (Bottom of Page)"/>
        <w:docPartUnique/>
      </w:docPartObj>
    </w:sdtPr>
    <w:sdtEndPr>
      <w:rPr>
        <w:noProof/>
      </w:rPr>
    </w:sdtEndPr>
    <w:sdtContent>
      <w:p w14:paraId="36228A84" w14:textId="344477FB" w:rsidR="00EB05A6" w:rsidRDefault="00EB05A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6681CD3" w14:textId="77777777" w:rsidR="00EB05A6" w:rsidRDefault="00EB05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60219D" w14:textId="77777777" w:rsidR="00D70E77" w:rsidRDefault="00D70E77" w:rsidP="00B06DDD">
      <w:pPr>
        <w:spacing w:line="240" w:lineRule="auto"/>
      </w:pPr>
      <w:r>
        <w:separator/>
      </w:r>
    </w:p>
  </w:footnote>
  <w:footnote w:type="continuationSeparator" w:id="0">
    <w:p w14:paraId="5B297DD6" w14:textId="77777777" w:rsidR="00D70E77" w:rsidRDefault="00D70E77" w:rsidP="00B06DDD">
      <w:pPr>
        <w:spacing w:line="240" w:lineRule="auto"/>
      </w:pPr>
      <w:r>
        <w:continuationSeparator/>
      </w:r>
    </w:p>
  </w:footnote>
  <w:footnote w:type="continuationNotice" w:id="1">
    <w:p w14:paraId="1F2F72EA" w14:textId="77777777" w:rsidR="00D70E77" w:rsidRDefault="00D70E77">
      <w:pPr>
        <w:spacing w:before="0" w:line="240" w:lineRule="auto"/>
      </w:pPr>
    </w:p>
  </w:footnote>
  <w:footnote w:id="2">
    <w:p w14:paraId="4F46074E" w14:textId="630941D9" w:rsidR="00EB05A6" w:rsidRPr="009629E0" w:rsidRDefault="00EB05A6" w:rsidP="00741D61">
      <w:pPr>
        <w:pStyle w:val="NoSpacing"/>
      </w:pPr>
      <w:r w:rsidRPr="009629E0">
        <w:rPr>
          <w:rStyle w:val="FootnoteReference"/>
          <w:rFonts w:cs="Times New Roman"/>
        </w:rPr>
        <w:footnoteRef/>
      </w:r>
      <w:r w:rsidRPr="009629E0">
        <w:t xml:space="preserve"> </w:t>
      </w:r>
      <w:r w:rsidRPr="00DE3425">
        <w:t xml:space="preserve">We draw </w:t>
      </w:r>
      <w:r>
        <w:t xml:space="preserve">on </w:t>
      </w:r>
      <w:r w:rsidRPr="00DE3425">
        <w:t>the model code from the Macroeconomic Model Data Base (MMB) curated by Volker Wieland and his colleagues at the Institute for Monetary and Financial Stability at Goethe University Frankfurt.</w:t>
      </w:r>
      <w:r>
        <w:t xml:space="preserve">  </w:t>
      </w:r>
      <w:r w:rsidR="00795FED">
        <w:t>An excellent resource, the MMB</w:t>
      </w:r>
      <w:r w:rsidR="00FE663A">
        <w:t xml:space="preserve"> can be found</w:t>
      </w:r>
      <w:r w:rsidR="00795FED">
        <w:t xml:space="preserve"> at</w:t>
      </w:r>
      <w:r w:rsidRPr="009629E0">
        <w:t xml:space="preserve">: </w:t>
      </w:r>
      <w:hyperlink r:id="rId1" w:history="1">
        <w:r w:rsidR="00795FED" w:rsidRPr="003D4F12">
          <w:rPr>
            <w:rStyle w:val="Hyperlink"/>
          </w:rPr>
          <w:t>https://www.macromodelbase.com/</w:t>
        </w:r>
      </w:hyperlink>
      <w:r w:rsidR="00795FED">
        <w:t xml:space="preserve"> </w:t>
      </w:r>
    </w:p>
  </w:footnote>
  <w:footnote w:id="3">
    <w:p w14:paraId="35887CB1" w14:textId="1484F8CA" w:rsidR="00EB05A6" w:rsidRPr="00713429" w:rsidRDefault="00EB05A6" w:rsidP="00741D61">
      <w:pPr>
        <w:pStyle w:val="NoSpacing"/>
      </w:pPr>
      <w:r w:rsidRPr="00713429">
        <w:rPr>
          <w:rStyle w:val="FootnoteReference"/>
        </w:rPr>
        <w:footnoteRef/>
      </w:r>
      <w:r w:rsidRPr="00713429">
        <w:t xml:space="preserve"> </w:t>
      </w:r>
      <w:r w:rsidR="00795FED">
        <w:t xml:space="preserve">See </w:t>
      </w:r>
      <w:r>
        <w:t>Taylor and Williams (2011</w:t>
      </w:r>
      <w:r w:rsidRPr="00DE3425">
        <w:t>) for a</w:t>
      </w:r>
      <w:r w:rsidR="00795FED">
        <w:t>n extensive</w:t>
      </w:r>
      <w:r w:rsidRPr="00DE3425">
        <w:t xml:space="preserve"> discussion of the </w:t>
      </w:r>
      <w:r w:rsidR="00795FED">
        <w:t>merits of simple monetary policy rules</w:t>
      </w:r>
      <w:r>
        <w:t xml:space="preserve">.  </w:t>
      </w:r>
      <w:r w:rsidRPr="00713429">
        <w:t xml:space="preserve"> </w:t>
      </w:r>
    </w:p>
  </w:footnote>
  <w:footnote w:id="4">
    <w:p w14:paraId="205EBFFA" w14:textId="0401EBE6" w:rsidR="000875F9" w:rsidRDefault="000875F9" w:rsidP="00D83713">
      <w:pPr>
        <w:pStyle w:val="NoSpacing"/>
      </w:pPr>
      <w:r>
        <w:rPr>
          <w:rStyle w:val="FootnoteReference"/>
        </w:rPr>
        <w:footnoteRef/>
      </w:r>
      <w:r>
        <w:t xml:space="preserve"> As Glandon </w:t>
      </w:r>
      <w:proofErr w:type="gramStart"/>
      <w:r w:rsidRPr="00F125E1">
        <w:rPr>
          <w:i/>
          <w:iCs/>
        </w:rPr>
        <w:t>et al.</w:t>
      </w:r>
      <w:r>
        <w:t xml:space="preserve"> (2023) describe,</w:t>
      </w:r>
      <w:proofErr w:type="gramEnd"/>
      <w:r>
        <w:t xml:space="preserve"> models within the DSGE class, which includes most of the MMB model set, </w:t>
      </w:r>
      <w:r w:rsidR="00F125E1">
        <w:t xml:space="preserve">frequently </w:t>
      </w:r>
      <w:r>
        <w:t xml:space="preserve">have as their primary goal “model fitting” </w:t>
      </w:r>
      <w:r w:rsidR="003336CE">
        <w:t xml:space="preserve">to a </w:t>
      </w:r>
      <w:r w:rsidR="003336CE" w:rsidRPr="00D83713">
        <w:t>set</w:t>
      </w:r>
      <w:r w:rsidR="003336CE">
        <w:t xml:space="preserve"> of author-selected stylized facts (p. 1092)</w:t>
      </w:r>
      <w:r w:rsidR="00F125E1">
        <w:t xml:space="preserve">.  This methodological approach reflects the view, often ascribed to Lucas, that standard econometrics was “rejecting too many good models” (Evans and </w:t>
      </w:r>
      <w:proofErr w:type="spellStart"/>
      <w:r w:rsidR="00F125E1">
        <w:t>Honkapohja</w:t>
      </w:r>
      <w:proofErr w:type="spellEnd"/>
      <w:r w:rsidR="00F125E1">
        <w:t>, 2005, interview of Tom Sargent</w:t>
      </w:r>
      <w:r w:rsidR="007F4815">
        <w:t xml:space="preserve">, p. 568).  </w:t>
      </w:r>
      <w:r w:rsidR="003336CE">
        <w:t xml:space="preserve">Glandon </w:t>
      </w:r>
      <w:r w:rsidR="003336CE" w:rsidRPr="003336CE">
        <w:rPr>
          <w:i/>
          <w:iCs/>
        </w:rPr>
        <w:t>et al.</w:t>
      </w:r>
      <w:r w:rsidR="003336CE">
        <w:t xml:space="preserve"> (2023) report that of the 997 published papers they survey “only 7 percent are aimed at falsifying or corroborating an economic hypothesis” (p. 1096). </w:t>
      </w:r>
      <w:r w:rsidR="00AC6A1E">
        <w:t xml:space="preserve"> Also tied up in this is that</w:t>
      </w:r>
      <w:r w:rsidR="007F4815">
        <w:t xml:space="preserve"> the stylized facts to which models are fit ha</w:t>
      </w:r>
      <w:r w:rsidR="00494BA8">
        <w:t>ve</w:t>
      </w:r>
      <w:r w:rsidR="007F4815">
        <w:t xml:space="preserve"> shifted as microdata are increasing</w:t>
      </w:r>
      <w:r w:rsidR="00494BA8">
        <w:t>ly</w:t>
      </w:r>
      <w:r w:rsidR="007F4815">
        <w:t xml:space="preserve"> </w:t>
      </w:r>
      <w:r w:rsidR="00394F0C">
        <w:t>employed</w:t>
      </w:r>
      <w:r w:rsidR="007F4815">
        <w:t>, such as the micro</w:t>
      </w:r>
      <w:r w:rsidR="00394F0C">
        <w:t xml:space="preserve"> </w:t>
      </w:r>
      <w:r w:rsidR="007F4815">
        <w:t>evidence on the frequency of price adjustment</w:t>
      </w:r>
      <w:r w:rsidR="00394F0C">
        <w:t>; see,</w:t>
      </w:r>
      <w:r w:rsidR="007F4815">
        <w:t xml:space="preserve"> e.g., Nakamura and Steinsson</w:t>
      </w:r>
      <w:r w:rsidR="00394F0C">
        <w:t xml:space="preserve"> (20</w:t>
      </w:r>
      <w:r w:rsidR="00D83713">
        <w:t>13</w:t>
      </w:r>
      <w:r w:rsidR="00394F0C">
        <w:t>)</w:t>
      </w:r>
      <w:r w:rsidR="00D83713">
        <w:t xml:space="preserve"> and references therein</w:t>
      </w:r>
      <w:r w:rsidR="00394F0C">
        <w:t>.</w:t>
      </w:r>
    </w:p>
  </w:footnote>
  <w:footnote w:id="5">
    <w:p w14:paraId="72660D33" w14:textId="6952A1CC" w:rsidR="00864968" w:rsidRDefault="00864968" w:rsidP="000A6FF8">
      <w:pPr>
        <w:pStyle w:val="NoSpacing"/>
      </w:pPr>
      <w:r>
        <w:rPr>
          <w:rStyle w:val="FootnoteReference"/>
        </w:rPr>
        <w:footnoteRef/>
      </w:r>
      <w:r>
        <w:t xml:space="preserve"> One reason why exogenous monetary policy shocks </w:t>
      </w:r>
      <w:r w:rsidR="00016A82">
        <w:t xml:space="preserve">are found to </w:t>
      </w:r>
      <w:r>
        <w:t xml:space="preserve">explain </w:t>
      </w:r>
      <w:r w:rsidR="00494BA8">
        <w:t>limited</w:t>
      </w:r>
      <w:r>
        <w:t xml:space="preserve"> proportions of the variability of output in an advanced economy like the United States is that central bankers have come to understand their roles, in part, as trying not</w:t>
      </w:r>
      <w:r w:rsidR="00494BA8">
        <w:t xml:space="preserve"> themselves</w:t>
      </w:r>
      <w:r w:rsidR="00211B79">
        <w:t xml:space="preserve"> to</w:t>
      </w:r>
      <w:r>
        <w:t xml:space="preserve"> be a source of shocks</w:t>
      </w:r>
      <w:r w:rsidR="00016A82">
        <w:t xml:space="preserve">.  Modern policymakers try instead to guide private agents’ expectations in a manner that is amenable to the achievement of policy goals.  </w:t>
      </w:r>
      <w:r w:rsidR="00E61623">
        <w:t>It is n</w:t>
      </w:r>
      <w:r w:rsidR="00016A82">
        <w:t>onetheless</w:t>
      </w:r>
      <w:r w:rsidR="00E61623">
        <w:t xml:space="preserve"> the case that</w:t>
      </w:r>
      <w:r w:rsidR="00016A82">
        <w:t xml:space="preserve"> policy that is understood </w:t>
      </w:r>
      <w:r w:rsidR="00E61623">
        <w:t xml:space="preserve">by decisionmakers </w:t>
      </w:r>
      <w:r w:rsidR="00016A82">
        <w:t>to be powerful and stabilizing facilitate</w:t>
      </w:r>
      <w:r w:rsidR="00E61623">
        <w:t>s</w:t>
      </w:r>
      <w:r w:rsidR="00016A82">
        <w:t xml:space="preserve"> the efficacy of monetary policy. </w:t>
      </w:r>
    </w:p>
  </w:footnote>
  <w:footnote w:id="6">
    <w:p w14:paraId="54A44B17" w14:textId="1A27ED2A" w:rsidR="0086341D" w:rsidRDefault="0086341D" w:rsidP="000A6FF8">
      <w:pPr>
        <w:pStyle w:val="NoSpacing"/>
      </w:pPr>
      <w:r>
        <w:rPr>
          <w:rStyle w:val="FootnoteReference"/>
        </w:rPr>
        <w:footnoteRef/>
      </w:r>
      <w:r>
        <w:t xml:space="preserve"> </w:t>
      </w:r>
      <w:r w:rsidR="009E0F56">
        <w:t xml:space="preserve">Such </w:t>
      </w:r>
      <w:r w:rsidR="00795FED">
        <w:t xml:space="preserve">nominal rigidities </w:t>
      </w:r>
      <w:r w:rsidR="009E0F56">
        <w:t>include s</w:t>
      </w:r>
      <w:r>
        <w:t xml:space="preserve">ticky prices, or wages, </w:t>
      </w:r>
      <w:r w:rsidR="00795FED">
        <w:t xml:space="preserve">but could include </w:t>
      </w:r>
      <w:r>
        <w:t>some other mechanis</w:t>
      </w:r>
      <w:r w:rsidR="00795FED">
        <w:t xml:space="preserve">m </w:t>
      </w:r>
      <w:r>
        <w:t>prevent</w:t>
      </w:r>
      <w:r w:rsidR="00795FED">
        <w:t>ing</w:t>
      </w:r>
      <w:r>
        <w:t xml:space="preserve"> price</w:t>
      </w:r>
      <w:r w:rsidR="00795FED">
        <w:t xml:space="preserve">s </w:t>
      </w:r>
      <w:r>
        <w:t xml:space="preserve">from </w:t>
      </w:r>
      <w:r w:rsidR="00795FED">
        <w:t xml:space="preserve">instantaneously </w:t>
      </w:r>
      <w:r>
        <w:t xml:space="preserve">re-establishing equilibrium, as in the growing literature on behavioral economics.  Other examples include coordination failures, animal spirits and indeterminacy of equilibrium. </w:t>
      </w:r>
    </w:p>
  </w:footnote>
  <w:footnote w:id="7">
    <w:p w14:paraId="73043458" w14:textId="3160D6A3" w:rsidR="00070E9A" w:rsidRDefault="00070E9A" w:rsidP="00456EB3">
      <w:pPr>
        <w:pStyle w:val="NoSpacing"/>
      </w:pPr>
      <w:r>
        <w:rPr>
          <w:rStyle w:val="FootnoteReference"/>
        </w:rPr>
        <w:footnoteRef/>
      </w:r>
      <w:r>
        <w:t xml:space="preserve"> </w:t>
      </w:r>
      <w:r w:rsidR="003B40AC">
        <w:t xml:space="preserve">The critique by Chari </w:t>
      </w:r>
      <w:r w:rsidR="003B40AC" w:rsidRPr="00456EB3">
        <w:rPr>
          <w:i/>
          <w:iCs/>
        </w:rPr>
        <w:t>et al.</w:t>
      </w:r>
      <w:r w:rsidR="003B40AC">
        <w:t xml:space="preserve"> (2009) of the Smets-Wouters model was in part based on the implausibility of the identification of the shocks.  More recently</w:t>
      </w:r>
      <w:r w:rsidR="00125553">
        <w:t xml:space="preserve">, </w:t>
      </w:r>
      <w:r w:rsidR="003B40AC">
        <w:t xml:space="preserve">the addition of </w:t>
      </w:r>
      <w:r>
        <w:t>news shocks</w:t>
      </w:r>
      <w:r w:rsidR="003B40AC">
        <w:t xml:space="preserve"> or uncertainty shocks</w:t>
      </w:r>
      <w:r w:rsidR="00125553">
        <w:t xml:space="preserve"> to model</w:t>
      </w:r>
      <w:r w:rsidR="003B40AC">
        <w:t>s has been shown to</w:t>
      </w:r>
      <w:r>
        <w:t xml:space="preserve"> </w:t>
      </w:r>
      <w:r w:rsidR="00125553">
        <w:t>markedly affect</w:t>
      </w:r>
      <w:r>
        <w:t xml:space="preserve"> </w:t>
      </w:r>
      <w:r w:rsidR="003B40AC">
        <w:t>assessments of</w:t>
      </w:r>
      <w:r w:rsidR="00125553">
        <w:t xml:space="preserve"> </w:t>
      </w:r>
      <w:r>
        <w:t>the sources of business cycle fluctuations</w:t>
      </w:r>
      <w:ins w:id="55" w:author="Connor Brennan" w:date="2025-09-18T15:53:00Z" w16du:dateUtc="2025-09-18T20:53:00Z">
        <w:r w:rsidR="00DA7F8E">
          <w:t xml:space="preserve"> (</w:t>
        </w:r>
        <w:r w:rsidR="007D511E">
          <w:t xml:space="preserve">Barsky and Sims, 2011; </w:t>
        </w:r>
      </w:ins>
      <w:ins w:id="56" w:author="Connor Brennan" w:date="2025-09-18T15:54:00Z" w16du:dateUtc="2025-09-18T20:54:00Z">
        <w:r w:rsidR="007D511E">
          <w:t>Fern</w:t>
        </w:r>
      </w:ins>
      <w:ins w:id="57" w:author="Connor Brennan" w:date="2025-09-18T15:55:00Z" w16du:dateUtc="2025-09-18T20:55:00Z">
        <w:r w:rsidR="00160A74">
          <w:t xml:space="preserve">ández-Villaverde and </w:t>
        </w:r>
        <w:proofErr w:type="spellStart"/>
        <w:r w:rsidR="00160A74">
          <w:t>Guerrón-Quintana</w:t>
        </w:r>
        <w:proofErr w:type="spellEnd"/>
        <w:r w:rsidR="001F2DDA">
          <w:t>, 2020)</w:t>
        </w:r>
      </w:ins>
      <w:r w:rsidR="00EB4776">
        <w:t>.</w:t>
      </w:r>
    </w:p>
  </w:footnote>
  <w:footnote w:id="8">
    <w:p w14:paraId="208AAAF7" w14:textId="6B95C852" w:rsidR="00D95BF8" w:rsidRDefault="00D95BF8" w:rsidP="000A6FF8">
      <w:pPr>
        <w:pStyle w:val="NoSpacing"/>
      </w:pPr>
      <w:r>
        <w:rPr>
          <w:rStyle w:val="FootnoteReference"/>
        </w:rPr>
        <w:footnoteRef/>
      </w:r>
      <w:r>
        <w:t xml:space="preserve"> The wealth channel is not necessarily distinct from channels associated with credit frictions such as the collateral channel.  For example, an increase in house prices renders the homeowner better off in terms of household wealth, but they </w:t>
      </w:r>
      <w:r w:rsidR="00852659">
        <w:t xml:space="preserve">nonetheless </w:t>
      </w:r>
      <w:r>
        <w:t xml:space="preserve">may be constrained in their ability to consume out of that wealth.  If, however, the rise in house prices relaxes a collateral constraint, homeowners may find that they can borrow more against home equity than had been the case previously. Cooper (2013) shows using PSID data that </w:t>
      </w:r>
      <w:r w:rsidR="00852659">
        <w:t xml:space="preserve">the effects of </w:t>
      </w:r>
      <w:r>
        <w:t>rising house prices</w:t>
      </w:r>
      <w:r w:rsidR="00852659">
        <w:t xml:space="preserve"> in the U</w:t>
      </w:r>
      <w:del w:id="58" w:author="English, William" w:date="2025-09-15T21:46:00Z" w16du:dateUtc="2025-09-16T01:46:00Z">
        <w:r w:rsidR="00852659" w:rsidDel="00FA5583">
          <w:delText>.</w:delText>
        </w:r>
      </w:del>
      <w:r w:rsidR="00852659">
        <w:t>S</w:t>
      </w:r>
      <w:del w:id="59" w:author="English, William" w:date="2025-09-15T21:46:00Z" w16du:dateUtc="2025-09-16T01:46:00Z">
        <w:r w:rsidR="00852659" w:rsidDel="00FA5583">
          <w:delText>.</w:delText>
        </w:r>
      </w:del>
      <w:r>
        <w:t xml:space="preserve"> </w:t>
      </w:r>
      <w:r w:rsidR="00852659">
        <w:t>operate</w:t>
      </w:r>
      <w:r>
        <w:t xml:space="preserve"> more through relaxing collateral constraints than </w:t>
      </w:r>
      <w:r w:rsidR="00852659">
        <w:t xml:space="preserve">through </w:t>
      </w:r>
      <w:r>
        <w:t xml:space="preserve">a pure wealth effect. </w:t>
      </w:r>
    </w:p>
  </w:footnote>
  <w:footnote w:id="9">
    <w:p w14:paraId="60B38965" w14:textId="263DC4FC" w:rsidR="006542CE" w:rsidRDefault="006542CE" w:rsidP="00DB29F6">
      <w:pPr>
        <w:pStyle w:val="NoSpacing"/>
      </w:pPr>
      <w:r>
        <w:rPr>
          <w:rStyle w:val="FootnoteReference"/>
        </w:rPr>
        <w:footnoteRef/>
      </w:r>
      <w:r>
        <w:t xml:space="preserve"> The classification of channels is not </w:t>
      </w:r>
      <w:r w:rsidRPr="00DB29F6">
        <w:t>unique</w:t>
      </w:r>
      <w:r>
        <w:t xml:space="preserve">.  Indeed, several of the ones </w:t>
      </w:r>
      <w:r w:rsidR="00D87FF9">
        <w:t>not</w:t>
      </w:r>
      <w:r>
        <w:t xml:space="preserve">ed here are sometimes collectively referred to as the </w:t>
      </w:r>
      <w:r w:rsidRPr="0069353C">
        <w:rPr>
          <w:i/>
          <w:iCs/>
        </w:rPr>
        <w:t>credit channel</w:t>
      </w:r>
      <w:r w:rsidR="00D87FF9">
        <w:t>.</w:t>
      </w:r>
      <w:r>
        <w:t xml:space="preserve"> </w:t>
      </w:r>
      <w:r w:rsidR="00D87FF9">
        <w:t xml:space="preserve"> S</w:t>
      </w:r>
      <w:r>
        <w:t>ee, e.g</w:t>
      </w:r>
      <w:r w:rsidR="005835DB">
        <w:t>.,</w:t>
      </w:r>
      <w:r>
        <w:t xml:space="preserve"> Bernanke and Gertler (1995).</w:t>
      </w:r>
      <w:r w:rsidR="005835DB">
        <w:t xml:space="preserve">  </w:t>
      </w:r>
      <w:r>
        <w:t xml:space="preserve"> </w:t>
      </w:r>
    </w:p>
  </w:footnote>
  <w:footnote w:id="10">
    <w:p w14:paraId="0A6CF04F" w14:textId="3360C04D" w:rsidR="00071159" w:rsidRDefault="00071159" w:rsidP="00F33711">
      <w:pPr>
        <w:pStyle w:val="NoSpacing"/>
      </w:pPr>
      <w:r>
        <w:rPr>
          <w:rStyle w:val="FootnoteReference"/>
        </w:rPr>
        <w:footnoteRef/>
      </w:r>
      <w:r>
        <w:t xml:space="preserve"> Picking up on a theme advanced by Ball</w:t>
      </w:r>
      <w:del w:id="79" w:author="English, William" w:date="2025-09-15T21:53:00Z" w16du:dateUtc="2025-09-16T01:53:00Z">
        <w:r w:rsidDel="000C36C6">
          <w:delText>, Mankiw and Romer</w:delText>
        </w:r>
      </w:del>
      <w:ins w:id="80" w:author="English, William" w:date="2025-09-15T21:53:00Z" w16du:dateUtc="2025-09-16T01:53:00Z">
        <w:r w:rsidR="000C36C6">
          <w:t xml:space="preserve"> </w:t>
        </w:r>
        <w:r w:rsidR="000C36C6" w:rsidRPr="00792C25">
          <w:rPr>
            <w:i/>
            <w:iCs/>
            <w:rPrChange w:id="81" w:author="Connor Brennan" w:date="2025-09-18T16:04:00Z" w16du:dateUtc="2025-09-18T21:04:00Z">
              <w:rPr/>
            </w:rPrChange>
          </w:rPr>
          <w:t>et al</w:t>
        </w:r>
      </w:ins>
      <w:ins w:id="82" w:author="Connor Brennan" w:date="2025-09-18T16:04:00Z" w16du:dateUtc="2025-09-18T21:04:00Z">
        <w:r w:rsidR="00792C25">
          <w:t>.</w:t>
        </w:r>
      </w:ins>
      <w:r>
        <w:t xml:space="preserve"> (1988), Keen and Koenig (2018) study how different monetary policy regimes in the U.S. imply differences in price and wage setting over time.    </w:t>
      </w:r>
    </w:p>
  </w:footnote>
  <w:footnote w:id="11">
    <w:p w14:paraId="74E67E0E" w14:textId="350179A5" w:rsidR="00EB05A6" w:rsidRDefault="00EB05A6" w:rsidP="00741D61">
      <w:pPr>
        <w:pStyle w:val="NoSpacing"/>
      </w:pPr>
      <w:r>
        <w:rPr>
          <w:rStyle w:val="FootnoteReference"/>
        </w:rPr>
        <w:footnoteRef/>
      </w:r>
      <w:r>
        <w:t xml:space="preserve"> For example, the models employ the same naming convention for aggregate macro variables and use the same timing assumptions.  Consequently, in m</w:t>
      </w:r>
      <w:r w:rsidR="00A27294">
        <w:t>any</w:t>
      </w:r>
      <w:r>
        <w:t xml:space="preserve"> instances it is relatively straightforward to </w:t>
      </w:r>
      <w:r w:rsidR="00F27A54">
        <w:t>construct</w:t>
      </w:r>
      <w:r>
        <w:t xml:space="preserve"> standardized monetary policy experiments</w:t>
      </w:r>
      <w:r w:rsidR="00A27294">
        <w:t>, particularly for</w:t>
      </w:r>
      <w:r>
        <w:t xml:space="preserve"> monetary policy shocks carried out with Taylor-type rules.  </w:t>
      </w:r>
    </w:p>
  </w:footnote>
  <w:footnote w:id="12">
    <w:p w14:paraId="20AB0D81" w14:textId="69EAF84E" w:rsidR="004E7155" w:rsidRDefault="004E7155">
      <w:pPr>
        <w:pStyle w:val="FootnoteText"/>
      </w:pPr>
      <w:r>
        <w:rPr>
          <w:rStyle w:val="FootnoteReference"/>
        </w:rPr>
        <w:footnoteRef/>
      </w:r>
      <w:r>
        <w:t xml:space="preserve"> </w:t>
      </w:r>
      <w:del w:id="96" w:author="English, William" w:date="2025-09-15T21:55:00Z" w16du:dateUtc="2025-09-16T01:55:00Z">
        <w:r w:rsidDel="002F6333">
          <w:rPr>
            <w:rFonts w:cs="Times New Roman"/>
            <w:szCs w:val="24"/>
          </w:rPr>
          <w:delText xml:space="preserve">The calibrated models are sometimes relatively simple, close in spirit to the New Keynesian benchmark model.  It is an empirical question whether these calibrated models adequately capture the dynamics of the US economy.  </w:delText>
        </w:r>
      </w:del>
      <w:r w:rsidR="00850014">
        <w:rPr>
          <w:rFonts w:cs="Times New Roman"/>
          <w:szCs w:val="24"/>
        </w:rPr>
        <w:t xml:space="preserve">We generally follow </w:t>
      </w:r>
      <w:r w:rsidR="00F5457F" w:rsidRPr="00F5457F">
        <w:rPr>
          <w:rFonts w:cs="Times New Roman"/>
          <w:szCs w:val="24"/>
        </w:rPr>
        <w:t xml:space="preserve">the MMB </w:t>
      </w:r>
      <w:r w:rsidR="00850014">
        <w:rPr>
          <w:rFonts w:cs="Times New Roman"/>
          <w:szCs w:val="24"/>
        </w:rPr>
        <w:t xml:space="preserve">regarding whether a model is calibrated or estimated </w:t>
      </w:r>
      <w:r w:rsidR="00F5457F" w:rsidRPr="00F5457F">
        <w:rPr>
          <w:rFonts w:cs="Times New Roman"/>
          <w:szCs w:val="24"/>
        </w:rPr>
        <w:t xml:space="preserve">(as indicated by model name prefixes where NK designates a calibrated model and US an </w:t>
      </w:r>
      <w:proofErr w:type="gramStart"/>
      <w:r w:rsidR="00F5457F" w:rsidRPr="00F5457F">
        <w:rPr>
          <w:rFonts w:cs="Times New Roman"/>
          <w:szCs w:val="24"/>
        </w:rPr>
        <w:t>estimated models</w:t>
      </w:r>
      <w:proofErr w:type="gramEnd"/>
      <w:r w:rsidR="00F5457F" w:rsidRPr="00F5457F">
        <w:rPr>
          <w:rFonts w:cs="Times New Roman"/>
          <w:szCs w:val="24"/>
        </w:rPr>
        <w:t xml:space="preserve"> for the United States).  However, we judged that the models NK_IR04 and NK_MCN99cr involved enough estimation that we coded them as estimated, while </w:t>
      </w:r>
      <w:proofErr w:type="spellStart"/>
      <w:r w:rsidR="00F5457F" w:rsidRPr="00F5457F">
        <w:rPr>
          <w:rFonts w:cs="Times New Roman"/>
          <w:szCs w:val="24"/>
        </w:rPr>
        <w:t>US_VMDno</w:t>
      </w:r>
      <w:proofErr w:type="spellEnd"/>
      <w:r w:rsidR="00F5457F" w:rsidRPr="00F5457F">
        <w:rPr>
          <w:rFonts w:cs="Times New Roman"/>
          <w:szCs w:val="24"/>
        </w:rPr>
        <w:t xml:space="preserve"> was primarily calibrated and thus coded as such.   </w:t>
      </w:r>
    </w:p>
  </w:footnote>
  <w:footnote w:id="13">
    <w:p w14:paraId="1F385A73" w14:textId="0F23C2E2" w:rsidR="00EB05A6" w:rsidRPr="00246F21" w:rsidRDefault="00EB05A6" w:rsidP="00792090">
      <w:pPr>
        <w:pStyle w:val="NoSpacing"/>
      </w:pPr>
      <w:r w:rsidRPr="00792090">
        <w:rPr>
          <w:rStyle w:val="FootnoteReference"/>
          <w:szCs w:val="20"/>
        </w:rPr>
        <w:footnoteRef/>
      </w:r>
      <w:r w:rsidRPr="00792090">
        <w:t xml:space="preserve"> </w:t>
      </w:r>
      <w:r w:rsidR="00DF0728">
        <w:t>Many</w:t>
      </w:r>
      <w:r w:rsidRPr="00792090">
        <w:t xml:space="preserve"> of the models we use include their own model-specific monetary policy rules.  However, because comparisons across models using different rules is </w:t>
      </w:r>
      <w:r w:rsidR="00A27294">
        <w:t>untenable</w:t>
      </w:r>
      <w:r w:rsidRPr="00792090">
        <w:t>, we do not use those rules.</w:t>
      </w:r>
    </w:p>
  </w:footnote>
  <w:footnote w:id="14">
    <w:p w14:paraId="4FF2A36D" w14:textId="677A8CC4" w:rsidR="00EB05A6" w:rsidRPr="00246F21" w:rsidRDefault="00EB05A6" w:rsidP="00792090">
      <w:pPr>
        <w:pStyle w:val="NoSpacing"/>
      </w:pPr>
      <w:r w:rsidRPr="00792090">
        <w:rPr>
          <w:rStyle w:val="FootnoteReference"/>
          <w:szCs w:val="20"/>
        </w:rPr>
        <w:footnoteRef/>
      </w:r>
      <w:r w:rsidRPr="00792090">
        <w:t xml:space="preserve"> The rules, like the models within which they are embedded, are written in terms of deviations from steady-state values. As a result, </w:t>
      </w:r>
      <w:r w:rsidR="00852659">
        <w:t>the equilibrium real interest rate</w:t>
      </w:r>
      <w:r w:rsidRPr="00792090">
        <w:t xml:space="preserve"> </w:t>
      </w:r>
      <w:r w:rsidR="00852659">
        <w:t>can be taken as zero.</w:t>
      </w:r>
      <w:r w:rsidRPr="00792090">
        <w:t xml:space="preserve"> Because it is not a subject of interest for our work, we abstract from the nonlinearity implied by the effective lower bound on nominal interest rates.</w:t>
      </w:r>
      <w:r w:rsidR="00733EC1" w:rsidRPr="00792090">
        <w:t xml:space="preserve">  On nonlinearity and state dependence in monetary policy, see, e.g., </w:t>
      </w:r>
      <w:proofErr w:type="spellStart"/>
      <w:r w:rsidR="00733EC1" w:rsidRPr="00792090">
        <w:t>Tenreyro</w:t>
      </w:r>
      <w:proofErr w:type="spellEnd"/>
      <w:r w:rsidR="00733EC1" w:rsidRPr="00792090">
        <w:t xml:space="preserve"> and Thwaites (2016) and Ascari and Haber (2021</w:t>
      </w:r>
      <w:r w:rsidR="00733EC1">
        <w:t>).</w:t>
      </w:r>
      <w:r w:rsidR="00920546">
        <w:t xml:space="preserve"> </w:t>
      </w:r>
    </w:p>
  </w:footnote>
  <w:footnote w:id="15">
    <w:p w14:paraId="686ACE99" w14:textId="74892381" w:rsidR="00EB05A6" w:rsidRDefault="00EB05A6" w:rsidP="00510C18">
      <w:pPr>
        <w:pStyle w:val="NoSpacing"/>
      </w:pPr>
      <w:r>
        <w:rPr>
          <w:rStyle w:val="FootnoteReference"/>
        </w:rPr>
        <w:footnoteRef/>
      </w:r>
      <w:r>
        <w:t xml:space="preserve"> We note that the Taylor rule is nested within the inertial Taylor rule in that the latter becomes the former once the partial-adjustment parameter is set to zero</w:t>
      </w:r>
      <w:r w:rsidR="00A27294">
        <w:t xml:space="preserve">; that is, </w:t>
      </w:r>
      <w:r w:rsidR="00FF46F6">
        <w:t xml:space="preserve">the two rules have the same long-run elasticity.  </w:t>
      </w:r>
      <w:r>
        <w:t xml:space="preserve">Similarly, the growth rule becomes the </w:t>
      </w:r>
      <w:r w:rsidR="00C45935">
        <w:t>ITR</w:t>
      </w:r>
      <w:r>
        <w:t xml:space="preserve"> if one</w:t>
      </w:r>
      <w:r w:rsidR="00C45935">
        <w:t xml:space="preserve"> were</w:t>
      </w:r>
      <w:r>
        <w:t xml:space="preserve"> </w:t>
      </w:r>
      <w:r w:rsidR="00FF46F6">
        <w:t xml:space="preserve">to </w:t>
      </w:r>
      <w:r>
        <w:t>zero out the</w:t>
      </w:r>
      <w:r w:rsidR="00E9600D" w:rsidRPr="00490C4C">
        <w:rPr>
          <w:noProof/>
          <w:position w:val="-12"/>
          <w:sz w:val="22"/>
        </w:rPr>
      </w:r>
      <w:r w:rsidR="00E9600D" w:rsidRPr="00490C4C">
        <w:rPr>
          <w:noProof/>
          <w:position w:val="-12"/>
          <w:sz w:val="22"/>
        </w:rPr>
        <w:object w:dxaOrig="432" w:dyaOrig="432" w14:anchorId="17E427A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alt="" style="width:21.85pt;height:21.85pt;mso-width-percent:0;mso-height-percent:0;mso-width-percent:0;mso-height-percent:0" o:ole="">
            <v:imagedata r:id="rId2" o:title=""/>
          </v:shape>
          <o:OLEObject Type="Embed" ProgID="Equation.DSMT4" ShapeID="_x0000_i1026" DrawAspect="Content" ObjectID="_1819719486" r:id="rId3"/>
        </w:object>
      </w:r>
      <w:r>
        <w:t>term</w:t>
      </w:r>
      <w:r w:rsidR="00C45935">
        <w:t xml:space="preserve"> in the GR</w:t>
      </w:r>
      <w:r>
        <w:t xml:space="preserve">. </w:t>
      </w:r>
    </w:p>
  </w:footnote>
  <w:footnote w:id="16">
    <w:p w14:paraId="03E5B042" w14:textId="19AEF114" w:rsidR="00EB05A6" w:rsidRDefault="00EB05A6" w:rsidP="00741D61">
      <w:pPr>
        <w:pStyle w:val="NoSpacing"/>
      </w:pPr>
      <w:r>
        <w:rPr>
          <w:rStyle w:val="FootnoteReference"/>
        </w:rPr>
        <w:footnoteRef/>
      </w:r>
      <w:r>
        <w:t xml:space="preserve"> Two much-studied </w:t>
      </w:r>
      <w:r w:rsidR="00C45935">
        <w:t xml:space="preserve">types of </w:t>
      </w:r>
      <w:r>
        <w:t xml:space="preserve">rules are not included in our analysis.  These are first-difference rules (e.g., Orphanides, 2003) and forecast-based rules (e.g., Levin, Wieland and Williams, 2001).  First-difference rules are touted for their robustness against model misspecification.  </w:t>
      </w:r>
      <w:r w:rsidR="005B19E5">
        <w:t>Apart from the fact that</w:t>
      </w:r>
      <w:r>
        <w:t xml:space="preserve"> </w:t>
      </w:r>
      <w:r w:rsidR="00C45935">
        <w:t xml:space="preserve">robustness </w:t>
      </w:r>
      <w:r w:rsidR="005B19E5">
        <w:t xml:space="preserve">is </w:t>
      </w:r>
      <w:r>
        <w:t xml:space="preserve">not the subject of this paper, </w:t>
      </w:r>
      <w:r w:rsidR="00C45935">
        <w:t xml:space="preserve">many models are unstable with monetary policy under the governance of </w:t>
      </w:r>
      <w:r>
        <w:t xml:space="preserve">first-difference rules. </w:t>
      </w:r>
      <w:r w:rsidR="00DF0728">
        <w:t xml:space="preserve"> </w:t>
      </w:r>
      <w:r w:rsidR="00C45935">
        <w:t>For their part, f</w:t>
      </w:r>
      <w:r w:rsidR="00DF0728">
        <w:t xml:space="preserve">orecast-based rules </w:t>
      </w:r>
      <w:r>
        <w:t>can be shown</w:t>
      </w:r>
      <w:r w:rsidR="00C45935">
        <w:t xml:space="preserve"> </w:t>
      </w:r>
      <w:r>
        <w:t xml:space="preserve">to be equivalent to simple rules that </w:t>
      </w:r>
      <w:r w:rsidR="00D16C4F">
        <w:t>feedback</w:t>
      </w:r>
      <w:r>
        <w:t xml:space="preserve"> on </w:t>
      </w:r>
      <w:r w:rsidRPr="00C45935">
        <w:rPr>
          <w:i/>
          <w:iCs/>
        </w:rPr>
        <w:t>all</w:t>
      </w:r>
      <w:r>
        <w:t xml:space="preserve"> </w:t>
      </w:r>
      <w:r w:rsidR="00DF0728">
        <w:t xml:space="preserve">the </w:t>
      </w:r>
      <w:r>
        <w:t xml:space="preserve">variables that are useful for </w:t>
      </w:r>
      <w:r w:rsidR="00DF0728">
        <w:t>predic</w:t>
      </w:r>
      <w:r>
        <w:t>ting th</w:t>
      </w:r>
      <w:r w:rsidR="00DF0728">
        <w:t xml:space="preserve">e forecast </w:t>
      </w:r>
      <w:r>
        <w:t>variables that appear in the rule</w:t>
      </w:r>
      <w:r w:rsidR="00DF0728">
        <w:t xml:space="preserve">.  Besides undermining the simplicity that is frequently touted as the advantage of “simple” rules, the conditionality of forecasts on the structure of each of the models </w:t>
      </w:r>
      <w:r>
        <w:t>impairs compar</w:t>
      </w:r>
      <w:r w:rsidR="00DF0728">
        <w:t>isons</w:t>
      </w:r>
      <w:r>
        <w:t xml:space="preserve"> across models.  </w:t>
      </w:r>
    </w:p>
  </w:footnote>
  <w:footnote w:id="17">
    <w:p w14:paraId="34B7E871" w14:textId="38C9D78D" w:rsidR="00EB05A6" w:rsidRPr="0039618F" w:rsidRDefault="00EB05A6" w:rsidP="00F81B2D">
      <w:pPr>
        <w:pStyle w:val="NoSpacing"/>
      </w:pPr>
      <w:r w:rsidRPr="0039618F">
        <w:rPr>
          <w:rStyle w:val="FootnoteReference"/>
          <w:rFonts w:cs="Times New Roman"/>
        </w:rPr>
        <w:footnoteRef/>
      </w:r>
      <w:r w:rsidRPr="0039618F">
        <w:t xml:space="preserve"> Because the sign of the effects can change over time</w:t>
      </w:r>
      <w:r w:rsidR="009F7F8E">
        <w:t>,</w:t>
      </w:r>
      <w:r>
        <w:t xml:space="preserve"> </w:t>
      </w:r>
      <w:r w:rsidRPr="0039618F">
        <w:t xml:space="preserve">we </w:t>
      </w:r>
      <w:r>
        <w:t>truncate</w:t>
      </w:r>
      <w:r w:rsidRPr="0039618F">
        <w:t xml:space="preserve"> sums at </w:t>
      </w:r>
      <w:r>
        <w:t xml:space="preserve">the earlier of </w:t>
      </w:r>
      <w:r w:rsidRPr="0039618F">
        <w:t xml:space="preserve">20 quarters or </w:t>
      </w:r>
      <w:r>
        <w:t>the date at which</w:t>
      </w:r>
      <w:r w:rsidRPr="0039618F">
        <w:t xml:space="preserve"> the sign of the IRF changes</w:t>
      </w:r>
      <w:r>
        <w:t xml:space="preserve"> (</w:t>
      </w:r>
      <w:r w:rsidRPr="0039618F">
        <w:t xml:space="preserve">ignoring sign changes in the first </w:t>
      </w:r>
      <w:r>
        <w:t>four</w:t>
      </w:r>
      <w:r w:rsidRPr="0039618F">
        <w:t xml:space="preserve"> quarters</w:t>
      </w:r>
      <w:r>
        <w:t xml:space="preserve"> to abstract from possible nonfundamental model-specific aberrations, such as the well-known “price puzzle”).</w:t>
      </w:r>
      <w:r w:rsidRPr="0039618F">
        <w:t xml:space="preserve">  </w:t>
      </w:r>
    </w:p>
  </w:footnote>
  <w:footnote w:id="18">
    <w:p w14:paraId="1486B94F" w14:textId="4213B231" w:rsidR="00DF0728" w:rsidRDefault="00DF0728" w:rsidP="004230D0">
      <w:pPr>
        <w:pStyle w:val="NoSpacing"/>
      </w:pPr>
      <w:r>
        <w:rPr>
          <w:rStyle w:val="FootnoteReference"/>
        </w:rPr>
        <w:footnoteRef/>
      </w:r>
      <w:r>
        <w:t xml:space="preserve"> Because all the models in our </w:t>
      </w:r>
      <w:r w:rsidRPr="00CA7903">
        <w:t>database</w:t>
      </w:r>
      <w:r>
        <w:t xml:space="preserve"> are linear, all results are scalable and </w:t>
      </w:r>
      <w:r w:rsidR="00963326">
        <w:t xml:space="preserve">thus </w:t>
      </w:r>
      <w:r>
        <w:t xml:space="preserve">the magnitude of the shock is of no significance. </w:t>
      </w:r>
    </w:p>
  </w:footnote>
  <w:footnote w:id="19">
    <w:p w14:paraId="2680E18F" w14:textId="5255D543" w:rsidR="00CA7903" w:rsidRDefault="00CA7903" w:rsidP="00402DD2">
      <w:pPr>
        <w:pStyle w:val="NoSpacing"/>
      </w:pPr>
      <w:r>
        <w:rPr>
          <w:rStyle w:val="FootnoteReference"/>
        </w:rPr>
        <w:footnoteRef/>
      </w:r>
      <w:r>
        <w:t xml:space="preserve"> For the temporary policy shock IRFs, results are very similar for horizons longer than the five years reported in this paper.</w:t>
      </w:r>
      <w:ins w:id="104" w:author="Connor Brennan" w:date="2025-09-18T16:07:00Z" w16du:dateUtc="2025-09-18T21:07:00Z">
        <w:r w:rsidR="008A5570">
          <w:t xml:space="preserve"> In many respects this is not surprising, as most models return to their steady</w:t>
        </w:r>
      </w:ins>
      <w:ins w:id="105" w:author="Connor Brennan" w:date="2025-09-18T16:08:00Z" w16du:dateUtc="2025-09-18T21:08:00Z">
        <w:r w:rsidR="0019672D">
          <w:t xml:space="preserve"> </w:t>
        </w:r>
      </w:ins>
      <w:ins w:id="106" w:author="Connor Brennan" w:date="2025-09-18T16:07:00Z" w16du:dateUtc="2025-09-18T21:07:00Z">
        <w:r w:rsidR="008A5570">
          <w:t xml:space="preserve">states within </w:t>
        </w:r>
        <w:r w:rsidR="0019672D">
          <w:t>such a long horizon.</w:t>
        </w:r>
      </w:ins>
      <w:ins w:id="107" w:author="Connor Brennan" w:date="2025-09-18T16:08:00Z" w16du:dateUtc="2025-09-18T21:08:00Z">
        <w:r w:rsidR="0019672D">
          <w:t xml:space="preserve">  The sacrifice ratio experiment instead features models </w:t>
        </w:r>
        <w:r w:rsidR="000E53D4">
          <w:t xml:space="preserve">transitioning to a </w:t>
        </w:r>
      </w:ins>
      <w:ins w:id="108" w:author="Connor Brennan" w:date="2025-09-18T16:09:00Z" w16du:dateUtc="2025-09-18T21:09:00Z">
        <w:r w:rsidR="000E53D4">
          <w:t xml:space="preserve">new </w:t>
        </w:r>
      </w:ins>
      <w:ins w:id="109" w:author="Connor Brennan" w:date="2025-09-18T16:08:00Z" w16du:dateUtc="2025-09-18T21:08:00Z">
        <w:r w:rsidR="000E53D4">
          <w:t>steady state with lower inflation</w:t>
        </w:r>
      </w:ins>
      <w:ins w:id="110" w:author="Connor Brennan" w:date="2025-09-18T16:09:00Z" w16du:dateUtc="2025-09-18T21:09:00Z">
        <w:r w:rsidR="000E53D4">
          <w:t xml:space="preserve">. </w:t>
        </w:r>
      </w:ins>
      <w:del w:id="111" w:author="Connor Brennan" w:date="2025-09-18T16:08:00Z" w16du:dateUtc="2025-09-18T21:08:00Z">
        <w:r w:rsidDel="0019672D">
          <w:delText xml:space="preserve"> </w:delText>
        </w:r>
      </w:del>
      <w:r>
        <w:t xml:space="preserve"> There are more substantive differences for the disinflation experiments, </w:t>
      </w:r>
      <w:r w:rsidR="001741CA">
        <w:t xml:space="preserve">which we </w:t>
      </w:r>
      <w:r>
        <w:t>discus</w:t>
      </w:r>
      <w:r w:rsidR="001741CA">
        <w:t>s</w:t>
      </w:r>
      <w:r>
        <w:t xml:space="preserve"> below. </w:t>
      </w:r>
    </w:p>
  </w:footnote>
  <w:footnote w:id="20">
    <w:p w14:paraId="182D2573" w14:textId="2AC2E801" w:rsidR="006854FF" w:rsidRPr="006854FF" w:rsidRDefault="006854FF" w:rsidP="000F232B">
      <w:pPr>
        <w:pStyle w:val="NoSpacing"/>
      </w:pPr>
      <w:r w:rsidRPr="006854FF">
        <w:rPr>
          <w:rStyle w:val="FootnoteReference"/>
          <w:sz w:val="22"/>
        </w:rPr>
        <w:footnoteRef/>
      </w:r>
      <w:r w:rsidRPr="006854FF">
        <w:t xml:space="preserve"> </w:t>
      </w:r>
      <w:r>
        <w:t>B</w:t>
      </w:r>
      <w:r w:rsidRPr="006854FF">
        <w:t>y construction</w:t>
      </w:r>
      <w:r>
        <w:t>,</w:t>
      </w:r>
      <w:r w:rsidRPr="006854FF">
        <w:t xml:space="preserve"> the long-run elasticities under the TR and the ITR are identical</w:t>
      </w:r>
      <w:r w:rsidR="00506C7D">
        <w:t xml:space="preserve">. </w:t>
      </w:r>
      <w:r w:rsidRPr="006854FF">
        <w:t xml:space="preserve"> </w:t>
      </w:r>
      <w:r w:rsidR="00506C7D">
        <w:t xml:space="preserve">However, </w:t>
      </w:r>
      <w:r w:rsidRPr="006854FF">
        <w:t xml:space="preserve">they </w:t>
      </w:r>
      <w:r w:rsidR="00506C7D">
        <w:t xml:space="preserve">can </w:t>
      </w:r>
      <w:r w:rsidRPr="006854FF">
        <w:t xml:space="preserve">differ in the how the impulse is </w:t>
      </w:r>
      <w:r w:rsidR="004F6EEC">
        <w:t>propagated</w:t>
      </w:r>
      <w:r w:rsidRPr="006854FF">
        <w:t xml:space="preserve"> over time.  </w:t>
      </w:r>
    </w:p>
  </w:footnote>
  <w:footnote w:id="21">
    <w:p w14:paraId="6F621FED" w14:textId="77777777" w:rsidR="009C4BEF" w:rsidRDefault="009C4BEF" w:rsidP="009C4BEF">
      <w:pPr>
        <w:pStyle w:val="NoSpacing"/>
      </w:pPr>
      <w:r>
        <w:rPr>
          <w:rStyle w:val="FootnoteReference"/>
        </w:rPr>
        <w:footnoteRef/>
      </w:r>
      <w:r>
        <w:t xml:space="preserve"> The growth rule being written in </w:t>
      </w:r>
      <w:r w:rsidRPr="002E6D17">
        <w:t>growth rates</w:t>
      </w:r>
      <w:r>
        <w:t xml:space="preserve"> of output means there is no level condition, which implies that monetary policy does not, by itself, work to re-establish the closure of output gaps following shocks.  It is instead left for the rest of the model to re-establish equilibrium.  Depending on the features of the model, that can take time. </w:t>
      </w:r>
    </w:p>
  </w:footnote>
  <w:footnote w:id="22">
    <w:p w14:paraId="226FAFA0" w14:textId="77777777" w:rsidR="009C4BEF" w:rsidRDefault="009C4BEF" w:rsidP="009C4BEF">
      <w:pPr>
        <w:pStyle w:val="NoSpacing"/>
      </w:pPr>
      <w:r>
        <w:rPr>
          <w:rStyle w:val="FootnoteReference"/>
        </w:rPr>
        <w:footnoteRef/>
      </w:r>
      <w:r>
        <w:t xml:space="preserve"> Estimated models need to address the sources of persistence in output and inflation in a more fundamental way than do calibrated models.  In parameterizing calibrated models, researchers have more freedom to decide which features of the data they choose to capture.</w:t>
      </w:r>
    </w:p>
  </w:footnote>
  <w:footnote w:id="23">
    <w:p w14:paraId="4B30B10A" w14:textId="673E4C8D" w:rsidR="00525003" w:rsidRPr="00E149F4" w:rsidRDefault="00525003" w:rsidP="000F232B">
      <w:pPr>
        <w:pStyle w:val="NoSpacing"/>
      </w:pPr>
      <w:r w:rsidRPr="00E149F4">
        <w:rPr>
          <w:rStyle w:val="FootnoteReference"/>
          <w:sz w:val="22"/>
        </w:rPr>
        <w:footnoteRef/>
      </w:r>
      <w:r w:rsidRPr="00E149F4">
        <w:t xml:space="preserve"> </w:t>
      </w:r>
      <w:r>
        <w:t>Specifically, w</w:t>
      </w:r>
      <w:r w:rsidRPr="00076510">
        <w:t xml:space="preserve">e </w:t>
      </w:r>
      <w:r>
        <w:t xml:space="preserve">use a </w:t>
      </w:r>
      <w:proofErr w:type="spellStart"/>
      <w:r>
        <w:t>bisquare</w:t>
      </w:r>
      <w:proofErr w:type="spellEnd"/>
      <w:r>
        <w:t xml:space="preserve"> </w:t>
      </w:r>
      <w:r w:rsidRPr="00076510">
        <w:t>objective function</w:t>
      </w:r>
      <w:r>
        <w:t xml:space="preserve"> with</w:t>
      </w:r>
      <w:r w:rsidRPr="00076510">
        <w:t xml:space="preserve"> the standard tuning parameter of 4.685</w:t>
      </w:r>
      <w:r>
        <w:t>,</w:t>
      </w:r>
      <w:r w:rsidRPr="00076510">
        <w:t xml:space="preserve"> which </w:t>
      </w:r>
      <w:r>
        <w:t>implies redescending of the</w:t>
      </w:r>
      <w:r w:rsidRPr="00076510">
        <w:t xml:space="preserve"> M-estimator</w:t>
      </w:r>
      <w:r>
        <w:t xml:space="preserve">, thereby </w:t>
      </w:r>
      <w:r w:rsidRPr="00076510">
        <w:t>improv</w:t>
      </w:r>
      <w:r>
        <w:t>ing</w:t>
      </w:r>
      <w:r w:rsidRPr="00076510">
        <w:t xml:space="preserve"> performance.</w:t>
      </w:r>
      <w:r w:rsidR="007B79E0">
        <w:t xml:space="preserve">  The M-estimator depends on an unknown scale parameter.  We use Huber scaling</w:t>
      </w:r>
      <w:r w:rsidR="00CE2EAE">
        <w:t xml:space="preserve"> </w:t>
      </w:r>
      <w:r w:rsidRPr="00076510">
        <w:t>and allow the residual scale to be updated in each iteration of our iterated least squares.</w:t>
      </w:r>
      <w:r>
        <w:t xml:space="preserve">  M-regression is robust to outliers in the dependent variable of regressions.  In most instances, </w:t>
      </w:r>
      <w:r w:rsidRPr="00E149F4">
        <w:t xml:space="preserve">our independent variables are binary.  </w:t>
      </w:r>
    </w:p>
  </w:footnote>
  <w:footnote w:id="24">
    <w:p w14:paraId="23D604D7" w14:textId="588EC804" w:rsidR="00450D9E" w:rsidRDefault="00450D9E" w:rsidP="004012C0">
      <w:pPr>
        <w:pStyle w:val="NoSpacing"/>
      </w:pPr>
      <w:r>
        <w:rPr>
          <w:rStyle w:val="FootnoteReference"/>
        </w:rPr>
        <w:footnoteRef/>
      </w:r>
      <w:r>
        <w:t xml:space="preserve"> For the timing regressions, we use a two-step method to correct for overdispersion of the dat</w:t>
      </w:r>
      <w:r w:rsidR="00427FF6">
        <w:t xml:space="preserve">a, as described by </w:t>
      </w:r>
      <w:r w:rsidR="001B4723">
        <w:t xml:space="preserve">Wooldridge </w:t>
      </w:r>
      <w:r w:rsidR="00427FF6">
        <w:t>(199</w:t>
      </w:r>
      <w:r w:rsidR="001B4723">
        <w:t>7</w:t>
      </w:r>
      <w:r w:rsidR="00427FF6">
        <w:t>)</w:t>
      </w:r>
      <w:r>
        <w:t xml:space="preserve">. </w:t>
      </w:r>
      <w:r w:rsidR="00427FF6">
        <w:t xml:space="preserve"> </w:t>
      </w:r>
      <w:r>
        <w:t xml:space="preserve">In the first step, we </w:t>
      </w:r>
      <w:r w:rsidR="001B4723">
        <w:t>use</w:t>
      </w:r>
      <w:r w:rsidR="00427FF6">
        <w:t xml:space="preserve"> a Poisson model</w:t>
      </w:r>
      <w:r w:rsidR="007E4C9F">
        <w:t>,</w:t>
      </w:r>
      <w:r w:rsidR="001B4723">
        <w:t xml:space="preserve"> regress</w:t>
      </w:r>
      <w:r w:rsidR="007E4C9F">
        <w:t>ing</w:t>
      </w:r>
      <w:r w:rsidR="001B4723">
        <w:t xml:space="preserve"> </w:t>
      </w:r>
      <w:r w:rsidR="00427FF6">
        <w:t xml:space="preserve">the </w:t>
      </w:r>
      <w:r>
        <w:t xml:space="preserve">timing variable on one or more </w:t>
      </w:r>
      <w:r w:rsidR="00427FF6">
        <w:t>independent variables,</w:t>
      </w:r>
      <w:r w:rsidR="007E4C9F">
        <w:t xml:space="preserve"> as applicable,</w:t>
      </w:r>
      <w:r w:rsidR="00427FF6">
        <w:t xml:space="preserve"> along with a set of controls.  The squared residual from that regression (minus one) is </w:t>
      </w:r>
      <w:r w:rsidR="001B4723">
        <w:t xml:space="preserve">then </w:t>
      </w:r>
      <w:r w:rsidR="00427FF6">
        <w:t>regressed on the</w:t>
      </w:r>
      <w:r w:rsidR="001B4723">
        <w:t xml:space="preserve"> fitted values</w:t>
      </w:r>
      <w:r w:rsidR="00427FF6">
        <w:t xml:space="preserve"> from that regression.  If the coefficient on the auxiliary regression is significant, we correct the variance for the second regressio</w:t>
      </w:r>
      <w:r w:rsidR="007E4C9F">
        <w:t>n</w:t>
      </w:r>
      <w:r w:rsidR="007E4C9F" w:rsidRPr="007E4C9F">
        <w:t xml:space="preserve"> </w:t>
      </w:r>
      <w:r w:rsidR="007E4C9F">
        <w:t xml:space="preserve">using the estimated parameter. Ultimately, we report results from </w:t>
      </w:r>
      <w:r w:rsidR="001B4723">
        <w:t>a QMLE negative binomial regression</w:t>
      </w:r>
      <w:r w:rsidR="007E4C9F">
        <w:t xml:space="preserve"> with GLM standard errors, which is robust to misspecification.</w:t>
      </w:r>
    </w:p>
  </w:footnote>
  <w:footnote w:id="25">
    <w:p w14:paraId="1CB11010" w14:textId="34E36CA6" w:rsidR="00056D1B" w:rsidRDefault="00056D1B" w:rsidP="006C55FD">
      <w:pPr>
        <w:pStyle w:val="NoSpacing"/>
      </w:pPr>
      <w:r>
        <w:rPr>
          <w:rStyle w:val="FootnoteReference"/>
        </w:rPr>
        <w:footnoteRef/>
      </w:r>
      <w:r>
        <w:t xml:space="preserve"> A counterpart to Table </w:t>
      </w:r>
      <w:r w:rsidR="00412533">
        <w:t>6</w:t>
      </w:r>
      <w:r>
        <w:t xml:space="preserve"> </w:t>
      </w:r>
      <w:r w:rsidR="002E053C">
        <w:t xml:space="preserve">restricting the sample to </w:t>
      </w:r>
      <w:r w:rsidRPr="006C55FD">
        <w:t>estimated</w:t>
      </w:r>
      <w:r>
        <w:t xml:space="preserve"> models shows similar results.  See Appendix B. </w:t>
      </w:r>
    </w:p>
  </w:footnote>
  <w:footnote w:id="26">
    <w:p w14:paraId="3E5DBF2E" w14:textId="780B6672" w:rsidR="00573CE0" w:rsidRDefault="00573CE0" w:rsidP="00CB13F0">
      <w:pPr>
        <w:pStyle w:val="NoSpacing"/>
      </w:pPr>
      <w:r>
        <w:rPr>
          <w:rStyle w:val="FootnoteReference"/>
        </w:rPr>
        <w:footnoteRef/>
      </w:r>
      <w:r>
        <w:t xml:space="preserve"> </w:t>
      </w:r>
      <w:r w:rsidR="00EB7F46">
        <w:t xml:space="preserve">To clarify, take the example of the canonical NK model.  Solve </w:t>
      </w:r>
      <w:r w:rsidR="00866B29">
        <w:t xml:space="preserve">the </w:t>
      </w:r>
      <w:r w:rsidR="00EB7F46">
        <w:t>intertemporal IS curve forward in time to show that the current output gap is the sum of future real interest rates (times the</w:t>
      </w:r>
      <w:r w:rsidR="00866B29">
        <w:t xml:space="preserve"> inverse of the</w:t>
      </w:r>
      <w:r w:rsidR="00EB7F46">
        <w:t xml:space="preserve"> elasticity of intertemporal substitution)</w:t>
      </w:r>
      <w:r w:rsidR="007F2284">
        <w:t>.  Abstracting from the first-period surprise from the shock, u</w:t>
      </w:r>
      <w:r w:rsidR="00866B29">
        <w:t>nder rational expectations</w:t>
      </w:r>
      <w:r w:rsidR="007F2284">
        <w:t xml:space="preserve"> this</w:t>
      </w:r>
      <w:r w:rsidR="00866B29">
        <w:t xml:space="preserve"> is </w:t>
      </w:r>
      <w:r w:rsidR="007F2284">
        <w:t>close to what</w:t>
      </w:r>
      <w:r w:rsidR="00866B29">
        <w:t xml:space="preserve"> </w:t>
      </w:r>
      <w:r w:rsidR="00866B29" w:rsidRPr="00CB13F0">
        <w:rPr>
          <w:i/>
          <w:iCs/>
        </w:rPr>
        <w:t>y-slope</w:t>
      </w:r>
      <w:r w:rsidR="00866B29">
        <w:t xml:space="preserve"> </w:t>
      </w:r>
      <w:r w:rsidR="007F2284">
        <w:t>measure</w:t>
      </w:r>
      <w:r w:rsidR="00866B29">
        <w:t>s.  Next, solve the NK Phillips curve forward to find that current inflation rate is the discounted sum of</w:t>
      </w:r>
      <w:r w:rsidR="007F2284">
        <w:t xml:space="preserve"> expected</w:t>
      </w:r>
      <w:r w:rsidR="00866B29">
        <w:t xml:space="preserve"> future output gaps (times the slope the NK Phillips curve)</w:t>
      </w:r>
      <w:r w:rsidR="007F2284">
        <w:t xml:space="preserve">, or approximately, </w:t>
      </w:r>
      <w:r w:rsidR="007F2284" w:rsidRPr="00CB13F0">
        <w:rPr>
          <w:i/>
          <w:iCs/>
        </w:rPr>
        <w:t>y</w:t>
      </w:r>
      <w:r w:rsidR="00CB13F0">
        <w:rPr>
          <w:i/>
          <w:iCs/>
        </w:rPr>
        <w:t>-</w:t>
      </w:r>
      <w:r w:rsidR="007F2284" w:rsidRPr="00CB13F0">
        <w:rPr>
          <w:i/>
          <w:iCs/>
        </w:rPr>
        <w:t>slope</w:t>
      </w:r>
      <w:r w:rsidR="00866B29">
        <w:t xml:space="preserve">. Under RE, all dynamics after the first-period surprise are known.  As such, non-monotonic dynamics in inflation will only </w:t>
      </w:r>
      <w:r w:rsidR="004F0E2E">
        <w:t>manifest</w:t>
      </w:r>
      <w:r w:rsidR="00866B29">
        <w:t xml:space="preserve"> insofar as there is nonmonotonicity in output dynamics</w:t>
      </w:r>
      <w:r w:rsidR="007F2284">
        <w:t>, but these</w:t>
      </w:r>
      <w:r w:rsidR="004F0E2E">
        <w:t xml:space="preserve"> do not occur in the canonical model.</w:t>
      </w:r>
    </w:p>
  </w:footnote>
  <w:footnote w:id="27">
    <w:p w14:paraId="28FE7BF8" w14:textId="77777777" w:rsidR="005935D1" w:rsidRPr="00D60615" w:rsidRDefault="005935D1" w:rsidP="005935D1">
      <w:pPr>
        <w:pStyle w:val="NoSpacing"/>
      </w:pPr>
      <w:r w:rsidRPr="00D60615">
        <w:rPr>
          <w:rStyle w:val="FootnoteReference"/>
          <w:rFonts w:cs="Times New Roman"/>
        </w:rPr>
        <w:footnoteRef/>
      </w:r>
      <w:r w:rsidRPr="00D60615">
        <w:t xml:space="preserve"> Since output and inflation move in the </w:t>
      </w:r>
      <w:r w:rsidRPr="001F07BD">
        <w:t>same</w:t>
      </w:r>
      <w:r w:rsidRPr="00D60615">
        <w:t xml:space="preserve"> direction following a monetary policy shock, </w:t>
      </w:r>
      <w:proofErr w:type="spellStart"/>
      <w:r>
        <w:rPr>
          <w:i/>
          <w:iCs/>
        </w:rPr>
        <w:t>sacratio</w:t>
      </w:r>
      <w:proofErr w:type="spellEnd"/>
      <w:r w:rsidRPr="00D60615">
        <w:t xml:space="preserve"> is positive, and negative coefficients indicate a smaller </w:t>
      </w:r>
      <w:r>
        <w:t>output cost of reducing inflation</w:t>
      </w:r>
      <w:r w:rsidRPr="00D60615">
        <w:t xml:space="preserve">.  </w:t>
      </w:r>
    </w:p>
  </w:footnote>
  <w:footnote w:id="28">
    <w:p w14:paraId="5C3624A0" w14:textId="0E4CB1AC" w:rsidR="00442281" w:rsidRDefault="00442281">
      <w:pPr>
        <w:pStyle w:val="FootnoteText"/>
      </w:pPr>
      <w:r>
        <w:rPr>
          <w:rStyle w:val="FootnoteReference"/>
        </w:rPr>
        <w:footnoteRef/>
      </w:r>
      <w:r>
        <w:t xml:space="preserve"> The insufficiency of sticky </w:t>
      </w:r>
      <w:r w:rsidRPr="00D10615">
        <w:rPr>
          <w:i/>
          <w:iCs/>
        </w:rPr>
        <w:t>price</w:t>
      </w:r>
      <w:r>
        <w:rPr>
          <w:i/>
          <w:iCs/>
        </w:rPr>
        <w:t xml:space="preserve"> levels</w:t>
      </w:r>
      <w:r>
        <w:t xml:space="preserve"> to produce the sticky </w:t>
      </w:r>
      <w:r w:rsidRPr="00D10615">
        <w:rPr>
          <w:i/>
          <w:iCs/>
        </w:rPr>
        <w:t>inflation</w:t>
      </w:r>
      <w:r>
        <w:t xml:space="preserve"> conventionally seen in VAR model analyses of business cycles was an early critique of the literature.  See, e.g., Fuhrer and Moore (1995).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multilevel"/>
    <w:tmpl w:val="58701CFC"/>
    <w:lvl w:ilvl="0">
      <w:start w:val="1"/>
      <w:numFmt w:val="decimal"/>
      <w:pStyle w:val="ListNumber"/>
      <w:lvlText w:val="%1."/>
      <w:lvlJc w:val="left"/>
      <w:pPr>
        <w:tabs>
          <w:tab w:val="num" w:pos="4140"/>
        </w:tabs>
        <w:ind w:left="4140" w:hanging="360"/>
      </w:pPr>
    </w:lvl>
    <w:lvl w:ilvl="1">
      <w:start w:val="3"/>
      <w:numFmt w:val="decimal"/>
      <w:isLgl/>
      <w:lvlText w:val="%1.%2."/>
      <w:lvlJc w:val="left"/>
      <w:pPr>
        <w:ind w:left="4200" w:hanging="420"/>
      </w:pPr>
      <w:rPr>
        <w:rFonts w:hint="default"/>
      </w:rPr>
    </w:lvl>
    <w:lvl w:ilvl="2">
      <w:start w:val="1"/>
      <w:numFmt w:val="decimal"/>
      <w:isLgl/>
      <w:lvlText w:val="%1.%2.%3."/>
      <w:lvlJc w:val="left"/>
      <w:pPr>
        <w:ind w:left="4500" w:hanging="720"/>
      </w:pPr>
      <w:rPr>
        <w:rFonts w:hint="default"/>
      </w:rPr>
    </w:lvl>
    <w:lvl w:ilvl="3">
      <w:start w:val="1"/>
      <w:numFmt w:val="decimal"/>
      <w:isLgl/>
      <w:lvlText w:val="%1.%2.%3.%4."/>
      <w:lvlJc w:val="left"/>
      <w:pPr>
        <w:ind w:left="4500" w:hanging="720"/>
      </w:pPr>
      <w:rPr>
        <w:rFonts w:hint="default"/>
      </w:rPr>
    </w:lvl>
    <w:lvl w:ilvl="4">
      <w:start w:val="1"/>
      <w:numFmt w:val="decimal"/>
      <w:isLgl/>
      <w:lvlText w:val="%1.%2.%3.%4.%5."/>
      <w:lvlJc w:val="left"/>
      <w:pPr>
        <w:ind w:left="4860" w:hanging="1080"/>
      </w:pPr>
      <w:rPr>
        <w:rFonts w:hint="default"/>
      </w:rPr>
    </w:lvl>
    <w:lvl w:ilvl="5">
      <w:start w:val="1"/>
      <w:numFmt w:val="decimal"/>
      <w:isLgl/>
      <w:lvlText w:val="%1.%2.%3.%4.%5.%6."/>
      <w:lvlJc w:val="left"/>
      <w:pPr>
        <w:ind w:left="4860" w:hanging="1080"/>
      </w:pPr>
      <w:rPr>
        <w:rFonts w:hint="default"/>
      </w:rPr>
    </w:lvl>
    <w:lvl w:ilvl="6">
      <w:start w:val="1"/>
      <w:numFmt w:val="decimal"/>
      <w:isLgl/>
      <w:lvlText w:val="%1.%2.%3.%4.%5.%6.%7."/>
      <w:lvlJc w:val="left"/>
      <w:pPr>
        <w:ind w:left="5220" w:hanging="1440"/>
      </w:pPr>
      <w:rPr>
        <w:rFonts w:hint="default"/>
      </w:rPr>
    </w:lvl>
    <w:lvl w:ilvl="7">
      <w:start w:val="1"/>
      <w:numFmt w:val="decimal"/>
      <w:isLgl/>
      <w:lvlText w:val="%1.%2.%3.%4.%5.%6.%7.%8."/>
      <w:lvlJc w:val="left"/>
      <w:pPr>
        <w:ind w:left="5220" w:hanging="1440"/>
      </w:pPr>
      <w:rPr>
        <w:rFonts w:hint="default"/>
      </w:rPr>
    </w:lvl>
    <w:lvl w:ilvl="8">
      <w:start w:val="1"/>
      <w:numFmt w:val="decimal"/>
      <w:isLgl/>
      <w:lvlText w:val="%1.%2.%3.%4.%5.%6.%7.%8.%9."/>
      <w:lvlJc w:val="left"/>
      <w:pPr>
        <w:ind w:left="5580" w:hanging="1800"/>
      </w:pPr>
      <w:rPr>
        <w:rFonts w:hint="default"/>
      </w:rPr>
    </w:lvl>
  </w:abstractNum>
  <w:abstractNum w:abstractNumId="1" w15:restartNumberingAfterBreak="0">
    <w:nsid w:val="035B62C3"/>
    <w:multiLevelType w:val="hybridMultilevel"/>
    <w:tmpl w:val="BD0AA862"/>
    <w:lvl w:ilvl="0" w:tplc="90AA5F16">
      <w:start w:val="2"/>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3CD6FEB"/>
    <w:multiLevelType w:val="hybridMultilevel"/>
    <w:tmpl w:val="6A1E916A"/>
    <w:lvl w:ilvl="0" w:tplc="2EC46942">
      <w:start w:val="3"/>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C5B4053"/>
    <w:multiLevelType w:val="hybridMultilevel"/>
    <w:tmpl w:val="ECE806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07F07"/>
    <w:multiLevelType w:val="hybridMultilevel"/>
    <w:tmpl w:val="261A101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9736A5"/>
    <w:multiLevelType w:val="hybridMultilevel"/>
    <w:tmpl w:val="534290DA"/>
    <w:lvl w:ilvl="0" w:tplc="E51ABB3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157E3C"/>
    <w:multiLevelType w:val="hybridMultilevel"/>
    <w:tmpl w:val="3BA829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BD32FA0"/>
    <w:multiLevelType w:val="hybridMultilevel"/>
    <w:tmpl w:val="B1D6112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802423"/>
    <w:multiLevelType w:val="hybridMultilevel"/>
    <w:tmpl w:val="FA20567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104781"/>
    <w:multiLevelType w:val="hybridMultilevel"/>
    <w:tmpl w:val="7A20888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7A6C29"/>
    <w:multiLevelType w:val="hybridMultilevel"/>
    <w:tmpl w:val="F28EB89C"/>
    <w:lvl w:ilvl="0" w:tplc="97FAFF54">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7B74981"/>
    <w:multiLevelType w:val="hybridMultilevel"/>
    <w:tmpl w:val="43A21526"/>
    <w:lvl w:ilvl="0" w:tplc="E51ABB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D6817BF"/>
    <w:multiLevelType w:val="hybridMultilevel"/>
    <w:tmpl w:val="3A3462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DAA02A2"/>
    <w:multiLevelType w:val="hybridMultilevel"/>
    <w:tmpl w:val="4BE64C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F0D5063"/>
    <w:multiLevelType w:val="hybridMultilevel"/>
    <w:tmpl w:val="C89245CC"/>
    <w:lvl w:ilvl="0" w:tplc="0409000F">
      <w:start w:val="6"/>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310C5E01"/>
    <w:multiLevelType w:val="hybridMultilevel"/>
    <w:tmpl w:val="4E4E8668"/>
    <w:lvl w:ilvl="0" w:tplc="C86C50B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B0648410">
      <w:start w:val="4"/>
      <w:numFmt w:val="upperRoman"/>
      <w:lvlText w:val="%7&gt;"/>
      <w:lvlJc w:val="left"/>
      <w:pPr>
        <w:ind w:left="5400" w:hanging="720"/>
      </w:pPr>
      <w:rPr>
        <w:rFonts w:hint="default"/>
      </w:r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1D274E2"/>
    <w:multiLevelType w:val="hybridMultilevel"/>
    <w:tmpl w:val="E148414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74B7BAA"/>
    <w:multiLevelType w:val="hybridMultilevel"/>
    <w:tmpl w:val="18167FB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02722E"/>
    <w:multiLevelType w:val="hybridMultilevel"/>
    <w:tmpl w:val="3AB21CFE"/>
    <w:lvl w:ilvl="0" w:tplc="E51ABB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94D1025"/>
    <w:multiLevelType w:val="hybridMultilevel"/>
    <w:tmpl w:val="41EC6280"/>
    <w:lvl w:ilvl="0" w:tplc="E51ABB3A">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A9D4CD4"/>
    <w:multiLevelType w:val="hybridMultilevel"/>
    <w:tmpl w:val="3D6E1C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B4D3C6E"/>
    <w:multiLevelType w:val="hybridMultilevel"/>
    <w:tmpl w:val="A846F1F2"/>
    <w:lvl w:ilvl="0" w:tplc="09CAE270">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EA4482"/>
    <w:multiLevelType w:val="hybridMultilevel"/>
    <w:tmpl w:val="997EE332"/>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4"/>
      <w:numFmt w:val="upperRoman"/>
      <w:lvlText w:val="%7&gt;"/>
      <w:lvlJc w:val="left"/>
      <w:pPr>
        <w:ind w:left="5400" w:hanging="720"/>
      </w:pPr>
      <w:rPr>
        <w:rFonts w:hint="default"/>
      </w:r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C373B6E"/>
    <w:multiLevelType w:val="hybridMultilevel"/>
    <w:tmpl w:val="18167FB4"/>
    <w:lvl w:ilvl="0" w:tplc="FFFFFFFF">
      <w:start w:val="1"/>
      <w:numFmt w:val="decimal"/>
      <w:lvlText w:val="%1."/>
      <w:lvlJc w:val="left"/>
      <w:pPr>
        <w:ind w:left="360" w:hanging="360"/>
      </w:pPr>
      <w:rPr>
        <w:rFonts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4" w15:restartNumberingAfterBreak="0">
    <w:nsid w:val="3D4D05E3"/>
    <w:multiLevelType w:val="hybridMultilevel"/>
    <w:tmpl w:val="4CDAB882"/>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42586563"/>
    <w:multiLevelType w:val="hybridMultilevel"/>
    <w:tmpl w:val="3A3462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6" w15:restartNumberingAfterBreak="0">
    <w:nsid w:val="4DC3778D"/>
    <w:multiLevelType w:val="hybridMultilevel"/>
    <w:tmpl w:val="78BE9016"/>
    <w:lvl w:ilvl="0" w:tplc="D7EE660C">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79A75B8"/>
    <w:multiLevelType w:val="hybridMultilevel"/>
    <w:tmpl w:val="88D4B47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812721F"/>
    <w:multiLevelType w:val="hybridMultilevel"/>
    <w:tmpl w:val="C2E68D4E"/>
    <w:lvl w:ilvl="0" w:tplc="7244F890">
      <w:start w:val="1"/>
      <w:numFmt w:val="decimal"/>
      <w:lvlText w:val="%1."/>
      <w:lvlJc w:val="left"/>
      <w:pPr>
        <w:ind w:left="1080" w:hanging="720"/>
      </w:pPr>
      <w:rPr>
        <w:rFonts w:ascii="Times New Roman" w:eastAsiaTheme="minorHAnsi" w:hAnsi="Times New Roman" w:cs="Times New Roman"/>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5BB861D7"/>
    <w:multiLevelType w:val="hybridMultilevel"/>
    <w:tmpl w:val="80AE1E2E"/>
    <w:lvl w:ilvl="0" w:tplc="E7D0D360">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5C1C785B"/>
    <w:multiLevelType w:val="hybridMultilevel"/>
    <w:tmpl w:val="AB58EF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CF6254F"/>
    <w:multiLevelType w:val="hybridMultilevel"/>
    <w:tmpl w:val="025A6D8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2" w15:restartNumberingAfterBreak="0">
    <w:nsid w:val="66602E08"/>
    <w:multiLevelType w:val="hybridMultilevel"/>
    <w:tmpl w:val="4CDAB882"/>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6A62DCD"/>
    <w:multiLevelType w:val="hybridMultilevel"/>
    <w:tmpl w:val="F7DEA360"/>
    <w:lvl w:ilvl="0" w:tplc="E51ABB3A">
      <w:start w:val="1"/>
      <w:numFmt w:val="decimal"/>
      <w:lvlText w:val="%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0DA3843"/>
    <w:multiLevelType w:val="hybridMultilevel"/>
    <w:tmpl w:val="274CD6BA"/>
    <w:lvl w:ilvl="0" w:tplc="5826FBB6">
      <w:start w:val="1"/>
      <w:numFmt w:val="decimal"/>
      <w:lvlText w:val="%1."/>
      <w:lvlJc w:val="left"/>
      <w:pPr>
        <w:ind w:left="1080" w:hanging="360"/>
      </w:pPr>
      <w:rPr>
        <w:rFonts w:ascii="Times New Roman" w:eastAsiaTheme="minorHAnsi" w:hAnsi="Times New Roman" w:cs="Times New Roman"/>
      </w:rPr>
    </w:lvl>
    <w:lvl w:ilvl="1" w:tplc="FFFFFFFF">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5" w15:restartNumberingAfterBreak="0">
    <w:nsid w:val="71F34365"/>
    <w:multiLevelType w:val="hybridMultilevel"/>
    <w:tmpl w:val="6D84D8AE"/>
    <w:lvl w:ilvl="0" w:tplc="E51ABB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3E56CDC"/>
    <w:multiLevelType w:val="hybridMultilevel"/>
    <w:tmpl w:val="0D664BD4"/>
    <w:lvl w:ilvl="0" w:tplc="9ACA9DF6">
      <w:start w:val="1"/>
      <w:numFmt w:val="decimal"/>
      <w:lvlText w:val="%1."/>
      <w:lvlJc w:val="left"/>
      <w:pPr>
        <w:ind w:left="720" w:hanging="360"/>
      </w:pPr>
      <w:rPr>
        <w:rFonts w:ascii="Times New Roman" w:eastAsiaTheme="minorHAnsi"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FC2890"/>
    <w:multiLevelType w:val="hybridMultilevel"/>
    <w:tmpl w:val="025A6D8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AD45916"/>
    <w:multiLevelType w:val="hybridMultilevel"/>
    <w:tmpl w:val="0E1CA1C0"/>
    <w:lvl w:ilvl="0" w:tplc="F5B60C38">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885290022">
    <w:abstractNumId w:val="15"/>
  </w:num>
  <w:num w:numId="2" w16cid:durableId="1354379897">
    <w:abstractNumId w:val="8"/>
  </w:num>
  <w:num w:numId="3" w16cid:durableId="1514881339">
    <w:abstractNumId w:val="36"/>
  </w:num>
  <w:num w:numId="4" w16cid:durableId="1380011164">
    <w:abstractNumId w:val="28"/>
  </w:num>
  <w:num w:numId="5" w16cid:durableId="694306209">
    <w:abstractNumId w:val="32"/>
  </w:num>
  <w:num w:numId="6" w16cid:durableId="1501502618">
    <w:abstractNumId w:val="24"/>
  </w:num>
  <w:num w:numId="7" w16cid:durableId="521166426">
    <w:abstractNumId w:val="34"/>
  </w:num>
  <w:num w:numId="8" w16cid:durableId="997730922">
    <w:abstractNumId w:val="31"/>
  </w:num>
  <w:num w:numId="9" w16cid:durableId="2049337720">
    <w:abstractNumId w:val="37"/>
  </w:num>
  <w:num w:numId="10" w16cid:durableId="1609390711">
    <w:abstractNumId w:val="22"/>
  </w:num>
  <w:num w:numId="11" w16cid:durableId="1278566275">
    <w:abstractNumId w:val="11"/>
  </w:num>
  <w:num w:numId="12" w16cid:durableId="2029789715">
    <w:abstractNumId w:val="30"/>
  </w:num>
  <w:num w:numId="13" w16cid:durableId="1657344805">
    <w:abstractNumId w:val="5"/>
  </w:num>
  <w:num w:numId="14" w16cid:durableId="530142909">
    <w:abstractNumId w:val="19"/>
  </w:num>
  <w:num w:numId="15" w16cid:durableId="1803376938">
    <w:abstractNumId w:val="35"/>
  </w:num>
  <w:num w:numId="16" w16cid:durableId="2076122764">
    <w:abstractNumId w:val="18"/>
  </w:num>
  <w:num w:numId="17" w16cid:durableId="1312447192">
    <w:abstractNumId w:val="33"/>
  </w:num>
  <w:num w:numId="18" w16cid:durableId="1183085674">
    <w:abstractNumId w:val="16"/>
  </w:num>
  <w:num w:numId="19" w16cid:durableId="1690180824">
    <w:abstractNumId w:val="0"/>
  </w:num>
  <w:num w:numId="20" w16cid:durableId="1710565392">
    <w:abstractNumId w:val="2"/>
  </w:num>
  <w:num w:numId="21" w16cid:durableId="508368716">
    <w:abstractNumId w:val="17"/>
  </w:num>
  <w:num w:numId="22" w16cid:durableId="76749758">
    <w:abstractNumId w:val="3"/>
  </w:num>
  <w:num w:numId="23" w16cid:durableId="2092189320">
    <w:abstractNumId w:val="7"/>
  </w:num>
  <w:num w:numId="24" w16cid:durableId="1067920734">
    <w:abstractNumId w:val="27"/>
  </w:num>
  <w:num w:numId="25" w16cid:durableId="40787224">
    <w:abstractNumId w:val="9"/>
  </w:num>
  <w:num w:numId="26" w16cid:durableId="1884554363">
    <w:abstractNumId w:val="4"/>
  </w:num>
  <w:num w:numId="27" w16cid:durableId="769351178">
    <w:abstractNumId w:val="6"/>
  </w:num>
  <w:num w:numId="28" w16cid:durableId="411318908">
    <w:abstractNumId w:val="29"/>
  </w:num>
  <w:num w:numId="29" w16cid:durableId="410079070">
    <w:abstractNumId w:val="1"/>
  </w:num>
  <w:num w:numId="30" w16cid:durableId="900942663">
    <w:abstractNumId w:val="23"/>
  </w:num>
  <w:num w:numId="31" w16cid:durableId="177157873">
    <w:abstractNumId w:val="38"/>
  </w:num>
  <w:num w:numId="32" w16cid:durableId="364597892">
    <w:abstractNumId w:val="10"/>
  </w:num>
  <w:num w:numId="33" w16cid:durableId="1033190636">
    <w:abstractNumId w:val="26"/>
  </w:num>
  <w:num w:numId="34" w16cid:durableId="1328512194">
    <w:abstractNumId w:val="21"/>
  </w:num>
  <w:num w:numId="35" w16cid:durableId="1923297450">
    <w:abstractNumId w:val="12"/>
  </w:num>
  <w:num w:numId="36" w16cid:durableId="1522166163">
    <w:abstractNumId w:val="25"/>
  </w:num>
  <w:num w:numId="37" w16cid:durableId="341785451">
    <w:abstractNumId w:val="13"/>
  </w:num>
  <w:num w:numId="38" w16cid:durableId="453014406">
    <w:abstractNumId w:val="20"/>
  </w:num>
  <w:num w:numId="39" w16cid:durableId="1871331721">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Connor Brennan">
    <w15:presenceInfo w15:providerId="AD" w15:userId="S::cmbrennan@UCHICAGO.EDU::cfc3815e-185a-4bfe-88ca-04b740712ae5"/>
  </w15:person>
  <w15:person w15:author="English, William">
    <w15:presenceInfo w15:providerId="AD" w15:userId="S::william.b.english@yale.edu::e1608795-eb27-437d-8865-ec4cee538958"/>
  </w15:person>
  <w15:person w15:author="Robert Tetlow">
    <w15:presenceInfo w15:providerId="AD" w15:userId="S::robert.j.tetlow@frb.gov::51268fcd-d659-49a0-9972-183d149ff71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trackRevisions/>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PWAFVersion" w:val="5.0"/>
  </w:docVars>
  <w:rsids>
    <w:rsidRoot w:val="00F06F36"/>
    <w:rsid w:val="000019C9"/>
    <w:rsid w:val="00001E8E"/>
    <w:rsid w:val="000027AE"/>
    <w:rsid w:val="00003BFE"/>
    <w:rsid w:val="00004CE6"/>
    <w:rsid w:val="000053AE"/>
    <w:rsid w:val="0000554C"/>
    <w:rsid w:val="00005D92"/>
    <w:rsid w:val="000067BE"/>
    <w:rsid w:val="00006EAB"/>
    <w:rsid w:val="00007BBF"/>
    <w:rsid w:val="00011BC3"/>
    <w:rsid w:val="000123C0"/>
    <w:rsid w:val="000124FB"/>
    <w:rsid w:val="00012810"/>
    <w:rsid w:val="00013005"/>
    <w:rsid w:val="0001375C"/>
    <w:rsid w:val="00013B05"/>
    <w:rsid w:val="00013C83"/>
    <w:rsid w:val="00014528"/>
    <w:rsid w:val="00014AF0"/>
    <w:rsid w:val="00015218"/>
    <w:rsid w:val="00016698"/>
    <w:rsid w:val="00016852"/>
    <w:rsid w:val="00016A82"/>
    <w:rsid w:val="000176F5"/>
    <w:rsid w:val="00017763"/>
    <w:rsid w:val="00017BAB"/>
    <w:rsid w:val="00017F73"/>
    <w:rsid w:val="00020ABC"/>
    <w:rsid w:val="00020F80"/>
    <w:rsid w:val="000211E8"/>
    <w:rsid w:val="000211F7"/>
    <w:rsid w:val="000221B9"/>
    <w:rsid w:val="0002222B"/>
    <w:rsid w:val="0002291A"/>
    <w:rsid w:val="00022A7B"/>
    <w:rsid w:val="00022EA4"/>
    <w:rsid w:val="00023C56"/>
    <w:rsid w:val="00023EC7"/>
    <w:rsid w:val="000248E6"/>
    <w:rsid w:val="0002506D"/>
    <w:rsid w:val="000264BE"/>
    <w:rsid w:val="000272B5"/>
    <w:rsid w:val="00027B11"/>
    <w:rsid w:val="000300C4"/>
    <w:rsid w:val="0003149F"/>
    <w:rsid w:val="0003202F"/>
    <w:rsid w:val="000321DE"/>
    <w:rsid w:val="00032AF2"/>
    <w:rsid w:val="00033D43"/>
    <w:rsid w:val="00033EBE"/>
    <w:rsid w:val="000353E0"/>
    <w:rsid w:val="00036D77"/>
    <w:rsid w:val="000406E7"/>
    <w:rsid w:val="00040756"/>
    <w:rsid w:val="000412AE"/>
    <w:rsid w:val="00041C50"/>
    <w:rsid w:val="00043711"/>
    <w:rsid w:val="00043D16"/>
    <w:rsid w:val="00043FE5"/>
    <w:rsid w:val="00044225"/>
    <w:rsid w:val="00044B1B"/>
    <w:rsid w:val="000459B7"/>
    <w:rsid w:val="00046FFD"/>
    <w:rsid w:val="0004773B"/>
    <w:rsid w:val="0004792B"/>
    <w:rsid w:val="00047EDB"/>
    <w:rsid w:val="00050821"/>
    <w:rsid w:val="000508FE"/>
    <w:rsid w:val="00050C0F"/>
    <w:rsid w:val="00050DE1"/>
    <w:rsid w:val="00051108"/>
    <w:rsid w:val="00052020"/>
    <w:rsid w:val="00052385"/>
    <w:rsid w:val="000523FF"/>
    <w:rsid w:val="000535A6"/>
    <w:rsid w:val="00053693"/>
    <w:rsid w:val="00053984"/>
    <w:rsid w:val="00053CA5"/>
    <w:rsid w:val="00053DA7"/>
    <w:rsid w:val="00055894"/>
    <w:rsid w:val="00055D0F"/>
    <w:rsid w:val="000561CB"/>
    <w:rsid w:val="00056D1B"/>
    <w:rsid w:val="00056DD0"/>
    <w:rsid w:val="00057830"/>
    <w:rsid w:val="00057E3C"/>
    <w:rsid w:val="000608CD"/>
    <w:rsid w:val="00060A32"/>
    <w:rsid w:val="00061037"/>
    <w:rsid w:val="00062299"/>
    <w:rsid w:val="00062A36"/>
    <w:rsid w:val="00063707"/>
    <w:rsid w:val="000646A5"/>
    <w:rsid w:val="00065B3C"/>
    <w:rsid w:val="00065BBD"/>
    <w:rsid w:val="00065BD9"/>
    <w:rsid w:val="000665DB"/>
    <w:rsid w:val="00067832"/>
    <w:rsid w:val="00067A6C"/>
    <w:rsid w:val="0007038E"/>
    <w:rsid w:val="00070698"/>
    <w:rsid w:val="00070E13"/>
    <w:rsid w:val="00070E9A"/>
    <w:rsid w:val="00071159"/>
    <w:rsid w:val="0007124D"/>
    <w:rsid w:val="00071306"/>
    <w:rsid w:val="0007185E"/>
    <w:rsid w:val="000720A2"/>
    <w:rsid w:val="0007266B"/>
    <w:rsid w:val="00073F9D"/>
    <w:rsid w:val="0007400E"/>
    <w:rsid w:val="0007486F"/>
    <w:rsid w:val="00074A5B"/>
    <w:rsid w:val="00075121"/>
    <w:rsid w:val="00075C31"/>
    <w:rsid w:val="00076510"/>
    <w:rsid w:val="0007712B"/>
    <w:rsid w:val="000803AC"/>
    <w:rsid w:val="00081390"/>
    <w:rsid w:val="000818CF"/>
    <w:rsid w:val="00081C2A"/>
    <w:rsid w:val="00082464"/>
    <w:rsid w:val="000830DB"/>
    <w:rsid w:val="000839F5"/>
    <w:rsid w:val="00084BAF"/>
    <w:rsid w:val="00084F7D"/>
    <w:rsid w:val="00085A4E"/>
    <w:rsid w:val="0008675D"/>
    <w:rsid w:val="00086B00"/>
    <w:rsid w:val="00087390"/>
    <w:rsid w:val="000875F9"/>
    <w:rsid w:val="00090253"/>
    <w:rsid w:val="000904A7"/>
    <w:rsid w:val="00090F8A"/>
    <w:rsid w:val="00091589"/>
    <w:rsid w:val="00092C94"/>
    <w:rsid w:val="00093530"/>
    <w:rsid w:val="00093807"/>
    <w:rsid w:val="00093A9E"/>
    <w:rsid w:val="00094EAC"/>
    <w:rsid w:val="0009582D"/>
    <w:rsid w:val="00095B0D"/>
    <w:rsid w:val="000961B8"/>
    <w:rsid w:val="0009693E"/>
    <w:rsid w:val="000978A6"/>
    <w:rsid w:val="000978B6"/>
    <w:rsid w:val="000A04CD"/>
    <w:rsid w:val="000A0DE2"/>
    <w:rsid w:val="000A1329"/>
    <w:rsid w:val="000A1D69"/>
    <w:rsid w:val="000A282C"/>
    <w:rsid w:val="000A3617"/>
    <w:rsid w:val="000A4A9E"/>
    <w:rsid w:val="000A51F1"/>
    <w:rsid w:val="000A6E2E"/>
    <w:rsid w:val="000A6FF8"/>
    <w:rsid w:val="000A7BC1"/>
    <w:rsid w:val="000B0400"/>
    <w:rsid w:val="000B05D6"/>
    <w:rsid w:val="000B1DC3"/>
    <w:rsid w:val="000B2D41"/>
    <w:rsid w:val="000B2D8D"/>
    <w:rsid w:val="000B50BD"/>
    <w:rsid w:val="000B7FD7"/>
    <w:rsid w:val="000C041E"/>
    <w:rsid w:val="000C0B70"/>
    <w:rsid w:val="000C1217"/>
    <w:rsid w:val="000C1F3A"/>
    <w:rsid w:val="000C2987"/>
    <w:rsid w:val="000C36C6"/>
    <w:rsid w:val="000C3974"/>
    <w:rsid w:val="000C4F76"/>
    <w:rsid w:val="000C5638"/>
    <w:rsid w:val="000C5778"/>
    <w:rsid w:val="000C620F"/>
    <w:rsid w:val="000C6244"/>
    <w:rsid w:val="000C6274"/>
    <w:rsid w:val="000C6365"/>
    <w:rsid w:val="000C6C2F"/>
    <w:rsid w:val="000C70D9"/>
    <w:rsid w:val="000C7205"/>
    <w:rsid w:val="000C78A8"/>
    <w:rsid w:val="000C7AE4"/>
    <w:rsid w:val="000D173C"/>
    <w:rsid w:val="000D18EE"/>
    <w:rsid w:val="000D1B6F"/>
    <w:rsid w:val="000D1B98"/>
    <w:rsid w:val="000D1C61"/>
    <w:rsid w:val="000D1FDE"/>
    <w:rsid w:val="000D21E9"/>
    <w:rsid w:val="000D2534"/>
    <w:rsid w:val="000D2E01"/>
    <w:rsid w:val="000D3AB1"/>
    <w:rsid w:val="000D54ED"/>
    <w:rsid w:val="000E0196"/>
    <w:rsid w:val="000E0C74"/>
    <w:rsid w:val="000E0CF8"/>
    <w:rsid w:val="000E14B2"/>
    <w:rsid w:val="000E171B"/>
    <w:rsid w:val="000E197F"/>
    <w:rsid w:val="000E1A5B"/>
    <w:rsid w:val="000E218B"/>
    <w:rsid w:val="000E2414"/>
    <w:rsid w:val="000E29D9"/>
    <w:rsid w:val="000E3DD6"/>
    <w:rsid w:val="000E4354"/>
    <w:rsid w:val="000E4AAD"/>
    <w:rsid w:val="000E53D4"/>
    <w:rsid w:val="000E5A97"/>
    <w:rsid w:val="000E651A"/>
    <w:rsid w:val="000E7375"/>
    <w:rsid w:val="000E73D8"/>
    <w:rsid w:val="000E741F"/>
    <w:rsid w:val="000F0762"/>
    <w:rsid w:val="000F0A33"/>
    <w:rsid w:val="000F0EBA"/>
    <w:rsid w:val="000F15FD"/>
    <w:rsid w:val="000F1FF4"/>
    <w:rsid w:val="000F232B"/>
    <w:rsid w:val="000F2ECA"/>
    <w:rsid w:val="000F4847"/>
    <w:rsid w:val="000F4B04"/>
    <w:rsid w:val="000F539B"/>
    <w:rsid w:val="000F7F0F"/>
    <w:rsid w:val="0010080D"/>
    <w:rsid w:val="001013F7"/>
    <w:rsid w:val="00102AF3"/>
    <w:rsid w:val="00103747"/>
    <w:rsid w:val="00103822"/>
    <w:rsid w:val="00103B7F"/>
    <w:rsid w:val="0010424E"/>
    <w:rsid w:val="001042BC"/>
    <w:rsid w:val="00105346"/>
    <w:rsid w:val="0010534B"/>
    <w:rsid w:val="0010590D"/>
    <w:rsid w:val="00105BF3"/>
    <w:rsid w:val="00105FEE"/>
    <w:rsid w:val="001063AB"/>
    <w:rsid w:val="00106DF3"/>
    <w:rsid w:val="00106FA0"/>
    <w:rsid w:val="00110351"/>
    <w:rsid w:val="00110EB2"/>
    <w:rsid w:val="001114A3"/>
    <w:rsid w:val="001119B8"/>
    <w:rsid w:val="00111C63"/>
    <w:rsid w:val="00111CEB"/>
    <w:rsid w:val="00112418"/>
    <w:rsid w:val="00112E18"/>
    <w:rsid w:val="00112FB9"/>
    <w:rsid w:val="00113514"/>
    <w:rsid w:val="00113BE0"/>
    <w:rsid w:val="00114324"/>
    <w:rsid w:val="00114414"/>
    <w:rsid w:val="001149A6"/>
    <w:rsid w:val="00114A8D"/>
    <w:rsid w:val="00114EF6"/>
    <w:rsid w:val="001152D9"/>
    <w:rsid w:val="00116451"/>
    <w:rsid w:val="001169DA"/>
    <w:rsid w:val="001172A0"/>
    <w:rsid w:val="00120159"/>
    <w:rsid w:val="001201C7"/>
    <w:rsid w:val="001202E8"/>
    <w:rsid w:val="0012107E"/>
    <w:rsid w:val="001214EB"/>
    <w:rsid w:val="00122134"/>
    <w:rsid w:val="00122816"/>
    <w:rsid w:val="00122CCE"/>
    <w:rsid w:val="00123677"/>
    <w:rsid w:val="00123777"/>
    <w:rsid w:val="00124A87"/>
    <w:rsid w:val="00125553"/>
    <w:rsid w:val="0012578F"/>
    <w:rsid w:val="00125FA9"/>
    <w:rsid w:val="001262C8"/>
    <w:rsid w:val="00126AC8"/>
    <w:rsid w:val="00126BED"/>
    <w:rsid w:val="00127F2A"/>
    <w:rsid w:val="00130CB3"/>
    <w:rsid w:val="001310B2"/>
    <w:rsid w:val="00131EC8"/>
    <w:rsid w:val="0013335A"/>
    <w:rsid w:val="001349D0"/>
    <w:rsid w:val="00136694"/>
    <w:rsid w:val="00136A2F"/>
    <w:rsid w:val="00137506"/>
    <w:rsid w:val="0014141A"/>
    <w:rsid w:val="00143947"/>
    <w:rsid w:val="00143F8E"/>
    <w:rsid w:val="00143FBA"/>
    <w:rsid w:val="00144071"/>
    <w:rsid w:val="00144ADB"/>
    <w:rsid w:val="0014520F"/>
    <w:rsid w:val="00146B69"/>
    <w:rsid w:val="00147383"/>
    <w:rsid w:val="00147F97"/>
    <w:rsid w:val="001503BD"/>
    <w:rsid w:val="001513B4"/>
    <w:rsid w:val="00152841"/>
    <w:rsid w:val="00152EFD"/>
    <w:rsid w:val="001541F1"/>
    <w:rsid w:val="00154454"/>
    <w:rsid w:val="00155055"/>
    <w:rsid w:val="00155177"/>
    <w:rsid w:val="00155763"/>
    <w:rsid w:val="00155BFD"/>
    <w:rsid w:val="00156FCC"/>
    <w:rsid w:val="00157C6B"/>
    <w:rsid w:val="00160A06"/>
    <w:rsid w:val="00160A74"/>
    <w:rsid w:val="00160EB3"/>
    <w:rsid w:val="00161304"/>
    <w:rsid w:val="00161390"/>
    <w:rsid w:val="001615EE"/>
    <w:rsid w:val="00161E83"/>
    <w:rsid w:val="00163328"/>
    <w:rsid w:val="00163957"/>
    <w:rsid w:val="00163C5E"/>
    <w:rsid w:val="00165380"/>
    <w:rsid w:val="00166AFC"/>
    <w:rsid w:val="001672EF"/>
    <w:rsid w:val="00167407"/>
    <w:rsid w:val="001674B3"/>
    <w:rsid w:val="001674D9"/>
    <w:rsid w:val="00167878"/>
    <w:rsid w:val="001679ED"/>
    <w:rsid w:val="0017023C"/>
    <w:rsid w:val="00170A25"/>
    <w:rsid w:val="00170C76"/>
    <w:rsid w:val="00170D43"/>
    <w:rsid w:val="001717C7"/>
    <w:rsid w:val="001727D2"/>
    <w:rsid w:val="00172C66"/>
    <w:rsid w:val="00173442"/>
    <w:rsid w:val="00173450"/>
    <w:rsid w:val="0017356B"/>
    <w:rsid w:val="00173876"/>
    <w:rsid w:val="00173E20"/>
    <w:rsid w:val="001741CA"/>
    <w:rsid w:val="001742DF"/>
    <w:rsid w:val="00175E6C"/>
    <w:rsid w:val="00176541"/>
    <w:rsid w:val="001767A2"/>
    <w:rsid w:val="001768DD"/>
    <w:rsid w:val="001775C8"/>
    <w:rsid w:val="0017786A"/>
    <w:rsid w:val="001811AF"/>
    <w:rsid w:val="0018120A"/>
    <w:rsid w:val="001816DC"/>
    <w:rsid w:val="00181D63"/>
    <w:rsid w:val="00181F7B"/>
    <w:rsid w:val="001821A4"/>
    <w:rsid w:val="001828F0"/>
    <w:rsid w:val="00183079"/>
    <w:rsid w:val="0018312B"/>
    <w:rsid w:val="001834A7"/>
    <w:rsid w:val="00183539"/>
    <w:rsid w:val="00183EE8"/>
    <w:rsid w:val="00184293"/>
    <w:rsid w:val="00184FB5"/>
    <w:rsid w:val="00185371"/>
    <w:rsid w:val="00185933"/>
    <w:rsid w:val="00185CCE"/>
    <w:rsid w:val="00185F5F"/>
    <w:rsid w:val="00186732"/>
    <w:rsid w:val="00186C9C"/>
    <w:rsid w:val="0018755B"/>
    <w:rsid w:val="001877BA"/>
    <w:rsid w:val="0018795C"/>
    <w:rsid w:val="00190453"/>
    <w:rsid w:val="00191165"/>
    <w:rsid w:val="001917B5"/>
    <w:rsid w:val="00192B68"/>
    <w:rsid w:val="00193ACA"/>
    <w:rsid w:val="00194D2D"/>
    <w:rsid w:val="00194D65"/>
    <w:rsid w:val="00194E3B"/>
    <w:rsid w:val="001959B0"/>
    <w:rsid w:val="00195B6C"/>
    <w:rsid w:val="00195E5C"/>
    <w:rsid w:val="00196367"/>
    <w:rsid w:val="0019672D"/>
    <w:rsid w:val="00197B10"/>
    <w:rsid w:val="001A1812"/>
    <w:rsid w:val="001A1ADF"/>
    <w:rsid w:val="001A1C25"/>
    <w:rsid w:val="001A200E"/>
    <w:rsid w:val="001A23A5"/>
    <w:rsid w:val="001A3EE7"/>
    <w:rsid w:val="001A41AE"/>
    <w:rsid w:val="001A41FF"/>
    <w:rsid w:val="001A4C51"/>
    <w:rsid w:val="001A58AD"/>
    <w:rsid w:val="001A6615"/>
    <w:rsid w:val="001A682B"/>
    <w:rsid w:val="001A729C"/>
    <w:rsid w:val="001A7DF7"/>
    <w:rsid w:val="001B09A3"/>
    <w:rsid w:val="001B1041"/>
    <w:rsid w:val="001B152B"/>
    <w:rsid w:val="001B1636"/>
    <w:rsid w:val="001B1C7F"/>
    <w:rsid w:val="001B1F7D"/>
    <w:rsid w:val="001B2C09"/>
    <w:rsid w:val="001B33A9"/>
    <w:rsid w:val="001B4723"/>
    <w:rsid w:val="001B4BB2"/>
    <w:rsid w:val="001B5324"/>
    <w:rsid w:val="001B5494"/>
    <w:rsid w:val="001B62C9"/>
    <w:rsid w:val="001B770E"/>
    <w:rsid w:val="001B79E9"/>
    <w:rsid w:val="001C0A84"/>
    <w:rsid w:val="001C0C09"/>
    <w:rsid w:val="001C15D3"/>
    <w:rsid w:val="001C1CB6"/>
    <w:rsid w:val="001C3524"/>
    <w:rsid w:val="001C37C2"/>
    <w:rsid w:val="001C3E58"/>
    <w:rsid w:val="001C3EB2"/>
    <w:rsid w:val="001C482B"/>
    <w:rsid w:val="001C491F"/>
    <w:rsid w:val="001C5746"/>
    <w:rsid w:val="001C5FBF"/>
    <w:rsid w:val="001C62D7"/>
    <w:rsid w:val="001C6F54"/>
    <w:rsid w:val="001D1D2E"/>
    <w:rsid w:val="001D223D"/>
    <w:rsid w:val="001D2CA0"/>
    <w:rsid w:val="001D3AE8"/>
    <w:rsid w:val="001D3F69"/>
    <w:rsid w:val="001D4775"/>
    <w:rsid w:val="001D4986"/>
    <w:rsid w:val="001D4C43"/>
    <w:rsid w:val="001D4EB7"/>
    <w:rsid w:val="001D5623"/>
    <w:rsid w:val="001D5C11"/>
    <w:rsid w:val="001D6BC6"/>
    <w:rsid w:val="001D7236"/>
    <w:rsid w:val="001D74C8"/>
    <w:rsid w:val="001D7714"/>
    <w:rsid w:val="001D7DB5"/>
    <w:rsid w:val="001E0426"/>
    <w:rsid w:val="001E0F6F"/>
    <w:rsid w:val="001E12A0"/>
    <w:rsid w:val="001E3566"/>
    <w:rsid w:val="001E3599"/>
    <w:rsid w:val="001E3988"/>
    <w:rsid w:val="001E40E3"/>
    <w:rsid w:val="001E4680"/>
    <w:rsid w:val="001E5829"/>
    <w:rsid w:val="001E5CC6"/>
    <w:rsid w:val="001E6464"/>
    <w:rsid w:val="001E663E"/>
    <w:rsid w:val="001E677A"/>
    <w:rsid w:val="001E6CA5"/>
    <w:rsid w:val="001E76FE"/>
    <w:rsid w:val="001E79D3"/>
    <w:rsid w:val="001E7A22"/>
    <w:rsid w:val="001E7B50"/>
    <w:rsid w:val="001F07BD"/>
    <w:rsid w:val="001F0C33"/>
    <w:rsid w:val="001F0C93"/>
    <w:rsid w:val="001F0CB8"/>
    <w:rsid w:val="001F1DB0"/>
    <w:rsid w:val="001F1E13"/>
    <w:rsid w:val="001F2435"/>
    <w:rsid w:val="001F2DDA"/>
    <w:rsid w:val="001F3346"/>
    <w:rsid w:val="001F3514"/>
    <w:rsid w:val="001F3CD7"/>
    <w:rsid w:val="001F506F"/>
    <w:rsid w:val="001F5077"/>
    <w:rsid w:val="001F517F"/>
    <w:rsid w:val="001F5C97"/>
    <w:rsid w:val="001F5DE4"/>
    <w:rsid w:val="001F5E28"/>
    <w:rsid w:val="001F5E73"/>
    <w:rsid w:val="001F64E8"/>
    <w:rsid w:val="001F6A3D"/>
    <w:rsid w:val="001F7258"/>
    <w:rsid w:val="001F72E6"/>
    <w:rsid w:val="001F74A2"/>
    <w:rsid w:val="001F761E"/>
    <w:rsid w:val="0020163F"/>
    <w:rsid w:val="00201DBA"/>
    <w:rsid w:val="002022E1"/>
    <w:rsid w:val="00203EE7"/>
    <w:rsid w:val="00203FAE"/>
    <w:rsid w:val="0020480B"/>
    <w:rsid w:val="00204AA3"/>
    <w:rsid w:val="00204DAB"/>
    <w:rsid w:val="002050C3"/>
    <w:rsid w:val="00206A5D"/>
    <w:rsid w:val="00206F64"/>
    <w:rsid w:val="0020727E"/>
    <w:rsid w:val="002075AE"/>
    <w:rsid w:val="002076E4"/>
    <w:rsid w:val="00210880"/>
    <w:rsid w:val="00211B79"/>
    <w:rsid w:val="00211D3A"/>
    <w:rsid w:val="0021207B"/>
    <w:rsid w:val="002124CF"/>
    <w:rsid w:val="002141B0"/>
    <w:rsid w:val="00214619"/>
    <w:rsid w:val="0021561B"/>
    <w:rsid w:val="00216010"/>
    <w:rsid w:val="002167F5"/>
    <w:rsid w:val="002169F6"/>
    <w:rsid w:val="00216B99"/>
    <w:rsid w:val="00216BC9"/>
    <w:rsid w:val="00216C93"/>
    <w:rsid w:val="00217EE9"/>
    <w:rsid w:val="00220D9C"/>
    <w:rsid w:val="00221603"/>
    <w:rsid w:val="00221C06"/>
    <w:rsid w:val="00222E08"/>
    <w:rsid w:val="00222F92"/>
    <w:rsid w:val="002239BF"/>
    <w:rsid w:val="00224506"/>
    <w:rsid w:val="00224790"/>
    <w:rsid w:val="0022632B"/>
    <w:rsid w:val="002277B9"/>
    <w:rsid w:val="002302A9"/>
    <w:rsid w:val="00230932"/>
    <w:rsid w:val="00231209"/>
    <w:rsid w:val="00231BF3"/>
    <w:rsid w:val="00232124"/>
    <w:rsid w:val="0023240C"/>
    <w:rsid w:val="002327EF"/>
    <w:rsid w:val="00232CFE"/>
    <w:rsid w:val="002336E7"/>
    <w:rsid w:val="00234D7B"/>
    <w:rsid w:val="0023590E"/>
    <w:rsid w:val="00235EAE"/>
    <w:rsid w:val="0023620D"/>
    <w:rsid w:val="002365FC"/>
    <w:rsid w:val="0023672E"/>
    <w:rsid w:val="0024041B"/>
    <w:rsid w:val="0024065F"/>
    <w:rsid w:val="0024084E"/>
    <w:rsid w:val="00240F37"/>
    <w:rsid w:val="00240F9C"/>
    <w:rsid w:val="00242178"/>
    <w:rsid w:val="0024226E"/>
    <w:rsid w:val="00242B07"/>
    <w:rsid w:val="00242BA9"/>
    <w:rsid w:val="00242D70"/>
    <w:rsid w:val="00243E9C"/>
    <w:rsid w:val="00245A88"/>
    <w:rsid w:val="0024694A"/>
    <w:rsid w:val="002469ED"/>
    <w:rsid w:val="00246F21"/>
    <w:rsid w:val="002502AE"/>
    <w:rsid w:val="00250FB9"/>
    <w:rsid w:val="00251D14"/>
    <w:rsid w:val="00251EEA"/>
    <w:rsid w:val="00252461"/>
    <w:rsid w:val="002525DD"/>
    <w:rsid w:val="002528A9"/>
    <w:rsid w:val="0025454F"/>
    <w:rsid w:val="00255637"/>
    <w:rsid w:val="002558D6"/>
    <w:rsid w:val="00256365"/>
    <w:rsid w:val="00256476"/>
    <w:rsid w:val="00257C1F"/>
    <w:rsid w:val="0026007D"/>
    <w:rsid w:val="00260146"/>
    <w:rsid w:val="00260571"/>
    <w:rsid w:val="002611A2"/>
    <w:rsid w:val="00262430"/>
    <w:rsid w:val="00263E86"/>
    <w:rsid w:val="00264440"/>
    <w:rsid w:val="00265A2E"/>
    <w:rsid w:val="00265AD1"/>
    <w:rsid w:val="00265D6D"/>
    <w:rsid w:val="002665F8"/>
    <w:rsid w:val="0026785B"/>
    <w:rsid w:val="0027035B"/>
    <w:rsid w:val="0027051F"/>
    <w:rsid w:val="00270846"/>
    <w:rsid w:val="00270A47"/>
    <w:rsid w:val="002718AB"/>
    <w:rsid w:val="00271CD0"/>
    <w:rsid w:val="00271D4B"/>
    <w:rsid w:val="00272B35"/>
    <w:rsid w:val="002746AE"/>
    <w:rsid w:val="00274AB5"/>
    <w:rsid w:val="00275241"/>
    <w:rsid w:val="00275D3A"/>
    <w:rsid w:val="002769C2"/>
    <w:rsid w:val="00276AE7"/>
    <w:rsid w:val="002778B4"/>
    <w:rsid w:val="00277B55"/>
    <w:rsid w:val="00277E47"/>
    <w:rsid w:val="0028004E"/>
    <w:rsid w:val="00280BB0"/>
    <w:rsid w:val="002818A6"/>
    <w:rsid w:val="00281ACB"/>
    <w:rsid w:val="00281E3D"/>
    <w:rsid w:val="00282A90"/>
    <w:rsid w:val="00283447"/>
    <w:rsid w:val="00284AA5"/>
    <w:rsid w:val="00284B7F"/>
    <w:rsid w:val="0028554C"/>
    <w:rsid w:val="0028575E"/>
    <w:rsid w:val="0028586C"/>
    <w:rsid w:val="00285D2C"/>
    <w:rsid w:val="002861E4"/>
    <w:rsid w:val="00286D0F"/>
    <w:rsid w:val="00286E1E"/>
    <w:rsid w:val="00290675"/>
    <w:rsid w:val="00291141"/>
    <w:rsid w:val="00291170"/>
    <w:rsid w:val="00291402"/>
    <w:rsid w:val="0029355A"/>
    <w:rsid w:val="00293636"/>
    <w:rsid w:val="00294016"/>
    <w:rsid w:val="002945C4"/>
    <w:rsid w:val="0029489A"/>
    <w:rsid w:val="0029518A"/>
    <w:rsid w:val="00295D43"/>
    <w:rsid w:val="0029681C"/>
    <w:rsid w:val="00296999"/>
    <w:rsid w:val="00297032"/>
    <w:rsid w:val="00297366"/>
    <w:rsid w:val="002974D6"/>
    <w:rsid w:val="002A038C"/>
    <w:rsid w:val="002A116F"/>
    <w:rsid w:val="002A1249"/>
    <w:rsid w:val="002A28B7"/>
    <w:rsid w:val="002A2CEF"/>
    <w:rsid w:val="002A3331"/>
    <w:rsid w:val="002A3857"/>
    <w:rsid w:val="002A4457"/>
    <w:rsid w:val="002A5EC4"/>
    <w:rsid w:val="002A743E"/>
    <w:rsid w:val="002A7995"/>
    <w:rsid w:val="002A7E8D"/>
    <w:rsid w:val="002B070E"/>
    <w:rsid w:val="002B170D"/>
    <w:rsid w:val="002B2861"/>
    <w:rsid w:val="002B28DC"/>
    <w:rsid w:val="002B3413"/>
    <w:rsid w:val="002B3F94"/>
    <w:rsid w:val="002B4070"/>
    <w:rsid w:val="002B42FB"/>
    <w:rsid w:val="002B4E09"/>
    <w:rsid w:val="002B60D6"/>
    <w:rsid w:val="002B65D6"/>
    <w:rsid w:val="002B71BD"/>
    <w:rsid w:val="002B7DA5"/>
    <w:rsid w:val="002C0145"/>
    <w:rsid w:val="002C01D9"/>
    <w:rsid w:val="002C0F67"/>
    <w:rsid w:val="002C198E"/>
    <w:rsid w:val="002C2966"/>
    <w:rsid w:val="002C3465"/>
    <w:rsid w:val="002C361A"/>
    <w:rsid w:val="002C3BB7"/>
    <w:rsid w:val="002C5C47"/>
    <w:rsid w:val="002C5D9D"/>
    <w:rsid w:val="002C6434"/>
    <w:rsid w:val="002C681A"/>
    <w:rsid w:val="002C6D7E"/>
    <w:rsid w:val="002D0B8F"/>
    <w:rsid w:val="002D0E88"/>
    <w:rsid w:val="002D1412"/>
    <w:rsid w:val="002D2B9F"/>
    <w:rsid w:val="002D3F18"/>
    <w:rsid w:val="002D4054"/>
    <w:rsid w:val="002D41E3"/>
    <w:rsid w:val="002D4322"/>
    <w:rsid w:val="002D472F"/>
    <w:rsid w:val="002D56FB"/>
    <w:rsid w:val="002D60B0"/>
    <w:rsid w:val="002D63F9"/>
    <w:rsid w:val="002D6CA1"/>
    <w:rsid w:val="002D74CD"/>
    <w:rsid w:val="002E0137"/>
    <w:rsid w:val="002E015A"/>
    <w:rsid w:val="002E053C"/>
    <w:rsid w:val="002E151D"/>
    <w:rsid w:val="002E17E1"/>
    <w:rsid w:val="002E42CB"/>
    <w:rsid w:val="002E4C05"/>
    <w:rsid w:val="002E5049"/>
    <w:rsid w:val="002E507B"/>
    <w:rsid w:val="002E520D"/>
    <w:rsid w:val="002E529D"/>
    <w:rsid w:val="002E5D37"/>
    <w:rsid w:val="002E5E6E"/>
    <w:rsid w:val="002E60B0"/>
    <w:rsid w:val="002E6220"/>
    <w:rsid w:val="002E64EA"/>
    <w:rsid w:val="002E693E"/>
    <w:rsid w:val="002E786C"/>
    <w:rsid w:val="002E796C"/>
    <w:rsid w:val="002F0414"/>
    <w:rsid w:val="002F04B0"/>
    <w:rsid w:val="002F17F3"/>
    <w:rsid w:val="002F2554"/>
    <w:rsid w:val="002F2D3D"/>
    <w:rsid w:val="002F32D9"/>
    <w:rsid w:val="002F33F6"/>
    <w:rsid w:val="002F3678"/>
    <w:rsid w:val="002F367C"/>
    <w:rsid w:val="002F3E8D"/>
    <w:rsid w:val="002F4882"/>
    <w:rsid w:val="002F532F"/>
    <w:rsid w:val="002F5EDB"/>
    <w:rsid w:val="002F6333"/>
    <w:rsid w:val="002F6A22"/>
    <w:rsid w:val="002F795A"/>
    <w:rsid w:val="002F7BF4"/>
    <w:rsid w:val="003010CF"/>
    <w:rsid w:val="003012DE"/>
    <w:rsid w:val="0030260A"/>
    <w:rsid w:val="003032B4"/>
    <w:rsid w:val="00303FB1"/>
    <w:rsid w:val="00305BA6"/>
    <w:rsid w:val="003061C4"/>
    <w:rsid w:val="00307575"/>
    <w:rsid w:val="00307816"/>
    <w:rsid w:val="003105F0"/>
    <w:rsid w:val="003109CE"/>
    <w:rsid w:val="00310D47"/>
    <w:rsid w:val="003119D1"/>
    <w:rsid w:val="00311FFF"/>
    <w:rsid w:val="00312577"/>
    <w:rsid w:val="00313317"/>
    <w:rsid w:val="003138C1"/>
    <w:rsid w:val="003143A2"/>
    <w:rsid w:val="00314ACC"/>
    <w:rsid w:val="0031558C"/>
    <w:rsid w:val="00315DC3"/>
    <w:rsid w:val="00316B93"/>
    <w:rsid w:val="00316F41"/>
    <w:rsid w:val="00317270"/>
    <w:rsid w:val="00317623"/>
    <w:rsid w:val="00321093"/>
    <w:rsid w:val="003244C0"/>
    <w:rsid w:val="00324507"/>
    <w:rsid w:val="00324FCB"/>
    <w:rsid w:val="003254AE"/>
    <w:rsid w:val="003256F8"/>
    <w:rsid w:val="00325745"/>
    <w:rsid w:val="00325E7B"/>
    <w:rsid w:val="00326250"/>
    <w:rsid w:val="003265BD"/>
    <w:rsid w:val="00326D84"/>
    <w:rsid w:val="00327301"/>
    <w:rsid w:val="0033073A"/>
    <w:rsid w:val="003307F1"/>
    <w:rsid w:val="00332288"/>
    <w:rsid w:val="0033250D"/>
    <w:rsid w:val="00332635"/>
    <w:rsid w:val="00333513"/>
    <w:rsid w:val="003336CE"/>
    <w:rsid w:val="00335006"/>
    <w:rsid w:val="003360D9"/>
    <w:rsid w:val="003361C3"/>
    <w:rsid w:val="00336763"/>
    <w:rsid w:val="00337139"/>
    <w:rsid w:val="003375D6"/>
    <w:rsid w:val="0034065A"/>
    <w:rsid w:val="00340D09"/>
    <w:rsid w:val="00341426"/>
    <w:rsid w:val="00343D0D"/>
    <w:rsid w:val="00345106"/>
    <w:rsid w:val="00345800"/>
    <w:rsid w:val="00346534"/>
    <w:rsid w:val="0034764A"/>
    <w:rsid w:val="00350D78"/>
    <w:rsid w:val="00351E7B"/>
    <w:rsid w:val="00354642"/>
    <w:rsid w:val="003546D9"/>
    <w:rsid w:val="00354715"/>
    <w:rsid w:val="00355951"/>
    <w:rsid w:val="00355B52"/>
    <w:rsid w:val="003575DD"/>
    <w:rsid w:val="00360331"/>
    <w:rsid w:val="00360D80"/>
    <w:rsid w:val="003629F0"/>
    <w:rsid w:val="00362B0F"/>
    <w:rsid w:val="00362DA4"/>
    <w:rsid w:val="00363119"/>
    <w:rsid w:val="0036340E"/>
    <w:rsid w:val="00366055"/>
    <w:rsid w:val="00366A32"/>
    <w:rsid w:val="00366FC8"/>
    <w:rsid w:val="00367C48"/>
    <w:rsid w:val="00370150"/>
    <w:rsid w:val="00370575"/>
    <w:rsid w:val="00370CE0"/>
    <w:rsid w:val="00370EE9"/>
    <w:rsid w:val="003724FA"/>
    <w:rsid w:val="00372C0F"/>
    <w:rsid w:val="00376055"/>
    <w:rsid w:val="003766D7"/>
    <w:rsid w:val="0037681E"/>
    <w:rsid w:val="00376C59"/>
    <w:rsid w:val="00376E1E"/>
    <w:rsid w:val="00377070"/>
    <w:rsid w:val="003779AB"/>
    <w:rsid w:val="00377C24"/>
    <w:rsid w:val="003808E9"/>
    <w:rsid w:val="0038162F"/>
    <w:rsid w:val="0038191A"/>
    <w:rsid w:val="00381D87"/>
    <w:rsid w:val="00381F81"/>
    <w:rsid w:val="00382031"/>
    <w:rsid w:val="003824A1"/>
    <w:rsid w:val="00382621"/>
    <w:rsid w:val="003839F4"/>
    <w:rsid w:val="00384699"/>
    <w:rsid w:val="0038475A"/>
    <w:rsid w:val="003847E0"/>
    <w:rsid w:val="0038491B"/>
    <w:rsid w:val="00384999"/>
    <w:rsid w:val="00384A0D"/>
    <w:rsid w:val="003855F2"/>
    <w:rsid w:val="003875B4"/>
    <w:rsid w:val="00387F7A"/>
    <w:rsid w:val="00390C16"/>
    <w:rsid w:val="003922A1"/>
    <w:rsid w:val="00392A5C"/>
    <w:rsid w:val="00392BE6"/>
    <w:rsid w:val="00392DEB"/>
    <w:rsid w:val="00393C67"/>
    <w:rsid w:val="00394C33"/>
    <w:rsid w:val="00394F0C"/>
    <w:rsid w:val="0039563E"/>
    <w:rsid w:val="00395D73"/>
    <w:rsid w:val="003960AE"/>
    <w:rsid w:val="0039618F"/>
    <w:rsid w:val="003962CC"/>
    <w:rsid w:val="00396833"/>
    <w:rsid w:val="00397123"/>
    <w:rsid w:val="00397890"/>
    <w:rsid w:val="003978DD"/>
    <w:rsid w:val="003A06BC"/>
    <w:rsid w:val="003A0B29"/>
    <w:rsid w:val="003A15CA"/>
    <w:rsid w:val="003A1764"/>
    <w:rsid w:val="003A1F83"/>
    <w:rsid w:val="003A252B"/>
    <w:rsid w:val="003A2A11"/>
    <w:rsid w:val="003A3737"/>
    <w:rsid w:val="003A37AB"/>
    <w:rsid w:val="003A3F72"/>
    <w:rsid w:val="003A44B3"/>
    <w:rsid w:val="003A5C43"/>
    <w:rsid w:val="003A5CDB"/>
    <w:rsid w:val="003A5CDD"/>
    <w:rsid w:val="003A70A0"/>
    <w:rsid w:val="003A7B28"/>
    <w:rsid w:val="003B0896"/>
    <w:rsid w:val="003B11B2"/>
    <w:rsid w:val="003B1668"/>
    <w:rsid w:val="003B19E0"/>
    <w:rsid w:val="003B213B"/>
    <w:rsid w:val="003B25A4"/>
    <w:rsid w:val="003B3E3B"/>
    <w:rsid w:val="003B40AC"/>
    <w:rsid w:val="003B40E1"/>
    <w:rsid w:val="003B59B4"/>
    <w:rsid w:val="003B6B5B"/>
    <w:rsid w:val="003B6D63"/>
    <w:rsid w:val="003B731A"/>
    <w:rsid w:val="003B78FB"/>
    <w:rsid w:val="003C14CD"/>
    <w:rsid w:val="003C1572"/>
    <w:rsid w:val="003C1D65"/>
    <w:rsid w:val="003C2BD9"/>
    <w:rsid w:val="003C2D0F"/>
    <w:rsid w:val="003C38BD"/>
    <w:rsid w:val="003C395B"/>
    <w:rsid w:val="003C4C73"/>
    <w:rsid w:val="003C5CA0"/>
    <w:rsid w:val="003C630C"/>
    <w:rsid w:val="003C6567"/>
    <w:rsid w:val="003C69ED"/>
    <w:rsid w:val="003C6CE2"/>
    <w:rsid w:val="003C6DCA"/>
    <w:rsid w:val="003C7092"/>
    <w:rsid w:val="003C7261"/>
    <w:rsid w:val="003C7CC2"/>
    <w:rsid w:val="003C7ECC"/>
    <w:rsid w:val="003D0B11"/>
    <w:rsid w:val="003D1FAF"/>
    <w:rsid w:val="003D2025"/>
    <w:rsid w:val="003D21E3"/>
    <w:rsid w:val="003D2256"/>
    <w:rsid w:val="003D3050"/>
    <w:rsid w:val="003D36FD"/>
    <w:rsid w:val="003D44AB"/>
    <w:rsid w:val="003D481F"/>
    <w:rsid w:val="003D58DE"/>
    <w:rsid w:val="003D5D85"/>
    <w:rsid w:val="003D663B"/>
    <w:rsid w:val="003D6A24"/>
    <w:rsid w:val="003D7683"/>
    <w:rsid w:val="003D791C"/>
    <w:rsid w:val="003D7CB8"/>
    <w:rsid w:val="003E07C8"/>
    <w:rsid w:val="003E1006"/>
    <w:rsid w:val="003E2407"/>
    <w:rsid w:val="003E29F3"/>
    <w:rsid w:val="003E3CAB"/>
    <w:rsid w:val="003E43B2"/>
    <w:rsid w:val="003E4442"/>
    <w:rsid w:val="003E4523"/>
    <w:rsid w:val="003E4D71"/>
    <w:rsid w:val="003E55D4"/>
    <w:rsid w:val="003E5821"/>
    <w:rsid w:val="003E6972"/>
    <w:rsid w:val="003E72AD"/>
    <w:rsid w:val="003E74D9"/>
    <w:rsid w:val="003E7584"/>
    <w:rsid w:val="003E7DDC"/>
    <w:rsid w:val="003F0504"/>
    <w:rsid w:val="003F1836"/>
    <w:rsid w:val="003F32EA"/>
    <w:rsid w:val="003F3FE3"/>
    <w:rsid w:val="003F44F8"/>
    <w:rsid w:val="003F46E5"/>
    <w:rsid w:val="003F5487"/>
    <w:rsid w:val="003F5578"/>
    <w:rsid w:val="003F5ABA"/>
    <w:rsid w:val="003F5E49"/>
    <w:rsid w:val="003F64B2"/>
    <w:rsid w:val="003F6DCE"/>
    <w:rsid w:val="003F719C"/>
    <w:rsid w:val="003F71F1"/>
    <w:rsid w:val="0040011B"/>
    <w:rsid w:val="004012C0"/>
    <w:rsid w:val="004015E3"/>
    <w:rsid w:val="00401A94"/>
    <w:rsid w:val="004020CE"/>
    <w:rsid w:val="00402776"/>
    <w:rsid w:val="004027BE"/>
    <w:rsid w:val="00402BAB"/>
    <w:rsid w:val="00402DD2"/>
    <w:rsid w:val="00404E26"/>
    <w:rsid w:val="00404F45"/>
    <w:rsid w:val="0040547D"/>
    <w:rsid w:val="0040683A"/>
    <w:rsid w:val="00410972"/>
    <w:rsid w:val="00410E95"/>
    <w:rsid w:val="0041152B"/>
    <w:rsid w:val="00411AA1"/>
    <w:rsid w:val="00412382"/>
    <w:rsid w:val="00412533"/>
    <w:rsid w:val="00412660"/>
    <w:rsid w:val="0041276E"/>
    <w:rsid w:val="00412E0F"/>
    <w:rsid w:val="00413D48"/>
    <w:rsid w:val="00414FD5"/>
    <w:rsid w:val="00417FDA"/>
    <w:rsid w:val="00421163"/>
    <w:rsid w:val="004213EB"/>
    <w:rsid w:val="00421F4A"/>
    <w:rsid w:val="00422364"/>
    <w:rsid w:val="00422917"/>
    <w:rsid w:val="004230D0"/>
    <w:rsid w:val="00423289"/>
    <w:rsid w:val="00424007"/>
    <w:rsid w:val="00424239"/>
    <w:rsid w:val="004243C7"/>
    <w:rsid w:val="00424712"/>
    <w:rsid w:val="00424C7A"/>
    <w:rsid w:val="00424CEA"/>
    <w:rsid w:val="00425000"/>
    <w:rsid w:val="004256D6"/>
    <w:rsid w:val="00425C0B"/>
    <w:rsid w:val="00426524"/>
    <w:rsid w:val="0042677D"/>
    <w:rsid w:val="004272DF"/>
    <w:rsid w:val="00427FF6"/>
    <w:rsid w:val="004309E9"/>
    <w:rsid w:val="0043103A"/>
    <w:rsid w:val="0043208E"/>
    <w:rsid w:val="00432D6A"/>
    <w:rsid w:val="004337C3"/>
    <w:rsid w:val="00434606"/>
    <w:rsid w:val="00435657"/>
    <w:rsid w:val="00436EFF"/>
    <w:rsid w:val="00436F6E"/>
    <w:rsid w:val="004373DD"/>
    <w:rsid w:val="004401D0"/>
    <w:rsid w:val="004407CB"/>
    <w:rsid w:val="0044173B"/>
    <w:rsid w:val="00441EA9"/>
    <w:rsid w:val="00441F5B"/>
    <w:rsid w:val="00442281"/>
    <w:rsid w:val="0044244C"/>
    <w:rsid w:val="00443958"/>
    <w:rsid w:val="00444021"/>
    <w:rsid w:val="0044451C"/>
    <w:rsid w:val="00444852"/>
    <w:rsid w:val="004458D6"/>
    <w:rsid w:val="00445C18"/>
    <w:rsid w:val="004466F0"/>
    <w:rsid w:val="00446A7E"/>
    <w:rsid w:val="00447054"/>
    <w:rsid w:val="00447380"/>
    <w:rsid w:val="00450D01"/>
    <w:rsid w:val="00450D9E"/>
    <w:rsid w:val="004532CA"/>
    <w:rsid w:val="00454578"/>
    <w:rsid w:val="00454CB5"/>
    <w:rsid w:val="00455167"/>
    <w:rsid w:val="00455822"/>
    <w:rsid w:val="00455C32"/>
    <w:rsid w:val="00455CFF"/>
    <w:rsid w:val="004561D8"/>
    <w:rsid w:val="00456EB3"/>
    <w:rsid w:val="00456ECA"/>
    <w:rsid w:val="00457781"/>
    <w:rsid w:val="00457E32"/>
    <w:rsid w:val="00457FC6"/>
    <w:rsid w:val="004600B5"/>
    <w:rsid w:val="0046162E"/>
    <w:rsid w:val="0046174A"/>
    <w:rsid w:val="0046194F"/>
    <w:rsid w:val="00462809"/>
    <w:rsid w:val="004632E4"/>
    <w:rsid w:val="00463374"/>
    <w:rsid w:val="00463B2F"/>
    <w:rsid w:val="00463B33"/>
    <w:rsid w:val="00463D8A"/>
    <w:rsid w:val="00463EDD"/>
    <w:rsid w:val="00464D7D"/>
    <w:rsid w:val="004654E5"/>
    <w:rsid w:val="00465A3A"/>
    <w:rsid w:val="004663FC"/>
    <w:rsid w:val="00467B61"/>
    <w:rsid w:val="00470331"/>
    <w:rsid w:val="00470A6A"/>
    <w:rsid w:val="00470AD5"/>
    <w:rsid w:val="00470D36"/>
    <w:rsid w:val="0047165B"/>
    <w:rsid w:val="00471F8B"/>
    <w:rsid w:val="004736A8"/>
    <w:rsid w:val="004738BB"/>
    <w:rsid w:val="00473B12"/>
    <w:rsid w:val="00473C44"/>
    <w:rsid w:val="00475136"/>
    <w:rsid w:val="0047579A"/>
    <w:rsid w:val="004757A6"/>
    <w:rsid w:val="00475ACB"/>
    <w:rsid w:val="00476179"/>
    <w:rsid w:val="00476515"/>
    <w:rsid w:val="00476909"/>
    <w:rsid w:val="00476984"/>
    <w:rsid w:val="00476F2A"/>
    <w:rsid w:val="00480196"/>
    <w:rsid w:val="004801E1"/>
    <w:rsid w:val="0048148A"/>
    <w:rsid w:val="00481FF0"/>
    <w:rsid w:val="0048287A"/>
    <w:rsid w:val="0048331A"/>
    <w:rsid w:val="004833F8"/>
    <w:rsid w:val="0048383B"/>
    <w:rsid w:val="00483E3E"/>
    <w:rsid w:val="00483F6A"/>
    <w:rsid w:val="004840EB"/>
    <w:rsid w:val="00484356"/>
    <w:rsid w:val="00484E2E"/>
    <w:rsid w:val="00484EE4"/>
    <w:rsid w:val="00485021"/>
    <w:rsid w:val="004850B0"/>
    <w:rsid w:val="00485187"/>
    <w:rsid w:val="00485424"/>
    <w:rsid w:val="004854AE"/>
    <w:rsid w:val="00485896"/>
    <w:rsid w:val="00485D52"/>
    <w:rsid w:val="00485E2D"/>
    <w:rsid w:val="004861BB"/>
    <w:rsid w:val="0048669A"/>
    <w:rsid w:val="004879F0"/>
    <w:rsid w:val="004901D8"/>
    <w:rsid w:val="00490448"/>
    <w:rsid w:val="004907FB"/>
    <w:rsid w:val="00490C4C"/>
    <w:rsid w:val="00490C5A"/>
    <w:rsid w:val="004911A8"/>
    <w:rsid w:val="00492C17"/>
    <w:rsid w:val="00492E7D"/>
    <w:rsid w:val="004930A3"/>
    <w:rsid w:val="00493838"/>
    <w:rsid w:val="00493D13"/>
    <w:rsid w:val="00494836"/>
    <w:rsid w:val="00494AF5"/>
    <w:rsid w:val="00494BA8"/>
    <w:rsid w:val="0049503B"/>
    <w:rsid w:val="004952AD"/>
    <w:rsid w:val="004953F1"/>
    <w:rsid w:val="00495484"/>
    <w:rsid w:val="00495708"/>
    <w:rsid w:val="00495AD5"/>
    <w:rsid w:val="004965C9"/>
    <w:rsid w:val="004967F3"/>
    <w:rsid w:val="004974E4"/>
    <w:rsid w:val="004978A9"/>
    <w:rsid w:val="004979E5"/>
    <w:rsid w:val="00497C2A"/>
    <w:rsid w:val="004A0534"/>
    <w:rsid w:val="004A0E25"/>
    <w:rsid w:val="004A40EB"/>
    <w:rsid w:val="004A4226"/>
    <w:rsid w:val="004A436F"/>
    <w:rsid w:val="004A476E"/>
    <w:rsid w:val="004A560D"/>
    <w:rsid w:val="004A66D0"/>
    <w:rsid w:val="004A67B6"/>
    <w:rsid w:val="004B0882"/>
    <w:rsid w:val="004B0956"/>
    <w:rsid w:val="004B0E53"/>
    <w:rsid w:val="004B259B"/>
    <w:rsid w:val="004B4E7B"/>
    <w:rsid w:val="004B4F7B"/>
    <w:rsid w:val="004B5795"/>
    <w:rsid w:val="004B57F3"/>
    <w:rsid w:val="004B5919"/>
    <w:rsid w:val="004B5B9D"/>
    <w:rsid w:val="004B5DCD"/>
    <w:rsid w:val="004B5EB0"/>
    <w:rsid w:val="004B6410"/>
    <w:rsid w:val="004B6BC9"/>
    <w:rsid w:val="004B6F94"/>
    <w:rsid w:val="004B714D"/>
    <w:rsid w:val="004B7262"/>
    <w:rsid w:val="004B79CA"/>
    <w:rsid w:val="004C0AB8"/>
    <w:rsid w:val="004C0B32"/>
    <w:rsid w:val="004C0C26"/>
    <w:rsid w:val="004C0CEC"/>
    <w:rsid w:val="004C2391"/>
    <w:rsid w:val="004C276D"/>
    <w:rsid w:val="004C3CE8"/>
    <w:rsid w:val="004C3EF5"/>
    <w:rsid w:val="004C406F"/>
    <w:rsid w:val="004C43E4"/>
    <w:rsid w:val="004C44B8"/>
    <w:rsid w:val="004C577B"/>
    <w:rsid w:val="004C679F"/>
    <w:rsid w:val="004C744A"/>
    <w:rsid w:val="004C799D"/>
    <w:rsid w:val="004D0097"/>
    <w:rsid w:val="004D1E78"/>
    <w:rsid w:val="004D1F2B"/>
    <w:rsid w:val="004D6059"/>
    <w:rsid w:val="004D65C6"/>
    <w:rsid w:val="004D68B2"/>
    <w:rsid w:val="004D6CCC"/>
    <w:rsid w:val="004D6EA6"/>
    <w:rsid w:val="004D6FB7"/>
    <w:rsid w:val="004D7F5F"/>
    <w:rsid w:val="004E031F"/>
    <w:rsid w:val="004E0BAD"/>
    <w:rsid w:val="004E13E3"/>
    <w:rsid w:val="004E1D01"/>
    <w:rsid w:val="004E2661"/>
    <w:rsid w:val="004E2A0F"/>
    <w:rsid w:val="004E325A"/>
    <w:rsid w:val="004E35FE"/>
    <w:rsid w:val="004E4E54"/>
    <w:rsid w:val="004E54E6"/>
    <w:rsid w:val="004E5501"/>
    <w:rsid w:val="004E68F6"/>
    <w:rsid w:val="004E7155"/>
    <w:rsid w:val="004E73B9"/>
    <w:rsid w:val="004E784C"/>
    <w:rsid w:val="004E7866"/>
    <w:rsid w:val="004F0E2E"/>
    <w:rsid w:val="004F2BDA"/>
    <w:rsid w:val="004F461A"/>
    <w:rsid w:val="004F52A4"/>
    <w:rsid w:val="004F5673"/>
    <w:rsid w:val="004F57CC"/>
    <w:rsid w:val="004F6E02"/>
    <w:rsid w:val="004F6EEC"/>
    <w:rsid w:val="004F7596"/>
    <w:rsid w:val="004F79F1"/>
    <w:rsid w:val="004F7ECA"/>
    <w:rsid w:val="005004F4"/>
    <w:rsid w:val="0050092F"/>
    <w:rsid w:val="00500E43"/>
    <w:rsid w:val="00500E6C"/>
    <w:rsid w:val="00501E42"/>
    <w:rsid w:val="00501F64"/>
    <w:rsid w:val="00502CF8"/>
    <w:rsid w:val="00504BBC"/>
    <w:rsid w:val="00504C98"/>
    <w:rsid w:val="00504E18"/>
    <w:rsid w:val="00504E42"/>
    <w:rsid w:val="00505316"/>
    <w:rsid w:val="00505BCA"/>
    <w:rsid w:val="00505FB6"/>
    <w:rsid w:val="00506801"/>
    <w:rsid w:val="00506C7D"/>
    <w:rsid w:val="00507652"/>
    <w:rsid w:val="00507DDB"/>
    <w:rsid w:val="00507F69"/>
    <w:rsid w:val="00510026"/>
    <w:rsid w:val="0051064D"/>
    <w:rsid w:val="0051083E"/>
    <w:rsid w:val="00510848"/>
    <w:rsid w:val="00510B3F"/>
    <w:rsid w:val="00510C18"/>
    <w:rsid w:val="00511BC2"/>
    <w:rsid w:val="00512716"/>
    <w:rsid w:val="00512BBD"/>
    <w:rsid w:val="005140DA"/>
    <w:rsid w:val="005141B5"/>
    <w:rsid w:val="0051421E"/>
    <w:rsid w:val="005144A3"/>
    <w:rsid w:val="0051458C"/>
    <w:rsid w:val="00514E32"/>
    <w:rsid w:val="0051580B"/>
    <w:rsid w:val="005159AB"/>
    <w:rsid w:val="00516A3D"/>
    <w:rsid w:val="0051700E"/>
    <w:rsid w:val="00520258"/>
    <w:rsid w:val="00521909"/>
    <w:rsid w:val="00522533"/>
    <w:rsid w:val="00522E24"/>
    <w:rsid w:val="00523436"/>
    <w:rsid w:val="0052347E"/>
    <w:rsid w:val="00523C2A"/>
    <w:rsid w:val="0052435F"/>
    <w:rsid w:val="00524B05"/>
    <w:rsid w:val="00524D6D"/>
    <w:rsid w:val="00525003"/>
    <w:rsid w:val="0052548D"/>
    <w:rsid w:val="00525B22"/>
    <w:rsid w:val="005278D4"/>
    <w:rsid w:val="00530D74"/>
    <w:rsid w:val="00530FC2"/>
    <w:rsid w:val="00530FC3"/>
    <w:rsid w:val="00531EB6"/>
    <w:rsid w:val="0053205A"/>
    <w:rsid w:val="00532880"/>
    <w:rsid w:val="00532B87"/>
    <w:rsid w:val="00533AAF"/>
    <w:rsid w:val="005358E1"/>
    <w:rsid w:val="00535A65"/>
    <w:rsid w:val="00535D5E"/>
    <w:rsid w:val="00535EE2"/>
    <w:rsid w:val="005361B7"/>
    <w:rsid w:val="005361FA"/>
    <w:rsid w:val="0053669E"/>
    <w:rsid w:val="005373D2"/>
    <w:rsid w:val="00537873"/>
    <w:rsid w:val="00537891"/>
    <w:rsid w:val="00537F33"/>
    <w:rsid w:val="00541297"/>
    <w:rsid w:val="00541A19"/>
    <w:rsid w:val="00541F22"/>
    <w:rsid w:val="0054211C"/>
    <w:rsid w:val="005424BC"/>
    <w:rsid w:val="005431E3"/>
    <w:rsid w:val="0054357A"/>
    <w:rsid w:val="0054422B"/>
    <w:rsid w:val="00544DA1"/>
    <w:rsid w:val="00545C62"/>
    <w:rsid w:val="00545F2C"/>
    <w:rsid w:val="0054602F"/>
    <w:rsid w:val="005463A8"/>
    <w:rsid w:val="00546864"/>
    <w:rsid w:val="00547214"/>
    <w:rsid w:val="005475CA"/>
    <w:rsid w:val="00547F87"/>
    <w:rsid w:val="00550ACA"/>
    <w:rsid w:val="00550D76"/>
    <w:rsid w:val="00550F45"/>
    <w:rsid w:val="00550F7F"/>
    <w:rsid w:val="00551EA8"/>
    <w:rsid w:val="0055229D"/>
    <w:rsid w:val="0055302B"/>
    <w:rsid w:val="005558AE"/>
    <w:rsid w:val="005559B5"/>
    <w:rsid w:val="00556674"/>
    <w:rsid w:val="00557CC0"/>
    <w:rsid w:val="005604D5"/>
    <w:rsid w:val="00560B19"/>
    <w:rsid w:val="00560C81"/>
    <w:rsid w:val="00560E3F"/>
    <w:rsid w:val="00560ED2"/>
    <w:rsid w:val="00561D92"/>
    <w:rsid w:val="00562BE4"/>
    <w:rsid w:val="00564C40"/>
    <w:rsid w:val="00565001"/>
    <w:rsid w:val="005653F0"/>
    <w:rsid w:val="00565A5C"/>
    <w:rsid w:val="005666DB"/>
    <w:rsid w:val="005671D8"/>
    <w:rsid w:val="0056778D"/>
    <w:rsid w:val="00570DB0"/>
    <w:rsid w:val="00571B94"/>
    <w:rsid w:val="00571DCE"/>
    <w:rsid w:val="005725D4"/>
    <w:rsid w:val="00573212"/>
    <w:rsid w:val="00573AC6"/>
    <w:rsid w:val="00573BDA"/>
    <w:rsid w:val="00573CE0"/>
    <w:rsid w:val="00574059"/>
    <w:rsid w:val="0057500A"/>
    <w:rsid w:val="005757AE"/>
    <w:rsid w:val="00575B75"/>
    <w:rsid w:val="00575DBE"/>
    <w:rsid w:val="00576365"/>
    <w:rsid w:val="00577A78"/>
    <w:rsid w:val="005804AF"/>
    <w:rsid w:val="0058068B"/>
    <w:rsid w:val="00580823"/>
    <w:rsid w:val="005810C8"/>
    <w:rsid w:val="00581217"/>
    <w:rsid w:val="00581FA2"/>
    <w:rsid w:val="00581FD5"/>
    <w:rsid w:val="005821A4"/>
    <w:rsid w:val="005828F4"/>
    <w:rsid w:val="00582BC0"/>
    <w:rsid w:val="005835DB"/>
    <w:rsid w:val="0058368F"/>
    <w:rsid w:val="00583A01"/>
    <w:rsid w:val="0058415E"/>
    <w:rsid w:val="00584EBE"/>
    <w:rsid w:val="0058537F"/>
    <w:rsid w:val="005854C4"/>
    <w:rsid w:val="00586ABC"/>
    <w:rsid w:val="0058787B"/>
    <w:rsid w:val="00587A30"/>
    <w:rsid w:val="00587A8F"/>
    <w:rsid w:val="00587FC5"/>
    <w:rsid w:val="005901D8"/>
    <w:rsid w:val="00590AE7"/>
    <w:rsid w:val="00590B03"/>
    <w:rsid w:val="00590DCB"/>
    <w:rsid w:val="00590DEF"/>
    <w:rsid w:val="0059127D"/>
    <w:rsid w:val="00591614"/>
    <w:rsid w:val="00591D26"/>
    <w:rsid w:val="00591E95"/>
    <w:rsid w:val="00592448"/>
    <w:rsid w:val="005929AD"/>
    <w:rsid w:val="00592AEC"/>
    <w:rsid w:val="00592CE5"/>
    <w:rsid w:val="00592EA2"/>
    <w:rsid w:val="00593519"/>
    <w:rsid w:val="005935D1"/>
    <w:rsid w:val="00593C1E"/>
    <w:rsid w:val="00593C57"/>
    <w:rsid w:val="00594487"/>
    <w:rsid w:val="0059467E"/>
    <w:rsid w:val="00594D09"/>
    <w:rsid w:val="0059559F"/>
    <w:rsid w:val="005958A4"/>
    <w:rsid w:val="005967E9"/>
    <w:rsid w:val="00596872"/>
    <w:rsid w:val="00596D90"/>
    <w:rsid w:val="005973A8"/>
    <w:rsid w:val="005975C2"/>
    <w:rsid w:val="005978DD"/>
    <w:rsid w:val="005A0FCB"/>
    <w:rsid w:val="005A120E"/>
    <w:rsid w:val="005A12BB"/>
    <w:rsid w:val="005A1F5D"/>
    <w:rsid w:val="005A2151"/>
    <w:rsid w:val="005A3592"/>
    <w:rsid w:val="005A37B3"/>
    <w:rsid w:val="005A664B"/>
    <w:rsid w:val="005A6E7E"/>
    <w:rsid w:val="005A7752"/>
    <w:rsid w:val="005B19E5"/>
    <w:rsid w:val="005B1AD3"/>
    <w:rsid w:val="005B22B4"/>
    <w:rsid w:val="005B23B0"/>
    <w:rsid w:val="005B2606"/>
    <w:rsid w:val="005B28EC"/>
    <w:rsid w:val="005B3DC9"/>
    <w:rsid w:val="005B44FB"/>
    <w:rsid w:val="005B535C"/>
    <w:rsid w:val="005B6E61"/>
    <w:rsid w:val="005B718A"/>
    <w:rsid w:val="005C0C2A"/>
    <w:rsid w:val="005C131A"/>
    <w:rsid w:val="005C1D10"/>
    <w:rsid w:val="005C2510"/>
    <w:rsid w:val="005C2668"/>
    <w:rsid w:val="005C27D6"/>
    <w:rsid w:val="005C2B64"/>
    <w:rsid w:val="005C44C9"/>
    <w:rsid w:val="005C4CC6"/>
    <w:rsid w:val="005C6110"/>
    <w:rsid w:val="005C6443"/>
    <w:rsid w:val="005C730E"/>
    <w:rsid w:val="005C7438"/>
    <w:rsid w:val="005C7B75"/>
    <w:rsid w:val="005D03C4"/>
    <w:rsid w:val="005D0EB7"/>
    <w:rsid w:val="005D143F"/>
    <w:rsid w:val="005D16D9"/>
    <w:rsid w:val="005D39CD"/>
    <w:rsid w:val="005D43CD"/>
    <w:rsid w:val="005D4BA5"/>
    <w:rsid w:val="005D4BBD"/>
    <w:rsid w:val="005D5DC3"/>
    <w:rsid w:val="005D5F10"/>
    <w:rsid w:val="005D64B7"/>
    <w:rsid w:val="005D715B"/>
    <w:rsid w:val="005D7436"/>
    <w:rsid w:val="005D7701"/>
    <w:rsid w:val="005D7C29"/>
    <w:rsid w:val="005E073A"/>
    <w:rsid w:val="005E0DD4"/>
    <w:rsid w:val="005E102C"/>
    <w:rsid w:val="005E173C"/>
    <w:rsid w:val="005E174E"/>
    <w:rsid w:val="005E2400"/>
    <w:rsid w:val="005E264F"/>
    <w:rsid w:val="005E5209"/>
    <w:rsid w:val="005E55F0"/>
    <w:rsid w:val="005E5A8D"/>
    <w:rsid w:val="005E6225"/>
    <w:rsid w:val="005E708F"/>
    <w:rsid w:val="005E7261"/>
    <w:rsid w:val="005E7C44"/>
    <w:rsid w:val="005E7FE4"/>
    <w:rsid w:val="005F048C"/>
    <w:rsid w:val="005F0919"/>
    <w:rsid w:val="005F092A"/>
    <w:rsid w:val="005F161D"/>
    <w:rsid w:val="005F1E46"/>
    <w:rsid w:val="005F3344"/>
    <w:rsid w:val="005F365D"/>
    <w:rsid w:val="005F3684"/>
    <w:rsid w:val="005F4963"/>
    <w:rsid w:val="005F5918"/>
    <w:rsid w:val="005F6985"/>
    <w:rsid w:val="005F7169"/>
    <w:rsid w:val="005F7640"/>
    <w:rsid w:val="005F7665"/>
    <w:rsid w:val="005F7A20"/>
    <w:rsid w:val="005F7A65"/>
    <w:rsid w:val="005F7B8C"/>
    <w:rsid w:val="006002BA"/>
    <w:rsid w:val="00602BBD"/>
    <w:rsid w:val="00602CC0"/>
    <w:rsid w:val="00602ECA"/>
    <w:rsid w:val="00603649"/>
    <w:rsid w:val="00603F0F"/>
    <w:rsid w:val="00604811"/>
    <w:rsid w:val="006049F6"/>
    <w:rsid w:val="00605BDB"/>
    <w:rsid w:val="00606014"/>
    <w:rsid w:val="00606A5D"/>
    <w:rsid w:val="00606E9D"/>
    <w:rsid w:val="00610CEA"/>
    <w:rsid w:val="00610E88"/>
    <w:rsid w:val="006110AD"/>
    <w:rsid w:val="00611736"/>
    <w:rsid w:val="00611E75"/>
    <w:rsid w:val="00612065"/>
    <w:rsid w:val="006122C0"/>
    <w:rsid w:val="00612C44"/>
    <w:rsid w:val="00612EED"/>
    <w:rsid w:val="00614A71"/>
    <w:rsid w:val="00614B54"/>
    <w:rsid w:val="006167CA"/>
    <w:rsid w:val="00617397"/>
    <w:rsid w:val="0061752D"/>
    <w:rsid w:val="0061781C"/>
    <w:rsid w:val="00620527"/>
    <w:rsid w:val="0062100B"/>
    <w:rsid w:val="00621748"/>
    <w:rsid w:val="00622026"/>
    <w:rsid w:val="00622FA0"/>
    <w:rsid w:val="0062337D"/>
    <w:rsid w:val="00623B18"/>
    <w:rsid w:val="00623E24"/>
    <w:rsid w:val="00624C4B"/>
    <w:rsid w:val="006257E8"/>
    <w:rsid w:val="00625CC5"/>
    <w:rsid w:val="00626947"/>
    <w:rsid w:val="006269EA"/>
    <w:rsid w:val="00626F62"/>
    <w:rsid w:val="00627742"/>
    <w:rsid w:val="00627A73"/>
    <w:rsid w:val="00630CE6"/>
    <w:rsid w:val="00631123"/>
    <w:rsid w:val="006321F1"/>
    <w:rsid w:val="006330DB"/>
    <w:rsid w:val="0063318F"/>
    <w:rsid w:val="006332E8"/>
    <w:rsid w:val="00634881"/>
    <w:rsid w:val="00634BBE"/>
    <w:rsid w:val="006355B3"/>
    <w:rsid w:val="006356FE"/>
    <w:rsid w:val="00635C6C"/>
    <w:rsid w:val="00636376"/>
    <w:rsid w:val="00636556"/>
    <w:rsid w:val="0063667C"/>
    <w:rsid w:val="00636B79"/>
    <w:rsid w:val="00636C71"/>
    <w:rsid w:val="0063747A"/>
    <w:rsid w:val="00637631"/>
    <w:rsid w:val="0063773D"/>
    <w:rsid w:val="00637D90"/>
    <w:rsid w:val="00640502"/>
    <w:rsid w:val="00641170"/>
    <w:rsid w:val="0064281A"/>
    <w:rsid w:val="00643807"/>
    <w:rsid w:val="00645017"/>
    <w:rsid w:val="00645157"/>
    <w:rsid w:val="0064700E"/>
    <w:rsid w:val="00647D81"/>
    <w:rsid w:val="00647EC4"/>
    <w:rsid w:val="006519FD"/>
    <w:rsid w:val="00651CC9"/>
    <w:rsid w:val="0065275A"/>
    <w:rsid w:val="0065316E"/>
    <w:rsid w:val="006542CE"/>
    <w:rsid w:val="006549AB"/>
    <w:rsid w:val="00654A44"/>
    <w:rsid w:val="00654CAB"/>
    <w:rsid w:val="0065557F"/>
    <w:rsid w:val="00655B7C"/>
    <w:rsid w:val="00655CEB"/>
    <w:rsid w:val="006563B7"/>
    <w:rsid w:val="00656879"/>
    <w:rsid w:val="00656E9E"/>
    <w:rsid w:val="00656EFD"/>
    <w:rsid w:val="006572EC"/>
    <w:rsid w:val="00657882"/>
    <w:rsid w:val="006605CC"/>
    <w:rsid w:val="00662058"/>
    <w:rsid w:val="0066272A"/>
    <w:rsid w:val="00662D3F"/>
    <w:rsid w:val="00662D81"/>
    <w:rsid w:val="00663A74"/>
    <w:rsid w:val="00664125"/>
    <w:rsid w:val="00666410"/>
    <w:rsid w:val="00666835"/>
    <w:rsid w:val="00666D86"/>
    <w:rsid w:val="00666D91"/>
    <w:rsid w:val="00667280"/>
    <w:rsid w:val="006679B6"/>
    <w:rsid w:val="0067002B"/>
    <w:rsid w:val="00670B45"/>
    <w:rsid w:val="00670E4F"/>
    <w:rsid w:val="00671201"/>
    <w:rsid w:val="006712DC"/>
    <w:rsid w:val="00671822"/>
    <w:rsid w:val="006748DE"/>
    <w:rsid w:val="00674B73"/>
    <w:rsid w:val="00675155"/>
    <w:rsid w:val="006757F5"/>
    <w:rsid w:val="0067592B"/>
    <w:rsid w:val="00675D57"/>
    <w:rsid w:val="0067646C"/>
    <w:rsid w:val="00676667"/>
    <w:rsid w:val="00676B34"/>
    <w:rsid w:val="00677F28"/>
    <w:rsid w:val="00681233"/>
    <w:rsid w:val="00681902"/>
    <w:rsid w:val="00681FBE"/>
    <w:rsid w:val="0068223C"/>
    <w:rsid w:val="00682C05"/>
    <w:rsid w:val="00682CE0"/>
    <w:rsid w:val="00683006"/>
    <w:rsid w:val="00683918"/>
    <w:rsid w:val="00683D26"/>
    <w:rsid w:val="0068527F"/>
    <w:rsid w:val="006854FF"/>
    <w:rsid w:val="00685666"/>
    <w:rsid w:val="00685EB6"/>
    <w:rsid w:val="00686E44"/>
    <w:rsid w:val="00692711"/>
    <w:rsid w:val="00692791"/>
    <w:rsid w:val="00692F3D"/>
    <w:rsid w:val="00693170"/>
    <w:rsid w:val="00693176"/>
    <w:rsid w:val="006933CC"/>
    <w:rsid w:val="0069353C"/>
    <w:rsid w:val="0069392A"/>
    <w:rsid w:val="00695870"/>
    <w:rsid w:val="00695C53"/>
    <w:rsid w:val="00695F81"/>
    <w:rsid w:val="0069602F"/>
    <w:rsid w:val="006A0B87"/>
    <w:rsid w:val="006A10ED"/>
    <w:rsid w:val="006A1559"/>
    <w:rsid w:val="006A1738"/>
    <w:rsid w:val="006A1771"/>
    <w:rsid w:val="006A212D"/>
    <w:rsid w:val="006A25DC"/>
    <w:rsid w:val="006A3A2D"/>
    <w:rsid w:val="006A3F94"/>
    <w:rsid w:val="006A4AFC"/>
    <w:rsid w:val="006A52C5"/>
    <w:rsid w:val="006A5705"/>
    <w:rsid w:val="006A59EF"/>
    <w:rsid w:val="006A5E59"/>
    <w:rsid w:val="006A681F"/>
    <w:rsid w:val="006A7548"/>
    <w:rsid w:val="006A777D"/>
    <w:rsid w:val="006A7BDB"/>
    <w:rsid w:val="006B02F9"/>
    <w:rsid w:val="006B0EF8"/>
    <w:rsid w:val="006B15C5"/>
    <w:rsid w:val="006B245F"/>
    <w:rsid w:val="006B2A82"/>
    <w:rsid w:val="006B3614"/>
    <w:rsid w:val="006B3DAE"/>
    <w:rsid w:val="006B4B65"/>
    <w:rsid w:val="006B4C56"/>
    <w:rsid w:val="006B536D"/>
    <w:rsid w:val="006B667E"/>
    <w:rsid w:val="006B7DF0"/>
    <w:rsid w:val="006C0514"/>
    <w:rsid w:val="006C071C"/>
    <w:rsid w:val="006C195F"/>
    <w:rsid w:val="006C2A7A"/>
    <w:rsid w:val="006C2FBA"/>
    <w:rsid w:val="006C3C70"/>
    <w:rsid w:val="006C3CE1"/>
    <w:rsid w:val="006C4A24"/>
    <w:rsid w:val="006C55FD"/>
    <w:rsid w:val="006C6D1B"/>
    <w:rsid w:val="006C7644"/>
    <w:rsid w:val="006C7AC7"/>
    <w:rsid w:val="006D0F7A"/>
    <w:rsid w:val="006D1390"/>
    <w:rsid w:val="006D1C19"/>
    <w:rsid w:val="006D1E95"/>
    <w:rsid w:val="006D2032"/>
    <w:rsid w:val="006D2517"/>
    <w:rsid w:val="006D338B"/>
    <w:rsid w:val="006D400A"/>
    <w:rsid w:val="006D4084"/>
    <w:rsid w:val="006D4492"/>
    <w:rsid w:val="006D4F79"/>
    <w:rsid w:val="006D501C"/>
    <w:rsid w:val="006D600A"/>
    <w:rsid w:val="006D6B50"/>
    <w:rsid w:val="006E0524"/>
    <w:rsid w:val="006E0BEB"/>
    <w:rsid w:val="006E0CD4"/>
    <w:rsid w:val="006E2B7A"/>
    <w:rsid w:val="006E3520"/>
    <w:rsid w:val="006E367F"/>
    <w:rsid w:val="006E38E6"/>
    <w:rsid w:val="006E4679"/>
    <w:rsid w:val="006E4A6C"/>
    <w:rsid w:val="006E565B"/>
    <w:rsid w:val="006E5936"/>
    <w:rsid w:val="006E5C50"/>
    <w:rsid w:val="006E60E9"/>
    <w:rsid w:val="006E63C0"/>
    <w:rsid w:val="006E65E7"/>
    <w:rsid w:val="006E711D"/>
    <w:rsid w:val="006E732B"/>
    <w:rsid w:val="006E753B"/>
    <w:rsid w:val="006E7F01"/>
    <w:rsid w:val="006F078E"/>
    <w:rsid w:val="006F0EF2"/>
    <w:rsid w:val="006F0F08"/>
    <w:rsid w:val="006F19DB"/>
    <w:rsid w:val="006F1E9D"/>
    <w:rsid w:val="006F22FE"/>
    <w:rsid w:val="006F2367"/>
    <w:rsid w:val="006F27AF"/>
    <w:rsid w:val="006F2D97"/>
    <w:rsid w:val="006F3809"/>
    <w:rsid w:val="006F55F8"/>
    <w:rsid w:val="006F5E4B"/>
    <w:rsid w:val="006F670A"/>
    <w:rsid w:val="006F6956"/>
    <w:rsid w:val="006F6C51"/>
    <w:rsid w:val="006F723C"/>
    <w:rsid w:val="006F75E8"/>
    <w:rsid w:val="006F78FD"/>
    <w:rsid w:val="00700497"/>
    <w:rsid w:val="00700818"/>
    <w:rsid w:val="007026E2"/>
    <w:rsid w:val="007028F9"/>
    <w:rsid w:val="007031D4"/>
    <w:rsid w:val="0070386B"/>
    <w:rsid w:val="00703A91"/>
    <w:rsid w:val="00704F80"/>
    <w:rsid w:val="00705432"/>
    <w:rsid w:val="00705C0C"/>
    <w:rsid w:val="0070612B"/>
    <w:rsid w:val="00706D8C"/>
    <w:rsid w:val="00707636"/>
    <w:rsid w:val="00707C1C"/>
    <w:rsid w:val="00710423"/>
    <w:rsid w:val="00710600"/>
    <w:rsid w:val="00710B58"/>
    <w:rsid w:val="007129E4"/>
    <w:rsid w:val="00713429"/>
    <w:rsid w:val="00713667"/>
    <w:rsid w:val="00714C8B"/>
    <w:rsid w:val="00714FCE"/>
    <w:rsid w:val="00715226"/>
    <w:rsid w:val="00715555"/>
    <w:rsid w:val="007162EE"/>
    <w:rsid w:val="00716384"/>
    <w:rsid w:val="00716AF9"/>
    <w:rsid w:val="0071779B"/>
    <w:rsid w:val="00717818"/>
    <w:rsid w:val="0071789B"/>
    <w:rsid w:val="00717ADD"/>
    <w:rsid w:val="00720A50"/>
    <w:rsid w:val="00720BA1"/>
    <w:rsid w:val="00721387"/>
    <w:rsid w:val="00721E12"/>
    <w:rsid w:val="007234C5"/>
    <w:rsid w:val="00723695"/>
    <w:rsid w:val="00724032"/>
    <w:rsid w:val="007258B3"/>
    <w:rsid w:val="007258CF"/>
    <w:rsid w:val="007259A8"/>
    <w:rsid w:val="00725AAC"/>
    <w:rsid w:val="00726943"/>
    <w:rsid w:val="00727F49"/>
    <w:rsid w:val="00730EF6"/>
    <w:rsid w:val="00731AB7"/>
    <w:rsid w:val="00732675"/>
    <w:rsid w:val="00732DA5"/>
    <w:rsid w:val="00732F3A"/>
    <w:rsid w:val="00733139"/>
    <w:rsid w:val="007336B4"/>
    <w:rsid w:val="007339A1"/>
    <w:rsid w:val="00733EC1"/>
    <w:rsid w:val="00733FEB"/>
    <w:rsid w:val="007340B4"/>
    <w:rsid w:val="00734183"/>
    <w:rsid w:val="00735C12"/>
    <w:rsid w:val="0073662A"/>
    <w:rsid w:val="0073703F"/>
    <w:rsid w:val="007372F1"/>
    <w:rsid w:val="007373FA"/>
    <w:rsid w:val="007375FB"/>
    <w:rsid w:val="0073767E"/>
    <w:rsid w:val="00740EF7"/>
    <w:rsid w:val="00741559"/>
    <w:rsid w:val="007416B4"/>
    <w:rsid w:val="00741D61"/>
    <w:rsid w:val="00743CC9"/>
    <w:rsid w:val="0074400E"/>
    <w:rsid w:val="0074433F"/>
    <w:rsid w:val="00744A38"/>
    <w:rsid w:val="0074662C"/>
    <w:rsid w:val="00746F16"/>
    <w:rsid w:val="0074715F"/>
    <w:rsid w:val="00747E3A"/>
    <w:rsid w:val="00750048"/>
    <w:rsid w:val="00750192"/>
    <w:rsid w:val="00750A6D"/>
    <w:rsid w:val="00750FD4"/>
    <w:rsid w:val="007515F8"/>
    <w:rsid w:val="00751628"/>
    <w:rsid w:val="00751C08"/>
    <w:rsid w:val="00752980"/>
    <w:rsid w:val="00752B22"/>
    <w:rsid w:val="0075377B"/>
    <w:rsid w:val="00753829"/>
    <w:rsid w:val="00753D91"/>
    <w:rsid w:val="00755B91"/>
    <w:rsid w:val="00756080"/>
    <w:rsid w:val="00756235"/>
    <w:rsid w:val="00756508"/>
    <w:rsid w:val="007569C1"/>
    <w:rsid w:val="00760289"/>
    <w:rsid w:val="0076079B"/>
    <w:rsid w:val="00760BF4"/>
    <w:rsid w:val="0076142C"/>
    <w:rsid w:val="007615B6"/>
    <w:rsid w:val="0076166D"/>
    <w:rsid w:val="0076175C"/>
    <w:rsid w:val="00761E5A"/>
    <w:rsid w:val="00762367"/>
    <w:rsid w:val="0076258A"/>
    <w:rsid w:val="007633A6"/>
    <w:rsid w:val="00763A01"/>
    <w:rsid w:val="00763A3D"/>
    <w:rsid w:val="0076416E"/>
    <w:rsid w:val="0076501E"/>
    <w:rsid w:val="0076545A"/>
    <w:rsid w:val="00765515"/>
    <w:rsid w:val="007660FC"/>
    <w:rsid w:val="00766318"/>
    <w:rsid w:val="00766C46"/>
    <w:rsid w:val="00766C7F"/>
    <w:rsid w:val="00766CA0"/>
    <w:rsid w:val="00766D21"/>
    <w:rsid w:val="007678F4"/>
    <w:rsid w:val="00770034"/>
    <w:rsid w:val="00770887"/>
    <w:rsid w:val="00770ECC"/>
    <w:rsid w:val="007715D7"/>
    <w:rsid w:val="007723F0"/>
    <w:rsid w:val="00772888"/>
    <w:rsid w:val="007728CE"/>
    <w:rsid w:val="007730D2"/>
    <w:rsid w:val="0077347F"/>
    <w:rsid w:val="0077365B"/>
    <w:rsid w:val="0077398A"/>
    <w:rsid w:val="007743CF"/>
    <w:rsid w:val="0077469D"/>
    <w:rsid w:val="007746DA"/>
    <w:rsid w:val="007749E9"/>
    <w:rsid w:val="00774B40"/>
    <w:rsid w:val="00775381"/>
    <w:rsid w:val="00775663"/>
    <w:rsid w:val="00776415"/>
    <w:rsid w:val="00777718"/>
    <w:rsid w:val="007778EC"/>
    <w:rsid w:val="0078063B"/>
    <w:rsid w:val="0078193E"/>
    <w:rsid w:val="00782278"/>
    <w:rsid w:val="00782A63"/>
    <w:rsid w:val="00782BB7"/>
    <w:rsid w:val="00783426"/>
    <w:rsid w:val="00783C82"/>
    <w:rsid w:val="00784324"/>
    <w:rsid w:val="007844FF"/>
    <w:rsid w:val="00785B5C"/>
    <w:rsid w:val="00791D85"/>
    <w:rsid w:val="00792090"/>
    <w:rsid w:val="0079217F"/>
    <w:rsid w:val="00792C25"/>
    <w:rsid w:val="0079326F"/>
    <w:rsid w:val="00793437"/>
    <w:rsid w:val="00793636"/>
    <w:rsid w:val="007942EB"/>
    <w:rsid w:val="00795FED"/>
    <w:rsid w:val="007965E2"/>
    <w:rsid w:val="00796C36"/>
    <w:rsid w:val="00796D29"/>
    <w:rsid w:val="00797338"/>
    <w:rsid w:val="00797548"/>
    <w:rsid w:val="00797CE2"/>
    <w:rsid w:val="00797F57"/>
    <w:rsid w:val="007A0595"/>
    <w:rsid w:val="007A0F95"/>
    <w:rsid w:val="007A1EDC"/>
    <w:rsid w:val="007A2C2C"/>
    <w:rsid w:val="007A3D7B"/>
    <w:rsid w:val="007A3F31"/>
    <w:rsid w:val="007A4E74"/>
    <w:rsid w:val="007A571B"/>
    <w:rsid w:val="007A6628"/>
    <w:rsid w:val="007A7018"/>
    <w:rsid w:val="007A749C"/>
    <w:rsid w:val="007A782B"/>
    <w:rsid w:val="007A7AC0"/>
    <w:rsid w:val="007B0073"/>
    <w:rsid w:val="007B0988"/>
    <w:rsid w:val="007B16B9"/>
    <w:rsid w:val="007B1CB2"/>
    <w:rsid w:val="007B296E"/>
    <w:rsid w:val="007B2A43"/>
    <w:rsid w:val="007B3063"/>
    <w:rsid w:val="007B32A8"/>
    <w:rsid w:val="007B4814"/>
    <w:rsid w:val="007B49A6"/>
    <w:rsid w:val="007B4BC3"/>
    <w:rsid w:val="007B5856"/>
    <w:rsid w:val="007B591E"/>
    <w:rsid w:val="007B5A1C"/>
    <w:rsid w:val="007B5C25"/>
    <w:rsid w:val="007B740D"/>
    <w:rsid w:val="007B79E0"/>
    <w:rsid w:val="007C125F"/>
    <w:rsid w:val="007C2157"/>
    <w:rsid w:val="007C29BF"/>
    <w:rsid w:val="007C309D"/>
    <w:rsid w:val="007C3859"/>
    <w:rsid w:val="007C4C3D"/>
    <w:rsid w:val="007C5D56"/>
    <w:rsid w:val="007C61EE"/>
    <w:rsid w:val="007C6E9B"/>
    <w:rsid w:val="007C7CE7"/>
    <w:rsid w:val="007D15B6"/>
    <w:rsid w:val="007D169B"/>
    <w:rsid w:val="007D16E0"/>
    <w:rsid w:val="007D1765"/>
    <w:rsid w:val="007D1A84"/>
    <w:rsid w:val="007D1E4E"/>
    <w:rsid w:val="007D2D4C"/>
    <w:rsid w:val="007D4032"/>
    <w:rsid w:val="007D44A2"/>
    <w:rsid w:val="007D4517"/>
    <w:rsid w:val="007D511E"/>
    <w:rsid w:val="007D58A8"/>
    <w:rsid w:val="007D65DD"/>
    <w:rsid w:val="007D72C9"/>
    <w:rsid w:val="007D76F8"/>
    <w:rsid w:val="007D7A58"/>
    <w:rsid w:val="007E015B"/>
    <w:rsid w:val="007E0C32"/>
    <w:rsid w:val="007E0E63"/>
    <w:rsid w:val="007E1210"/>
    <w:rsid w:val="007E1241"/>
    <w:rsid w:val="007E1936"/>
    <w:rsid w:val="007E37FD"/>
    <w:rsid w:val="007E3D01"/>
    <w:rsid w:val="007E3D52"/>
    <w:rsid w:val="007E3DE4"/>
    <w:rsid w:val="007E45C9"/>
    <w:rsid w:val="007E46D8"/>
    <w:rsid w:val="007E4736"/>
    <w:rsid w:val="007E4BCF"/>
    <w:rsid w:val="007E4C9F"/>
    <w:rsid w:val="007E661C"/>
    <w:rsid w:val="007E66D7"/>
    <w:rsid w:val="007E699C"/>
    <w:rsid w:val="007E70B7"/>
    <w:rsid w:val="007E7453"/>
    <w:rsid w:val="007E7E92"/>
    <w:rsid w:val="007F1CA3"/>
    <w:rsid w:val="007F21E5"/>
    <w:rsid w:val="007F2284"/>
    <w:rsid w:val="007F255D"/>
    <w:rsid w:val="007F2C36"/>
    <w:rsid w:val="007F334D"/>
    <w:rsid w:val="007F3CC1"/>
    <w:rsid w:val="007F3CEB"/>
    <w:rsid w:val="007F42C5"/>
    <w:rsid w:val="007F4815"/>
    <w:rsid w:val="007F4CF1"/>
    <w:rsid w:val="007F59CC"/>
    <w:rsid w:val="007F5CF8"/>
    <w:rsid w:val="007F5F7A"/>
    <w:rsid w:val="007F6C77"/>
    <w:rsid w:val="007F7750"/>
    <w:rsid w:val="007F7A76"/>
    <w:rsid w:val="00800766"/>
    <w:rsid w:val="00800E7A"/>
    <w:rsid w:val="00802654"/>
    <w:rsid w:val="008026AE"/>
    <w:rsid w:val="008036E6"/>
    <w:rsid w:val="008040BF"/>
    <w:rsid w:val="0080471D"/>
    <w:rsid w:val="0080606A"/>
    <w:rsid w:val="00806443"/>
    <w:rsid w:val="00806D60"/>
    <w:rsid w:val="008070B3"/>
    <w:rsid w:val="008070CA"/>
    <w:rsid w:val="00810A3E"/>
    <w:rsid w:val="00810DD6"/>
    <w:rsid w:val="008130A8"/>
    <w:rsid w:val="00815095"/>
    <w:rsid w:val="00815EC5"/>
    <w:rsid w:val="00815FFC"/>
    <w:rsid w:val="00816103"/>
    <w:rsid w:val="00816243"/>
    <w:rsid w:val="0081708C"/>
    <w:rsid w:val="00820A12"/>
    <w:rsid w:val="00820D05"/>
    <w:rsid w:val="00820F46"/>
    <w:rsid w:val="008211F3"/>
    <w:rsid w:val="00821823"/>
    <w:rsid w:val="00823410"/>
    <w:rsid w:val="0082406E"/>
    <w:rsid w:val="008246B7"/>
    <w:rsid w:val="00824A04"/>
    <w:rsid w:val="00825E97"/>
    <w:rsid w:val="00826875"/>
    <w:rsid w:val="0082735E"/>
    <w:rsid w:val="00830AA0"/>
    <w:rsid w:val="00830CC8"/>
    <w:rsid w:val="00831094"/>
    <w:rsid w:val="00832305"/>
    <w:rsid w:val="00833347"/>
    <w:rsid w:val="008335E4"/>
    <w:rsid w:val="0083420C"/>
    <w:rsid w:val="008347E7"/>
    <w:rsid w:val="008348CF"/>
    <w:rsid w:val="00834CA9"/>
    <w:rsid w:val="008353DB"/>
    <w:rsid w:val="00836BC1"/>
    <w:rsid w:val="00836FF8"/>
    <w:rsid w:val="0083721E"/>
    <w:rsid w:val="00837354"/>
    <w:rsid w:val="00837847"/>
    <w:rsid w:val="00837BAE"/>
    <w:rsid w:val="00837C46"/>
    <w:rsid w:val="00840997"/>
    <w:rsid w:val="008409C0"/>
    <w:rsid w:val="00840FAF"/>
    <w:rsid w:val="008415A3"/>
    <w:rsid w:val="008422D3"/>
    <w:rsid w:val="00842DC6"/>
    <w:rsid w:val="00843D7D"/>
    <w:rsid w:val="00844564"/>
    <w:rsid w:val="0084468F"/>
    <w:rsid w:val="008461F4"/>
    <w:rsid w:val="0084670A"/>
    <w:rsid w:val="00847AA9"/>
    <w:rsid w:val="00847BB2"/>
    <w:rsid w:val="00850014"/>
    <w:rsid w:val="008507E9"/>
    <w:rsid w:val="008512A4"/>
    <w:rsid w:val="0085131F"/>
    <w:rsid w:val="00851685"/>
    <w:rsid w:val="00851D83"/>
    <w:rsid w:val="00852061"/>
    <w:rsid w:val="00852659"/>
    <w:rsid w:val="0085266D"/>
    <w:rsid w:val="008532FF"/>
    <w:rsid w:val="0085466D"/>
    <w:rsid w:val="00854835"/>
    <w:rsid w:val="00854BE5"/>
    <w:rsid w:val="00855068"/>
    <w:rsid w:val="008552DD"/>
    <w:rsid w:val="00855E86"/>
    <w:rsid w:val="00856263"/>
    <w:rsid w:val="00856C0B"/>
    <w:rsid w:val="00856D12"/>
    <w:rsid w:val="008571F1"/>
    <w:rsid w:val="00857FAB"/>
    <w:rsid w:val="008615FB"/>
    <w:rsid w:val="00861D1B"/>
    <w:rsid w:val="0086262A"/>
    <w:rsid w:val="00862DEF"/>
    <w:rsid w:val="0086341D"/>
    <w:rsid w:val="008634B8"/>
    <w:rsid w:val="008634DA"/>
    <w:rsid w:val="00863C98"/>
    <w:rsid w:val="008640BB"/>
    <w:rsid w:val="00864968"/>
    <w:rsid w:val="008658D0"/>
    <w:rsid w:val="00866764"/>
    <w:rsid w:val="008669D2"/>
    <w:rsid w:val="00866B29"/>
    <w:rsid w:val="00867FBC"/>
    <w:rsid w:val="00870000"/>
    <w:rsid w:val="008705C0"/>
    <w:rsid w:val="00870E06"/>
    <w:rsid w:val="00871928"/>
    <w:rsid w:val="00872371"/>
    <w:rsid w:val="008723A6"/>
    <w:rsid w:val="00872CC0"/>
    <w:rsid w:val="00872CD8"/>
    <w:rsid w:val="00872D4F"/>
    <w:rsid w:val="00873CF0"/>
    <w:rsid w:val="00874831"/>
    <w:rsid w:val="00874DEC"/>
    <w:rsid w:val="00875CD0"/>
    <w:rsid w:val="00876646"/>
    <w:rsid w:val="00876F3A"/>
    <w:rsid w:val="00883AAD"/>
    <w:rsid w:val="00884013"/>
    <w:rsid w:val="0088417C"/>
    <w:rsid w:val="00884295"/>
    <w:rsid w:val="00884378"/>
    <w:rsid w:val="008845F6"/>
    <w:rsid w:val="00885CA9"/>
    <w:rsid w:val="00887241"/>
    <w:rsid w:val="0088762F"/>
    <w:rsid w:val="0088797B"/>
    <w:rsid w:val="008904FF"/>
    <w:rsid w:val="00892000"/>
    <w:rsid w:val="00892E30"/>
    <w:rsid w:val="00892E59"/>
    <w:rsid w:val="008932B4"/>
    <w:rsid w:val="0089330E"/>
    <w:rsid w:val="00894650"/>
    <w:rsid w:val="00895B7E"/>
    <w:rsid w:val="008964F5"/>
    <w:rsid w:val="008972E0"/>
    <w:rsid w:val="0089791E"/>
    <w:rsid w:val="008A02E1"/>
    <w:rsid w:val="008A0E2B"/>
    <w:rsid w:val="008A0E45"/>
    <w:rsid w:val="008A3052"/>
    <w:rsid w:val="008A3111"/>
    <w:rsid w:val="008A444A"/>
    <w:rsid w:val="008A48D7"/>
    <w:rsid w:val="008A5530"/>
    <w:rsid w:val="008A5570"/>
    <w:rsid w:val="008A7AAE"/>
    <w:rsid w:val="008A7C19"/>
    <w:rsid w:val="008B0875"/>
    <w:rsid w:val="008B0EB8"/>
    <w:rsid w:val="008B1183"/>
    <w:rsid w:val="008B201F"/>
    <w:rsid w:val="008B2E29"/>
    <w:rsid w:val="008B34D9"/>
    <w:rsid w:val="008B42EE"/>
    <w:rsid w:val="008B48D9"/>
    <w:rsid w:val="008B65C1"/>
    <w:rsid w:val="008B6D67"/>
    <w:rsid w:val="008B6DD7"/>
    <w:rsid w:val="008B7418"/>
    <w:rsid w:val="008C04AB"/>
    <w:rsid w:val="008C0BB0"/>
    <w:rsid w:val="008C0C0F"/>
    <w:rsid w:val="008C16E1"/>
    <w:rsid w:val="008C1AF2"/>
    <w:rsid w:val="008C25FE"/>
    <w:rsid w:val="008C278F"/>
    <w:rsid w:val="008C3A0D"/>
    <w:rsid w:val="008C48C4"/>
    <w:rsid w:val="008C52F6"/>
    <w:rsid w:val="008C5896"/>
    <w:rsid w:val="008C6149"/>
    <w:rsid w:val="008C6D22"/>
    <w:rsid w:val="008C702E"/>
    <w:rsid w:val="008C704A"/>
    <w:rsid w:val="008C7B15"/>
    <w:rsid w:val="008C7E0C"/>
    <w:rsid w:val="008C7E4E"/>
    <w:rsid w:val="008D014A"/>
    <w:rsid w:val="008D0516"/>
    <w:rsid w:val="008D094F"/>
    <w:rsid w:val="008D18A3"/>
    <w:rsid w:val="008D191C"/>
    <w:rsid w:val="008D2798"/>
    <w:rsid w:val="008D313F"/>
    <w:rsid w:val="008D3D49"/>
    <w:rsid w:val="008D494F"/>
    <w:rsid w:val="008D5A34"/>
    <w:rsid w:val="008D5FC0"/>
    <w:rsid w:val="008D66FF"/>
    <w:rsid w:val="008D6F67"/>
    <w:rsid w:val="008D6FEB"/>
    <w:rsid w:val="008E15EC"/>
    <w:rsid w:val="008E25A8"/>
    <w:rsid w:val="008E39B5"/>
    <w:rsid w:val="008E6160"/>
    <w:rsid w:val="008E735E"/>
    <w:rsid w:val="008E7A19"/>
    <w:rsid w:val="008F0A0E"/>
    <w:rsid w:val="008F17ED"/>
    <w:rsid w:val="008F1996"/>
    <w:rsid w:val="008F1F77"/>
    <w:rsid w:val="008F1FFA"/>
    <w:rsid w:val="008F25F9"/>
    <w:rsid w:val="008F2827"/>
    <w:rsid w:val="008F2CC4"/>
    <w:rsid w:val="008F3869"/>
    <w:rsid w:val="008F5084"/>
    <w:rsid w:val="008F65C1"/>
    <w:rsid w:val="008F65ED"/>
    <w:rsid w:val="008F6712"/>
    <w:rsid w:val="008F71E1"/>
    <w:rsid w:val="008F7274"/>
    <w:rsid w:val="008F7A0B"/>
    <w:rsid w:val="00900BB0"/>
    <w:rsid w:val="00901608"/>
    <w:rsid w:val="009019A4"/>
    <w:rsid w:val="00902EC1"/>
    <w:rsid w:val="009034AA"/>
    <w:rsid w:val="00903553"/>
    <w:rsid w:val="00903A9E"/>
    <w:rsid w:val="00905108"/>
    <w:rsid w:val="00905250"/>
    <w:rsid w:val="00905E2E"/>
    <w:rsid w:val="009065EA"/>
    <w:rsid w:val="00906C73"/>
    <w:rsid w:val="00910929"/>
    <w:rsid w:val="00910B30"/>
    <w:rsid w:val="00910EF2"/>
    <w:rsid w:val="009113BC"/>
    <w:rsid w:val="00911AD4"/>
    <w:rsid w:val="00911B5F"/>
    <w:rsid w:val="00911DC7"/>
    <w:rsid w:val="00912EBF"/>
    <w:rsid w:val="00913098"/>
    <w:rsid w:val="0091349E"/>
    <w:rsid w:val="009145E3"/>
    <w:rsid w:val="00914861"/>
    <w:rsid w:val="00915160"/>
    <w:rsid w:val="009156FB"/>
    <w:rsid w:val="009159F8"/>
    <w:rsid w:val="00915EE3"/>
    <w:rsid w:val="009165FD"/>
    <w:rsid w:val="00920546"/>
    <w:rsid w:val="00920E66"/>
    <w:rsid w:val="0092140F"/>
    <w:rsid w:val="0092187A"/>
    <w:rsid w:val="00921D15"/>
    <w:rsid w:val="009223BD"/>
    <w:rsid w:val="00922820"/>
    <w:rsid w:val="00923A5E"/>
    <w:rsid w:val="00924750"/>
    <w:rsid w:val="009248F4"/>
    <w:rsid w:val="0092519D"/>
    <w:rsid w:val="00925DE6"/>
    <w:rsid w:val="00927C7E"/>
    <w:rsid w:val="00927DD0"/>
    <w:rsid w:val="00927F5F"/>
    <w:rsid w:val="009301FA"/>
    <w:rsid w:val="00930598"/>
    <w:rsid w:val="00930AD2"/>
    <w:rsid w:val="00930CE8"/>
    <w:rsid w:val="00931DE0"/>
    <w:rsid w:val="009325BB"/>
    <w:rsid w:val="00932FC6"/>
    <w:rsid w:val="0093325C"/>
    <w:rsid w:val="009333CE"/>
    <w:rsid w:val="009335AD"/>
    <w:rsid w:val="00934A09"/>
    <w:rsid w:val="00934E89"/>
    <w:rsid w:val="00940A05"/>
    <w:rsid w:val="00940AE4"/>
    <w:rsid w:val="00941B4A"/>
    <w:rsid w:val="00942BEA"/>
    <w:rsid w:val="00944295"/>
    <w:rsid w:val="009444B5"/>
    <w:rsid w:val="00945186"/>
    <w:rsid w:val="00945978"/>
    <w:rsid w:val="00946178"/>
    <w:rsid w:val="00946267"/>
    <w:rsid w:val="009468CB"/>
    <w:rsid w:val="0094761A"/>
    <w:rsid w:val="009476F1"/>
    <w:rsid w:val="00950133"/>
    <w:rsid w:val="0095017C"/>
    <w:rsid w:val="0095077D"/>
    <w:rsid w:val="009508E3"/>
    <w:rsid w:val="0095103D"/>
    <w:rsid w:val="00951CCF"/>
    <w:rsid w:val="0095218F"/>
    <w:rsid w:val="00956E24"/>
    <w:rsid w:val="00957AE4"/>
    <w:rsid w:val="00957AF5"/>
    <w:rsid w:val="009605D9"/>
    <w:rsid w:val="00961CA8"/>
    <w:rsid w:val="0096203F"/>
    <w:rsid w:val="0096254B"/>
    <w:rsid w:val="009628BE"/>
    <w:rsid w:val="009629E0"/>
    <w:rsid w:val="00962A15"/>
    <w:rsid w:val="00963326"/>
    <w:rsid w:val="009633E4"/>
    <w:rsid w:val="00963D7E"/>
    <w:rsid w:val="00964168"/>
    <w:rsid w:val="0096487A"/>
    <w:rsid w:val="00964AFF"/>
    <w:rsid w:val="00964D71"/>
    <w:rsid w:val="009664E6"/>
    <w:rsid w:val="0096680A"/>
    <w:rsid w:val="009671AF"/>
    <w:rsid w:val="009677B8"/>
    <w:rsid w:val="00967983"/>
    <w:rsid w:val="00967F41"/>
    <w:rsid w:val="00970204"/>
    <w:rsid w:val="009712FF"/>
    <w:rsid w:val="00971457"/>
    <w:rsid w:val="009723D8"/>
    <w:rsid w:val="00972CB8"/>
    <w:rsid w:val="00973EEE"/>
    <w:rsid w:val="00974907"/>
    <w:rsid w:val="00974932"/>
    <w:rsid w:val="0097564C"/>
    <w:rsid w:val="00975EC8"/>
    <w:rsid w:val="009762D5"/>
    <w:rsid w:val="0097734E"/>
    <w:rsid w:val="0097797C"/>
    <w:rsid w:val="00980225"/>
    <w:rsid w:val="00980A88"/>
    <w:rsid w:val="00981348"/>
    <w:rsid w:val="0098143F"/>
    <w:rsid w:val="00982127"/>
    <w:rsid w:val="0098381B"/>
    <w:rsid w:val="00983FC4"/>
    <w:rsid w:val="009862A3"/>
    <w:rsid w:val="00986D67"/>
    <w:rsid w:val="00986FDE"/>
    <w:rsid w:val="00987BE4"/>
    <w:rsid w:val="00987D3D"/>
    <w:rsid w:val="00991112"/>
    <w:rsid w:val="00991763"/>
    <w:rsid w:val="00992DC7"/>
    <w:rsid w:val="00994BA7"/>
    <w:rsid w:val="00994C7B"/>
    <w:rsid w:val="00995273"/>
    <w:rsid w:val="00996422"/>
    <w:rsid w:val="00996CED"/>
    <w:rsid w:val="0099748E"/>
    <w:rsid w:val="009A06CE"/>
    <w:rsid w:val="009A1F94"/>
    <w:rsid w:val="009A2174"/>
    <w:rsid w:val="009A356A"/>
    <w:rsid w:val="009A3F06"/>
    <w:rsid w:val="009A46D2"/>
    <w:rsid w:val="009A4BE3"/>
    <w:rsid w:val="009A53F7"/>
    <w:rsid w:val="009A5CA1"/>
    <w:rsid w:val="009A6017"/>
    <w:rsid w:val="009A65D3"/>
    <w:rsid w:val="009A66E1"/>
    <w:rsid w:val="009A6A39"/>
    <w:rsid w:val="009A6B8B"/>
    <w:rsid w:val="009B05D9"/>
    <w:rsid w:val="009B0689"/>
    <w:rsid w:val="009B24BC"/>
    <w:rsid w:val="009B25A8"/>
    <w:rsid w:val="009B2BB2"/>
    <w:rsid w:val="009B2C60"/>
    <w:rsid w:val="009B2D32"/>
    <w:rsid w:val="009B2DF5"/>
    <w:rsid w:val="009B376B"/>
    <w:rsid w:val="009B3ACB"/>
    <w:rsid w:val="009B3FB1"/>
    <w:rsid w:val="009B4212"/>
    <w:rsid w:val="009B44F9"/>
    <w:rsid w:val="009B47EF"/>
    <w:rsid w:val="009B4DDF"/>
    <w:rsid w:val="009B6145"/>
    <w:rsid w:val="009B6969"/>
    <w:rsid w:val="009B7DC3"/>
    <w:rsid w:val="009C03C0"/>
    <w:rsid w:val="009C0480"/>
    <w:rsid w:val="009C1847"/>
    <w:rsid w:val="009C1E77"/>
    <w:rsid w:val="009C37C1"/>
    <w:rsid w:val="009C37ED"/>
    <w:rsid w:val="009C45E5"/>
    <w:rsid w:val="009C4A5A"/>
    <w:rsid w:val="009C4B3F"/>
    <w:rsid w:val="009C4B7C"/>
    <w:rsid w:val="009C4BEF"/>
    <w:rsid w:val="009C560E"/>
    <w:rsid w:val="009C640E"/>
    <w:rsid w:val="009C7126"/>
    <w:rsid w:val="009C7478"/>
    <w:rsid w:val="009C767C"/>
    <w:rsid w:val="009C7E45"/>
    <w:rsid w:val="009D0FA2"/>
    <w:rsid w:val="009D1BB4"/>
    <w:rsid w:val="009D1C6B"/>
    <w:rsid w:val="009D1DD5"/>
    <w:rsid w:val="009D2509"/>
    <w:rsid w:val="009D2BA2"/>
    <w:rsid w:val="009D31A9"/>
    <w:rsid w:val="009D4477"/>
    <w:rsid w:val="009D459A"/>
    <w:rsid w:val="009D563C"/>
    <w:rsid w:val="009D5DB1"/>
    <w:rsid w:val="009D7D94"/>
    <w:rsid w:val="009E064F"/>
    <w:rsid w:val="009E0656"/>
    <w:rsid w:val="009E0735"/>
    <w:rsid w:val="009E0878"/>
    <w:rsid w:val="009E0F56"/>
    <w:rsid w:val="009E18B4"/>
    <w:rsid w:val="009E212A"/>
    <w:rsid w:val="009E2CEA"/>
    <w:rsid w:val="009E3472"/>
    <w:rsid w:val="009E37DC"/>
    <w:rsid w:val="009E3AB7"/>
    <w:rsid w:val="009E42C7"/>
    <w:rsid w:val="009E560A"/>
    <w:rsid w:val="009E640D"/>
    <w:rsid w:val="009E7B6B"/>
    <w:rsid w:val="009E7C60"/>
    <w:rsid w:val="009F168B"/>
    <w:rsid w:val="009F18C2"/>
    <w:rsid w:val="009F1917"/>
    <w:rsid w:val="009F197B"/>
    <w:rsid w:val="009F19CA"/>
    <w:rsid w:val="009F2076"/>
    <w:rsid w:val="009F23FC"/>
    <w:rsid w:val="009F2543"/>
    <w:rsid w:val="009F26B6"/>
    <w:rsid w:val="009F2892"/>
    <w:rsid w:val="009F290E"/>
    <w:rsid w:val="009F2ABE"/>
    <w:rsid w:val="009F2C54"/>
    <w:rsid w:val="009F33CB"/>
    <w:rsid w:val="009F488E"/>
    <w:rsid w:val="009F4D19"/>
    <w:rsid w:val="009F5AFA"/>
    <w:rsid w:val="009F5E6A"/>
    <w:rsid w:val="009F62B0"/>
    <w:rsid w:val="009F67CD"/>
    <w:rsid w:val="009F770B"/>
    <w:rsid w:val="009F7898"/>
    <w:rsid w:val="009F79B2"/>
    <w:rsid w:val="009F7F8E"/>
    <w:rsid w:val="00A00398"/>
    <w:rsid w:val="00A010FE"/>
    <w:rsid w:val="00A014AF"/>
    <w:rsid w:val="00A01753"/>
    <w:rsid w:val="00A02432"/>
    <w:rsid w:val="00A0243A"/>
    <w:rsid w:val="00A02CBF"/>
    <w:rsid w:val="00A0450B"/>
    <w:rsid w:val="00A047B2"/>
    <w:rsid w:val="00A048F2"/>
    <w:rsid w:val="00A04DE5"/>
    <w:rsid w:val="00A04F16"/>
    <w:rsid w:val="00A0526A"/>
    <w:rsid w:val="00A066E7"/>
    <w:rsid w:val="00A07B3C"/>
    <w:rsid w:val="00A102B6"/>
    <w:rsid w:val="00A105C7"/>
    <w:rsid w:val="00A106C5"/>
    <w:rsid w:val="00A12187"/>
    <w:rsid w:val="00A12892"/>
    <w:rsid w:val="00A1373F"/>
    <w:rsid w:val="00A13E70"/>
    <w:rsid w:val="00A168F8"/>
    <w:rsid w:val="00A17916"/>
    <w:rsid w:val="00A20286"/>
    <w:rsid w:val="00A202D1"/>
    <w:rsid w:val="00A210A0"/>
    <w:rsid w:val="00A21221"/>
    <w:rsid w:val="00A21F4D"/>
    <w:rsid w:val="00A24156"/>
    <w:rsid w:val="00A2446B"/>
    <w:rsid w:val="00A24B27"/>
    <w:rsid w:val="00A269DB"/>
    <w:rsid w:val="00A26AA5"/>
    <w:rsid w:val="00A26FBD"/>
    <w:rsid w:val="00A270E2"/>
    <w:rsid w:val="00A27294"/>
    <w:rsid w:val="00A27355"/>
    <w:rsid w:val="00A27D6C"/>
    <w:rsid w:val="00A30286"/>
    <w:rsid w:val="00A3054E"/>
    <w:rsid w:val="00A3056F"/>
    <w:rsid w:val="00A30EBB"/>
    <w:rsid w:val="00A311B0"/>
    <w:rsid w:val="00A3163B"/>
    <w:rsid w:val="00A31D9E"/>
    <w:rsid w:val="00A32693"/>
    <w:rsid w:val="00A32CFB"/>
    <w:rsid w:val="00A3304D"/>
    <w:rsid w:val="00A33E8B"/>
    <w:rsid w:val="00A342FA"/>
    <w:rsid w:val="00A3476C"/>
    <w:rsid w:val="00A34A54"/>
    <w:rsid w:val="00A3601A"/>
    <w:rsid w:val="00A3639F"/>
    <w:rsid w:val="00A364F0"/>
    <w:rsid w:val="00A3651A"/>
    <w:rsid w:val="00A37343"/>
    <w:rsid w:val="00A37643"/>
    <w:rsid w:val="00A379E9"/>
    <w:rsid w:val="00A4091A"/>
    <w:rsid w:val="00A40EC6"/>
    <w:rsid w:val="00A410B9"/>
    <w:rsid w:val="00A41F43"/>
    <w:rsid w:val="00A4313B"/>
    <w:rsid w:val="00A43A60"/>
    <w:rsid w:val="00A43EC6"/>
    <w:rsid w:val="00A43F1F"/>
    <w:rsid w:val="00A4416C"/>
    <w:rsid w:val="00A442A4"/>
    <w:rsid w:val="00A44508"/>
    <w:rsid w:val="00A44B47"/>
    <w:rsid w:val="00A460E5"/>
    <w:rsid w:val="00A465FE"/>
    <w:rsid w:val="00A4731A"/>
    <w:rsid w:val="00A47F86"/>
    <w:rsid w:val="00A51A75"/>
    <w:rsid w:val="00A53180"/>
    <w:rsid w:val="00A534A0"/>
    <w:rsid w:val="00A53FD7"/>
    <w:rsid w:val="00A5406E"/>
    <w:rsid w:val="00A54728"/>
    <w:rsid w:val="00A548DD"/>
    <w:rsid w:val="00A55B97"/>
    <w:rsid w:val="00A55D6A"/>
    <w:rsid w:val="00A55E11"/>
    <w:rsid w:val="00A56015"/>
    <w:rsid w:val="00A56539"/>
    <w:rsid w:val="00A574FA"/>
    <w:rsid w:val="00A57B26"/>
    <w:rsid w:val="00A606CE"/>
    <w:rsid w:val="00A607ED"/>
    <w:rsid w:val="00A60E09"/>
    <w:rsid w:val="00A61F80"/>
    <w:rsid w:val="00A620CA"/>
    <w:rsid w:val="00A6299B"/>
    <w:rsid w:val="00A6301B"/>
    <w:rsid w:val="00A65028"/>
    <w:rsid w:val="00A6529C"/>
    <w:rsid w:val="00A66EBA"/>
    <w:rsid w:val="00A6796F"/>
    <w:rsid w:val="00A67AF3"/>
    <w:rsid w:val="00A7002D"/>
    <w:rsid w:val="00A705ED"/>
    <w:rsid w:val="00A7267E"/>
    <w:rsid w:val="00A7281C"/>
    <w:rsid w:val="00A73E09"/>
    <w:rsid w:val="00A74105"/>
    <w:rsid w:val="00A744B9"/>
    <w:rsid w:val="00A7525D"/>
    <w:rsid w:val="00A75966"/>
    <w:rsid w:val="00A75B06"/>
    <w:rsid w:val="00A76A76"/>
    <w:rsid w:val="00A77BC9"/>
    <w:rsid w:val="00A80E27"/>
    <w:rsid w:val="00A82862"/>
    <w:rsid w:val="00A82B32"/>
    <w:rsid w:val="00A82D48"/>
    <w:rsid w:val="00A84BE8"/>
    <w:rsid w:val="00A8639C"/>
    <w:rsid w:val="00A86833"/>
    <w:rsid w:val="00A87350"/>
    <w:rsid w:val="00A8763E"/>
    <w:rsid w:val="00A87F06"/>
    <w:rsid w:val="00A91EDA"/>
    <w:rsid w:val="00A9246B"/>
    <w:rsid w:val="00A9279A"/>
    <w:rsid w:val="00A9330E"/>
    <w:rsid w:val="00A95348"/>
    <w:rsid w:val="00A9556D"/>
    <w:rsid w:val="00A95A7D"/>
    <w:rsid w:val="00A9647A"/>
    <w:rsid w:val="00A96C7E"/>
    <w:rsid w:val="00A96E93"/>
    <w:rsid w:val="00A97787"/>
    <w:rsid w:val="00A97CFA"/>
    <w:rsid w:val="00AA0D4D"/>
    <w:rsid w:val="00AA1B92"/>
    <w:rsid w:val="00AA2422"/>
    <w:rsid w:val="00AA2BC7"/>
    <w:rsid w:val="00AA436A"/>
    <w:rsid w:val="00AA4722"/>
    <w:rsid w:val="00AA4D37"/>
    <w:rsid w:val="00AA5CE1"/>
    <w:rsid w:val="00AA6277"/>
    <w:rsid w:val="00AA670E"/>
    <w:rsid w:val="00AA6A0D"/>
    <w:rsid w:val="00AA6F9D"/>
    <w:rsid w:val="00AA7325"/>
    <w:rsid w:val="00AA74A1"/>
    <w:rsid w:val="00AA7940"/>
    <w:rsid w:val="00AB0564"/>
    <w:rsid w:val="00AB0718"/>
    <w:rsid w:val="00AB0EDD"/>
    <w:rsid w:val="00AB20F5"/>
    <w:rsid w:val="00AB2B30"/>
    <w:rsid w:val="00AB3D14"/>
    <w:rsid w:val="00AB4BDA"/>
    <w:rsid w:val="00AB6003"/>
    <w:rsid w:val="00AB64E2"/>
    <w:rsid w:val="00AB67C9"/>
    <w:rsid w:val="00AB67F8"/>
    <w:rsid w:val="00AB6854"/>
    <w:rsid w:val="00AB7CF1"/>
    <w:rsid w:val="00AC0575"/>
    <w:rsid w:val="00AC09D7"/>
    <w:rsid w:val="00AC0A73"/>
    <w:rsid w:val="00AC15B9"/>
    <w:rsid w:val="00AC192A"/>
    <w:rsid w:val="00AC1DDA"/>
    <w:rsid w:val="00AC3AC3"/>
    <w:rsid w:val="00AC41FB"/>
    <w:rsid w:val="00AC4251"/>
    <w:rsid w:val="00AC431C"/>
    <w:rsid w:val="00AC5FF2"/>
    <w:rsid w:val="00AC67EC"/>
    <w:rsid w:val="00AC6A1E"/>
    <w:rsid w:val="00AC7C33"/>
    <w:rsid w:val="00AD14E9"/>
    <w:rsid w:val="00AD229F"/>
    <w:rsid w:val="00AD2F3C"/>
    <w:rsid w:val="00AD42F6"/>
    <w:rsid w:val="00AD5312"/>
    <w:rsid w:val="00AD75BC"/>
    <w:rsid w:val="00AD7969"/>
    <w:rsid w:val="00AD7DE5"/>
    <w:rsid w:val="00AE1481"/>
    <w:rsid w:val="00AE1628"/>
    <w:rsid w:val="00AE1FF3"/>
    <w:rsid w:val="00AE1FF8"/>
    <w:rsid w:val="00AE3074"/>
    <w:rsid w:val="00AE31F1"/>
    <w:rsid w:val="00AE34BE"/>
    <w:rsid w:val="00AE3890"/>
    <w:rsid w:val="00AE42FD"/>
    <w:rsid w:val="00AE5208"/>
    <w:rsid w:val="00AE5679"/>
    <w:rsid w:val="00AE57DD"/>
    <w:rsid w:val="00AE58FB"/>
    <w:rsid w:val="00AE6ED5"/>
    <w:rsid w:val="00AE79EF"/>
    <w:rsid w:val="00AF0691"/>
    <w:rsid w:val="00AF1F86"/>
    <w:rsid w:val="00AF24DA"/>
    <w:rsid w:val="00AF2B7A"/>
    <w:rsid w:val="00AF3B8D"/>
    <w:rsid w:val="00AF47DC"/>
    <w:rsid w:val="00AF4BE8"/>
    <w:rsid w:val="00AF5663"/>
    <w:rsid w:val="00AF6F4B"/>
    <w:rsid w:val="00AF764F"/>
    <w:rsid w:val="00B0059D"/>
    <w:rsid w:val="00B0087F"/>
    <w:rsid w:val="00B0090C"/>
    <w:rsid w:val="00B0102A"/>
    <w:rsid w:val="00B013FB"/>
    <w:rsid w:val="00B014C9"/>
    <w:rsid w:val="00B02230"/>
    <w:rsid w:val="00B02AE9"/>
    <w:rsid w:val="00B04061"/>
    <w:rsid w:val="00B046D1"/>
    <w:rsid w:val="00B04ABD"/>
    <w:rsid w:val="00B04CBB"/>
    <w:rsid w:val="00B0616A"/>
    <w:rsid w:val="00B067AD"/>
    <w:rsid w:val="00B06825"/>
    <w:rsid w:val="00B06DDD"/>
    <w:rsid w:val="00B0705A"/>
    <w:rsid w:val="00B07562"/>
    <w:rsid w:val="00B0787A"/>
    <w:rsid w:val="00B07933"/>
    <w:rsid w:val="00B07CD7"/>
    <w:rsid w:val="00B10671"/>
    <w:rsid w:val="00B120F6"/>
    <w:rsid w:val="00B13068"/>
    <w:rsid w:val="00B130C9"/>
    <w:rsid w:val="00B13A90"/>
    <w:rsid w:val="00B14B02"/>
    <w:rsid w:val="00B162BA"/>
    <w:rsid w:val="00B1641D"/>
    <w:rsid w:val="00B174D6"/>
    <w:rsid w:val="00B2006B"/>
    <w:rsid w:val="00B22073"/>
    <w:rsid w:val="00B230E8"/>
    <w:rsid w:val="00B2368C"/>
    <w:rsid w:val="00B23DEF"/>
    <w:rsid w:val="00B24508"/>
    <w:rsid w:val="00B26CA2"/>
    <w:rsid w:val="00B27195"/>
    <w:rsid w:val="00B27248"/>
    <w:rsid w:val="00B31BA1"/>
    <w:rsid w:val="00B323C8"/>
    <w:rsid w:val="00B331D8"/>
    <w:rsid w:val="00B3348D"/>
    <w:rsid w:val="00B34794"/>
    <w:rsid w:val="00B35789"/>
    <w:rsid w:val="00B35A67"/>
    <w:rsid w:val="00B35FA8"/>
    <w:rsid w:val="00B36A8A"/>
    <w:rsid w:val="00B37EED"/>
    <w:rsid w:val="00B40544"/>
    <w:rsid w:val="00B4118C"/>
    <w:rsid w:val="00B41396"/>
    <w:rsid w:val="00B4174B"/>
    <w:rsid w:val="00B41930"/>
    <w:rsid w:val="00B421E1"/>
    <w:rsid w:val="00B4362D"/>
    <w:rsid w:val="00B43EF3"/>
    <w:rsid w:val="00B44248"/>
    <w:rsid w:val="00B447BF"/>
    <w:rsid w:val="00B44917"/>
    <w:rsid w:val="00B44C06"/>
    <w:rsid w:val="00B459C2"/>
    <w:rsid w:val="00B46841"/>
    <w:rsid w:val="00B46E53"/>
    <w:rsid w:val="00B4790B"/>
    <w:rsid w:val="00B5049E"/>
    <w:rsid w:val="00B504ED"/>
    <w:rsid w:val="00B518A3"/>
    <w:rsid w:val="00B520FD"/>
    <w:rsid w:val="00B53088"/>
    <w:rsid w:val="00B53B10"/>
    <w:rsid w:val="00B54382"/>
    <w:rsid w:val="00B54D0C"/>
    <w:rsid w:val="00B5582E"/>
    <w:rsid w:val="00B55FEC"/>
    <w:rsid w:val="00B56593"/>
    <w:rsid w:val="00B56621"/>
    <w:rsid w:val="00B56D6C"/>
    <w:rsid w:val="00B57558"/>
    <w:rsid w:val="00B57809"/>
    <w:rsid w:val="00B57EE9"/>
    <w:rsid w:val="00B60115"/>
    <w:rsid w:val="00B605AE"/>
    <w:rsid w:val="00B60DC7"/>
    <w:rsid w:val="00B62C43"/>
    <w:rsid w:val="00B63292"/>
    <w:rsid w:val="00B63DCC"/>
    <w:rsid w:val="00B64343"/>
    <w:rsid w:val="00B64E86"/>
    <w:rsid w:val="00B65C92"/>
    <w:rsid w:val="00B665DB"/>
    <w:rsid w:val="00B67D76"/>
    <w:rsid w:val="00B67DC8"/>
    <w:rsid w:val="00B70535"/>
    <w:rsid w:val="00B71EF3"/>
    <w:rsid w:val="00B72104"/>
    <w:rsid w:val="00B72AD3"/>
    <w:rsid w:val="00B7400F"/>
    <w:rsid w:val="00B74FE6"/>
    <w:rsid w:val="00B75C0D"/>
    <w:rsid w:val="00B75E12"/>
    <w:rsid w:val="00B779BD"/>
    <w:rsid w:val="00B80589"/>
    <w:rsid w:val="00B80D68"/>
    <w:rsid w:val="00B80D7F"/>
    <w:rsid w:val="00B8116D"/>
    <w:rsid w:val="00B81388"/>
    <w:rsid w:val="00B81CE5"/>
    <w:rsid w:val="00B822E6"/>
    <w:rsid w:val="00B824AA"/>
    <w:rsid w:val="00B83ABE"/>
    <w:rsid w:val="00B83CFF"/>
    <w:rsid w:val="00B83D22"/>
    <w:rsid w:val="00B84390"/>
    <w:rsid w:val="00B845DE"/>
    <w:rsid w:val="00B84B95"/>
    <w:rsid w:val="00B85702"/>
    <w:rsid w:val="00B86027"/>
    <w:rsid w:val="00B8617A"/>
    <w:rsid w:val="00B868A5"/>
    <w:rsid w:val="00B86D36"/>
    <w:rsid w:val="00B87D57"/>
    <w:rsid w:val="00B90539"/>
    <w:rsid w:val="00B90C58"/>
    <w:rsid w:val="00B91F1B"/>
    <w:rsid w:val="00B92363"/>
    <w:rsid w:val="00B927F2"/>
    <w:rsid w:val="00B92A40"/>
    <w:rsid w:val="00B938C1"/>
    <w:rsid w:val="00B93DC6"/>
    <w:rsid w:val="00B94247"/>
    <w:rsid w:val="00B94A27"/>
    <w:rsid w:val="00B94B2D"/>
    <w:rsid w:val="00B94D27"/>
    <w:rsid w:val="00B95320"/>
    <w:rsid w:val="00B95352"/>
    <w:rsid w:val="00B953CB"/>
    <w:rsid w:val="00B9544D"/>
    <w:rsid w:val="00B960B6"/>
    <w:rsid w:val="00B9648C"/>
    <w:rsid w:val="00B96877"/>
    <w:rsid w:val="00B96964"/>
    <w:rsid w:val="00B96DC4"/>
    <w:rsid w:val="00BA06F1"/>
    <w:rsid w:val="00BA1918"/>
    <w:rsid w:val="00BA20C4"/>
    <w:rsid w:val="00BA23A0"/>
    <w:rsid w:val="00BA2A92"/>
    <w:rsid w:val="00BA2CE1"/>
    <w:rsid w:val="00BA370A"/>
    <w:rsid w:val="00BA3B5F"/>
    <w:rsid w:val="00BA453A"/>
    <w:rsid w:val="00BA6DA3"/>
    <w:rsid w:val="00BB0F8A"/>
    <w:rsid w:val="00BB10DA"/>
    <w:rsid w:val="00BB1450"/>
    <w:rsid w:val="00BB1EF7"/>
    <w:rsid w:val="00BB33E6"/>
    <w:rsid w:val="00BB4D45"/>
    <w:rsid w:val="00BB601B"/>
    <w:rsid w:val="00BB74F6"/>
    <w:rsid w:val="00BB7F6E"/>
    <w:rsid w:val="00BC0311"/>
    <w:rsid w:val="00BC0676"/>
    <w:rsid w:val="00BC1BA8"/>
    <w:rsid w:val="00BC22D5"/>
    <w:rsid w:val="00BC2611"/>
    <w:rsid w:val="00BC265E"/>
    <w:rsid w:val="00BC2956"/>
    <w:rsid w:val="00BC2CFB"/>
    <w:rsid w:val="00BC3514"/>
    <w:rsid w:val="00BC3CDB"/>
    <w:rsid w:val="00BC3F85"/>
    <w:rsid w:val="00BC79CC"/>
    <w:rsid w:val="00BC7A4A"/>
    <w:rsid w:val="00BD0AD8"/>
    <w:rsid w:val="00BD1CFE"/>
    <w:rsid w:val="00BD21C7"/>
    <w:rsid w:val="00BD2925"/>
    <w:rsid w:val="00BD3582"/>
    <w:rsid w:val="00BD3610"/>
    <w:rsid w:val="00BD4ADC"/>
    <w:rsid w:val="00BD51BC"/>
    <w:rsid w:val="00BD52D0"/>
    <w:rsid w:val="00BD647B"/>
    <w:rsid w:val="00BD6584"/>
    <w:rsid w:val="00BD7960"/>
    <w:rsid w:val="00BE0108"/>
    <w:rsid w:val="00BE0311"/>
    <w:rsid w:val="00BE078E"/>
    <w:rsid w:val="00BE0B50"/>
    <w:rsid w:val="00BE1B33"/>
    <w:rsid w:val="00BE1D27"/>
    <w:rsid w:val="00BE442D"/>
    <w:rsid w:val="00BE45D2"/>
    <w:rsid w:val="00BE4A16"/>
    <w:rsid w:val="00BE4EBA"/>
    <w:rsid w:val="00BE5B95"/>
    <w:rsid w:val="00BE5DAC"/>
    <w:rsid w:val="00BE69D0"/>
    <w:rsid w:val="00BE71C5"/>
    <w:rsid w:val="00BF0182"/>
    <w:rsid w:val="00BF0306"/>
    <w:rsid w:val="00BF0F3E"/>
    <w:rsid w:val="00BF18BB"/>
    <w:rsid w:val="00BF20D9"/>
    <w:rsid w:val="00BF25B1"/>
    <w:rsid w:val="00BF3217"/>
    <w:rsid w:val="00BF3F86"/>
    <w:rsid w:val="00BF4555"/>
    <w:rsid w:val="00BF4D10"/>
    <w:rsid w:val="00BF6E5C"/>
    <w:rsid w:val="00BF702D"/>
    <w:rsid w:val="00BF76CC"/>
    <w:rsid w:val="00C007E9"/>
    <w:rsid w:val="00C00955"/>
    <w:rsid w:val="00C00EE6"/>
    <w:rsid w:val="00C010F0"/>
    <w:rsid w:val="00C01752"/>
    <w:rsid w:val="00C0179C"/>
    <w:rsid w:val="00C02866"/>
    <w:rsid w:val="00C02AAB"/>
    <w:rsid w:val="00C0310B"/>
    <w:rsid w:val="00C03500"/>
    <w:rsid w:val="00C04031"/>
    <w:rsid w:val="00C04581"/>
    <w:rsid w:val="00C056EC"/>
    <w:rsid w:val="00C05C32"/>
    <w:rsid w:val="00C060E4"/>
    <w:rsid w:val="00C06565"/>
    <w:rsid w:val="00C0769A"/>
    <w:rsid w:val="00C1088D"/>
    <w:rsid w:val="00C1194C"/>
    <w:rsid w:val="00C11CE1"/>
    <w:rsid w:val="00C120A0"/>
    <w:rsid w:val="00C12442"/>
    <w:rsid w:val="00C126C3"/>
    <w:rsid w:val="00C12C2C"/>
    <w:rsid w:val="00C13388"/>
    <w:rsid w:val="00C13BFD"/>
    <w:rsid w:val="00C13C46"/>
    <w:rsid w:val="00C13E90"/>
    <w:rsid w:val="00C142D6"/>
    <w:rsid w:val="00C15008"/>
    <w:rsid w:val="00C15DFA"/>
    <w:rsid w:val="00C16B99"/>
    <w:rsid w:val="00C17B42"/>
    <w:rsid w:val="00C17D27"/>
    <w:rsid w:val="00C20829"/>
    <w:rsid w:val="00C20E36"/>
    <w:rsid w:val="00C214E7"/>
    <w:rsid w:val="00C216C2"/>
    <w:rsid w:val="00C22ECC"/>
    <w:rsid w:val="00C22FD1"/>
    <w:rsid w:val="00C23BA7"/>
    <w:rsid w:val="00C23C61"/>
    <w:rsid w:val="00C23CC8"/>
    <w:rsid w:val="00C23D44"/>
    <w:rsid w:val="00C2460C"/>
    <w:rsid w:val="00C24B5E"/>
    <w:rsid w:val="00C25CCE"/>
    <w:rsid w:val="00C26470"/>
    <w:rsid w:val="00C27ABB"/>
    <w:rsid w:val="00C30884"/>
    <w:rsid w:val="00C31291"/>
    <w:rsid w:val="00C315E7"/>
    <w:rsid w:val="00C316AC"/>
    <w:rsid w:val="00C3253C"/>
    <w:rsid w:val="00C34520"/>
    <w:rsid w:val="00C34643"/>
    <w:rsid w:val="00C349A0"/>
    <w:rsid w:val="00C353B4"/>
    <w:rsid w:val="00C35D8E"/>
    <w:rsid w:val="00C36237"/>
    <w:rsid w:val="00C3623D"/>
    <w:rsid w:val="00C36A7F"/>
    <w:rsid w:val="00C36B04"/>
    <w:rsid w:val="00C37E48"/>
    <w:rsid w:val="00C407DB"/>
    <w:rsid w:val="00C40953"/>
    <w:rsid w:val="00C412E0"/>
    <w:rsid w:val="00C41656"/>
    <w:rsid w:val="00C42694"/>
    <w:rsid w:val="00C42F76"/>
    <w:rsid w:val="00C43B01"/>
    <w:rsid w:val="00C43F79"/>
    <w:rsid w:val="00C446FE"/>
    <w:rsid w:val="00C458FC"/>
    <w:rsid w:val="00C45935"/>
    <w:rsid w:val="00C45D7C"/>
    <w:rsid w:val="00C45E65"/>
    <w:rsid w:val="00C46E07"/>
    <w:rsid w:val="00C470FA"/>
    <w:rsid w:val="00C47314"/>
    <w:rsid w:val="00C47413"/>
    <w:rsid w:val="00C47706"/>
    <w:rsid w:val="00C47788"/>
    <w:rsid w:val="00C477A2"/>
    <w:rsid w:val="00C47DE9"/>
    <w:rsid w:val="00C50387"/>
    <w:rsid w:val="00C508DB"/>
    <w:rsid w:val="00C519DE"/>
    <w:rsid w:val="00C52691"/>
    <w:rsid w:val="00C52C52"/>
    <w:rsid w:val="00C52CE6"/>
    <w:rsid w:val="00C54434"/>
    <w:rsid w:val="00C54451"/>
    <w:rsid w:val="00C5537F"/>
    <w:rsid w:val="00C55557"/>
    <w:rsid w:val="00C56FB3"/>
    <w:rsid w:val="00C60464"/>
    <w:rsid w:val="00C6222B"/>
    <w:rsid w:val="00C63DAE"/>
    <w:rsid w:val="00C67681"/>
    <w:rsid w:val="00C6769B"/>
    <w:rsid w:val="00C67BB2"/>
    <w:rsid w:val="00C67F18"/>
    <w:rsid w:val="00C7003B"/>
    <w:rsid w:val="00C73532"/>
    <w:rsid w:val="00C73D33"/>
    <w:rsid w:val="00C750B4"/>
    <w:rsid w:val="00C754F3"/>
    <w:rsid w:val="00C75AF9"/>
    <w:rsid w:val="00C766E9"/>
    <w:rsid w:val="00C77340"/>
    <w:rsid w:val="00C77552"/>
    <w:rsid w:val="00C805B2"/>
    <w:rsid w:val="00C81CD6"/>
    <w:rsid w:val="00C82237"/>
    <w:rsid w:val="00C82317"/>
    <w:rsid w:val="00C82A41"/>
    <w:rsid w:val="00C84C5C"/>
    <w:rsid w:val="00C84D21"/>
    <w:rsid w:val="00C8523D"/>
    <w:rsid w:val="00C8534D"/>
    <w:rsid w:val="00C85BF6"/>
    <w:rsid w:val="00C8672B"/>
    <w:rsid w:val="00C867B4"/>
    <w:rsid w:val="00C86F49"/>
    <w:rsid w:val="00C87400"/>
    <w:rsid w:val="00C9075A"/>
    <w:rsid w:val="00C90BAE"/>
    <w:rsid w:val="00C913C3"/>
    <w:rsid w:val="00C9230F"/>
    <w:rsid w:val="00C936D6"/>
    <w:rsid w:val="00C93EB7"/>
    <w:rsid w:val="00C94001"/>
    <w:rsid w:val="00C95AB9"/>
    <w:rsid w:val="00C96478"/>
    <w:rsid w:val="00C971ED"/>
    <w:rsid w:val="00C97200"/>
    <w:rsid w:val="00C97F31"/>
    <w:rsid w:val="00C97F98"/>
    <w:rsid w:val="00CA1E5D"/>
    <w:rsid w:val="00CA2957"/>
    <w:rsid w:val="00CA2A6F"/>
    <w:rsid w:val="00CA30FF"/>
    <w:rsid w:val="00CA3424"/>
    <w:rsid w:val="00CA4273"/>
    <w:rsid w:val="00CA46CB"/>
    <w:rsid w:val="00CA538B"/>
    <w:rsid w:val="00CA5B31"/>
    <w:rsid w:val="00CA5C88"/>
    <w:rsid w:val="00CA5ED1"/>
    <w:rsid w:val="00CA6A55"/>
    <w:rsid w:val="00CA6BA9"/>
    <w:rsid w:val="00CA6E19"/>
    <w:rsid w:val="00CA7903"/>
    <w:rsid w:val="00CA7C23"/>
    <w:rsid w:val="00CB0108"/>
    <w:rsid w:val="00CB0C2A"/>
    <w:rsid w:val="00CB12F7"/>
    <w:rsid w:val="00CB13F0"/>
    <w:rsid w:val="00CB168A"/>
    <w:rsid w:val="00CB1863"/>
    <w:rsid w:val="00CB24BC"/>
    <w:rsid w:val="00CB343F"/>
    <w:rsid w:val="00CB49B5"/>
    <w:rsid w:val="00CB4E5A"/>
    <w:rsid w:val="00CB4F51"/>
    <w:rsid w:val="00CB4F96"/>
    <w:rsid w:val="00CB51C1"/>
    <w:rsid w:val="00CB5937"/>
    <w:rsid w:val="00CB6416"/>
    <w:rsid w:val="00CB65E8"/>
    <w:rsid w:val="00CB6657"/>
    <w:rsid w:val="00CB6CAE"/>
    <w:rsid w:val="00CB6EDB"/>
    <w:rsid w:val="00CB7256"/>
    <w:rsid w:val="00CB73C4"/>
    <w:rsid w:val="00CB76C0"/>
    <w:rsid w:val="00CC03C7"/>
    <w:rsid w:val="00CC06FD"/>
    <w:rsid w:val="00CC13D2"/>
    <w:rsid w:val="00CC1960"/>
    <w:rsid w:val="00CC1D7F"/>
    <w:rsid w:val="00CC4D1E"/>
    <w:rsid w:val="00CC4D6A"/>
    <w:rsid w:val="00CC6A17"/>
    <w:rsid w:val="00CC7A48"/>
    <w:rsid w:val="00CC7BAA"/>
    <w:rsid w:val="00CC7EBD"/>
    <w:rsid w:val="00CD0344"/>
    <w:rsid w:val="00CD0529"/>
    <w:rsid w:val="00CD0AF5"/>
    <w:rsid w:val="00CD0E71"/>
    <w:rsid w:val="00CD0F33"/>
    <w:rsid w:val="00CD1E23"/>
    <w:rsid w:val="00CD26D5"/>
    <w:rsid w:val="00CD2B75"/>
    <w:rsid w:val="00CD2E35"/>
    <w:rsid w:val="00CD2E74"/>
    <w:rsid w:val="00CD3317"/>
    <w:rsid w:val="00CD3345"/>
    <w:rsid w:val="00CD4499"/>
    <w:rsid w:val="00CD5E14"/>
    <w:rsid w:val="00CD5ED4"/>
    <w:rsid w:val="00CD67F4"/>
    <w:rsid w:val="00CD6A30"/>
    <w:rsid w:val="00CD737A"/>
    <w:rsid w:val="00CD753B"/>
    <w:rsid w:val="00CD77E0"/>
    <w:rsid w:val="00CE1342"/>
    <w:rsid w:val="00CE2EAE"/>
    <w:rsid w:val="00CE3ED9"/>
    <w:rsid w:val="00CE3F0D"/>
    <w:rsid w:val="00CE443E"/>
    <w:rsid w:val="00CE638F"/>
    <w:rsid w:val="00CE7160"/>
    <w:rsid w:val="00CE7A9A"/>
    <w:rsid w:val="00CF016C"/>
    <w:rsid w:val="00CF07C5"/>
    <w:rsid w:val="00CF0E2D"/>
    <w:rsid w:val="00CF2ABC"/>
    <w:rsid w:val="00CF2CB5"/>
    <w:rsid w:val="00CF2E26"/>
    <w:rsid w:val="00CF30C5"/>
    <w:rsid w:val="00CF39A7"/>
    <w:rsid w:val="00CF3E4C"/>
    <w:rsid w:val="00CF4023"/>
    <w:rsid w:val="00CF4469"/>
    <w:rsid w:val="00CF457B"/>
    <w:rsid w:val="00CF4857"/>
    <w:rsid w:val="00CF487F"/>
    <w:rsid w:val="00CF4D22"/>
    <w:rsid w:val="00CF61D8"/>
    <w:rsid w:val="00CF65C8"/>
    <w:rsid w:val="00CF6809"/>
    <w:rsid w:val="00CF6F7F"/>
    <w:rsid w:val="00D00019"/>
    <w:rsid w:val="00D005DF"/>
    <w:rsid w:val="00D006B7"/>
    <w:rsid w:val="00D018A1"/>
    <w:rsid w:val="00D02A2D"/>
    <w:rsid w:val="00D02F0E"/>
    <w:rsid w:val="00D0324E"/>
    <w:rsid w:val="00D0337C"/>
    <w:rsid w:val="00D03AC8"/>
    <w:rsid w:val="00D04018"/>
    <w:rsid w:val="00D04060"/>
    <w:rsid w:val="00D04515"/>
    <w:rsid w:val="00D048D4"/>
    <w:rsid w:val="00D04A09"/>
    <w:rsid w:val="00D06714"/>
    <w:rsid w:val="00D06D25"/>
    <w:rsid w:val="00D07133"/>
    <w:rsid w:val="00D07A1F"/>
    <w:rsid w:val="00D07FC1"/>
    <w:rsid w:val="00D10615"/>
    <w:rsid w:val="00D12228"/>
    <w:rsid w:val="00D14704"/>
    <w:rsid w:val="00D15389"/>
    <w:rsid w:val="00D1545F"/>
    <w:rsid w:val="00D16481"/>
    <w:rsid w:val="00D16C4F"/>
    <w:rsid w:val="00D16CBB"/>
    <w:rsid w:val="00D16DD7"/>
    <w:rsid w:val="00D207F0"/>
    <w:rsid w:val="00D20B47"/>
    <w:rsid w:val="00D20EF7"/>
    <w:rsid w:val="00D2120F"/>
    <w:rsid w:val="00D218B3"/>
    <w:rsid w:val="00D234C3"/>
    <w:rsid w:val="00D23C0A"/>
    <w:rsid w:val="00D24A78"/>
    <w:rsid w:val="00D2647A"/>
    <w:rsid w:val="00D27462"/>
    <w:rsid w:val="00D27596"/>
    <w:rsid w:val="00D27A1F"/>
    <w:rsid w:val="00D30DE3"/>
    <w:rsid w:val="00D31D29"/>
    <w:rsid w:val="00D327BA"/>
    <w:rsid w:val="00D329F0"/>
    <w:rsid w:val="00D343B9"/>
    <w:rsid w:val="00D34A11"/>
    <w:rsid w:val="00D36E53"/>
    <w:rsid w:val="00D37EF2"/>
    <w:rsid w:val="00D4013A"/>
    <w:rsid w:val="00D40E8C"/>
    <w:rsid w:val="00D42BF7"/>
    <w:rsid w:val="00D432A3"/>
    <w:rsid w:val="00D434B7"/>
    <w:rsid w:val="00D46041"/>
    <w:rsid w:val="00D46E67"/>
    <w:rsid w:val="00D47241"/>
    <w:rsid w:val="00D47884"/>
    <w:rsid w:val="00D47B62"/>
    <w:rsid w:val="00D500A4"/>
    <w:rsid w:val="00D50F5E"/>
    <w:rsid w:val="00D53BBF"/>
    <w:rsid w:val="00D53CCA"/>
    <w:rsid w:val="00D552A0"/>
    <w:rsid w:val="00D5539E"/>
    <w:rsid w:val="00D5799E"/>
    <w:rsid w:val="00D57B8C"/>
    <w:rsid w:val="00D57FE6"/>
    <w:rsid w:val="00D60615"/>
    <w:rsid w:val="00D60DE5"/>
    <w:rsid w:val="00D616B9"/>
    <w:rsid w:val="00D630BE"/>
    <w:rsid w:val="00D631DD"/>
    <w:rsid w:val="00D6394D"/>
    <w:rsid w:val="00D63E98"/>
    <w:rsid w:val="00D645A3"/>
    <w:rsid w:val="00D64866"/>
    <w:rsid w:val="00D648E4"/>
    <w:rsid w:val="00D65149"/>
    <w:rsid w:val="00D657D3"/>
    <w:rsid w:val="00D6667F"/>
    <w:rsid w:val="00D66899"/>
    <w:rsid w:val="00D66A18"/>
    <w:rsid w:val="00D7053F"/>
    <w:rsid w:val="00D70E77"/>
    <w:rsid w:val="00D71497"/>
    <w:rsid w:val="00D724E1"/>
    <w:rsid w:val="00D7272A"/>
    <w:rsid w:val="00D729CB"/>
    <w:rsid w:val="00D7310F"/>
    <w:rsid w:val="00D7345C"/>
    <w:rsid w:val="00D740A3"/>
    <w:rsid w:val="00D74D4D"/>
    <w:rsid w:val="00D7526F"/>
    <w:rsid w:val="00D76C8B"/>
    <w:rsid w:val="00D770A1"/>
    <w:rsid w:val="00D778DE"/>
    <w:rsid w:val="00D8006D"/>
    <w:rsid w:val="00D80989"/>
    <w:rsid w:val="00D81159"/>
    <w:rsid w:val="00D824A1"/>
    <w:rsid w:val="00D82791"/>
    <w:rsid w:val="00D83713"/>
    <w:rsid w:val="00D83805"/>
    <w:rsid w:val="00D855C5"/>
    <w:rsid w:val="00D86998"/>
    <w:rsid w:val="00D876CC"/>
    <w:rsid w:val="00D87D93"/>
    <w:rsid w:val="00D87FF9"/>
    <w:rsid w:val="00D90158"/>
    <w:rsid w:val="00D9076D"/>
    <w:rsid w:val="00D90917"/>
    <w:rsid w:val="00D909AE"/>
    <w:rsid w:val="00D91D6F"/>
    <w:rsid w:val="00D9202A"/>
    <w:rsid w:val="00D922AA"/>
    <w:rsid w:val="00D933C5"/>
    <w:rsid w:val="00D93E65"/>
    <w:rsid w:val="00D9408B"/>
    <w:rsid w:val="00D943DB"/>
    <w:rsid w:val="00D9458B"/>
    <w:rsid w:val="00D95978"/>
    <w:rsid w:val="00D95AB9"/>
    <w:rsid w:val="00D95BF8"/>
    <w:rsid w:val="00D975E2"/>
    <w:rsid w:val="00D97ADF"/>
    <w:rsid w:val="00DA0046"/>
    <w:rsid w:val="00DA11A2"/>
    <w:rsid w:val="00DA14FA"/>
    <w:rsid w:val="00DA1BA9"/>
    <w:rsid w:val="00DA1F57"/>
    <w:rsid w:val="00DA20EA"/>
    <w:rsid w:val="00DA21BC"/>
    <w:rsid w:val="00DA2260"/>
    <w:rsid w:val="00DA3CF0"/>
    <w:rsid w:val="00DA3D05"/>
    <w:rsid w:val="00DA48CF"/>
    <w:rsid w:val="00DA5E05"/>
    <w:rsid w:val="00DA5EDE"/>
    <w:rsid w:val="00DA5F60"/>
    <w:rsid w:val="00DA6195"/>
    <w:rsid w:val="00DA6504"/>
    <w:rsid w:val="00DA6FBF"/>
    <w:rsid w:val="00DA7D8A"/>
    <w:rsid w:val="00DA7F8E"/>
    <w:rsid w:val="00DB0057"/>
    <w:rsid w:val="00DB11AC"/>
    <w:rsid w:val="00DB26F4"/>
    <w:rsid w:val="00DB29F6"/>
    <w:rsid w:val="00DB2C14"/>
    <w:rsid w:val="00DB3899"/>
    <w:rsid w:val="00DB3950"/>
    <w:rsid w:val="00DB44AB"/>
    <w:rsid w:val="00DB5BFD"/>
    <w:rsid w:val="00DB66BD"/>
    <w:rsid w:val="00DB6B7D"/>
    <w:rsid w:val="00DB763A"/>
    <w:rsid w:val="00DB7A85"/>
    <w:rsid w:val="00DB7ECC"/>
    <w:rsid w:val="00DB7F8B"/>
    <w:rsid w:val="00DC0F6B"/>
    <w:rsid w:val="00DC16D2"/>
    <w:rsid w:val="00DC22AC"/>
    <w:rsid w:val="00DC2778"/>
    <w:rsid w:val="00DC2939"/>
    <w:rsid w:val="00DC30FA"/>
    <w:rsid w:val="00DC311C"/>
    <w:rsid w:val="00DC32A1"/>
    <w:rsid w:val="00DC464F"/>
    <w:rsid w:val="00DC57EB"/>
    <w:rsid w:val="00DC59C8"/>
    <w:rsid w:val="00DC5F8C"/>
    <w:rsid w:val="00DC619D"/>
    <w:rsid w:val="00DC6382"/>
    <w:rsid w:val="00DC6C4A"/>
    <w:rsid w:val="00DC7431"/>
    <w:rsid w:val="00DC7AC6"/>
    <w:rsid w:val="00DC7F5E"/>
    <w:rsid w:val="00DD0D51"/>
    <w:rsid w:val="00DD21D1"/>
    <w:rsid w:val="00DD247D"/>
    <w:rsid w:val="00DD391B"/>
    <w:rsid w:val="00DD3A1F"/>
    <w:rsid w:val="00DD4065"/>
    <w:rsid w:val="00DD47E2"/>
    <w:rsid w:val="00DD4C47"/>
    <w:rsid w:val="00DD6B2B"/>
    <w:rsid w:val="00DD7654"/>
    <w:rsid w:val="00DD7A86"/>
    <w:rsid w:val="00DE08A9"/>
    <w:rsid w:val="00DE12AD"/>
    <w:rsid w:val="00DE15EC"/>
    <w:rsid w:val="00DE1B5A"/>
    <w:rsid w:val="00DE2C02"/>
    <w:rsid w:val="00DE3425"/>
    <w:rsid w:val="00DE35C9"/>
    <w:rsid w:val="00DE460F"/>
    <w:rsid w:val="00DE49BB"/>
    <w:rsid w:val="00DE5D1C"/>
    <w:rsid w:val="00DE5D31"/>
    <w:rsid w:val="00DE5D3B"/>
    <w:rsid w:val="00DE5E6A"/>
    <w:rsid w:val="00DE6853"/>
    <w:rsid w:val="00DE7774"/>
    <w:rsid w:val="00DF0461"/>
    <w:rsid w:val="00DF0728"/>
    <w:rsid w:val="00DF1207"/>
    <w:rsid w:val="00DF123B"/>
    <w:rsid w:val="00DF137A"/>
    <w:rsid w:val="00DF137C"/>
    <w:rsid w:val="00DF1458"/>
    <w:rsid w:val="00DF1A2C"/>
    <w:rsid w:val="00DF2304"/>
    <w:rsid w:val="00DF2B3E"/>
    <w:rsid w:val="00DF2F7A"/>
    <w:rsid w:val="00DF39B8"/>
    <w:rsid w:val="00DF46AF"/>
    <w:rsid w:val="00DF5615"/>
    <w:rsid w:val="00DF5918"/>
    <w:rsid w:val="00DF5DB6"/>
    <w:rsid w:val="00DF5F4B"/>
    <w:rsid w:val="00DF6BDC"/>
    <w:rsid w:val="00DF7A94"/>
    <w:rsid w:val="00DF7F98"/>
    <w:rsid w:val="00E00B4E"/>
    <w:rsid w:val="00E00FFD"/>
    <w:rsid w:val="00E01D9B"/>
    <w:rsid w:val="00E02702"/>
    <w:rsid w:val="00E027BA"/>
    <w:rsid w:val="00E02D58"/>
    <w:rsid w:val="00E03664"/>
    <w:rsid w:val="00E03EF2"/>
    <w:rsid w:val="00E042AF"/>
    <w:rsid w:val="00E04407"/>
    <w:rsid w:val="00E0466D"/>
    <w:rsid w:val="00E050B7"/>
    <w:rsid w:val="00E051B6"/>
    <w:rsid w:val="00E053BE"/>
    <w:rsid w:val="00E0611D"/>
    <w:rsid w:val="00E06F80"/>
    <w:rsid w:val="00E06FDC"/>
    <w:rsid w:val="00E101FE"/>
    <w:rsid w:val="00E110CF"/>
    <w:rsid w:val="00E11311"/>
    <w:rsid w:val="00E11BE8"/>
    <w:rsid w:val="00E11CDA"/>
    <w:rsid w:val="00E129D6"/>
    <w:rsid w:val="00E12B3E"/>
    <w:rsid w:val="00E12B74"/>
    <w:rsid w:val="00E13C4B"/>
    <w:rsid w:val="00E13ECE"/>
    <w:rsid w:val="00E149F4"/>
    <w:rsid w:val="00E151C3"/>
    <w:rsid w:val="00E15FE6"/>
    <w:rsid w:val="00E16F4B"/>
    <w:rsid w:val="00E174F3"/>
    <w:rsid w:val="00E17FBA"/>
    <w:rsid w:val="00E20325"/>
    <w:rsid w:val="00E20709"/>
    <w:rsid w:val="00E20AE4"/>
    <w:rsid w:val="00E20B6E"/>
    <w:rsid w:val="00E20EDC"/>
    <w:rsid w:val="00E2140D"/>
    <w:rsid w:val="00E22848"/>
    <w:rsid w:val="00E23798"/>
    <w:rsid w:val="00E23C34"/>
    <w:rsid w:val="00E23FBD"/>
    <w:rsid w:val="00E24891"/>
    <w:rsid w:val="00E24AB4"/>
    <w:rsid w:val="00E2568A"/>
    <w:rsid w:val="00E26C33"/>
    <w:rsid w:val="00E3025F"/>
    <w:rsid w:val="00E30871"/>
    <w:rsid w:val="00E32C78"/>
    <w:rsid w:val="00E32CBC"/>
    <w:rsid w:val="00E3314D"/>
    <w:rsid w:val="00E33187"/>
    <w:rsid w:val="00E33373"/>
    <w:rsid w:val="00E345E0"/>
    <w:rsid w:val="00E35084"/>
    <w:rsid w:val="00E3595E"/>
    <w:rsid w:val="00E371CF"/>
    <w:rsid w:val="00E37C79"/>
    <w:rsid w:val="00E4052C"/>
    <w:rsid w:val="00E40C7F"/>
    <w:rsid w:val="00E416FC"/>
    <w:rsid w:val="00E41B6D"/>
    <w:rsid w:val="00E4215A"/>
    <w:rsid w:val="00E42788"/>
    <w:rsid w:val="00E4316D"/>
    <w:rsid w:val="00E4387F"/>
    <w:rsid w:val="00E4475C"/>
    <w:rsid w:val="00E44C4D"/>
    <w:rsid w:val="00E44CDC"/>
    <w:rsid w:val="00E44E98"/>
    <w:rsid w:val="00E4577B"/>
    <w:rsid w:val="00E45858"/>
    <w:rsid w:val="00E45A1A"/>
    <w:rsid w:val="00E50531"/>
    <w:rsid w:val="00E50918"/>
    <w:rsid w:val="00E50931"/>
    <w:rsid w:val="00E50CF2"/>
    <w:rsid w:val="00E51074"/>
    <w:rsid w:val="00E511F3"/>
    <w:rsid w:val="00E519F8"/>
    <w:rsid w:val="00E51B6A"/>
    <w:rsid w:val="00E52DE7"/>
    <w:rsid w:val="00E532F2"/>
    <w:rsid w:val="00E53D46"/>
    <w:rsid w:val="00E53D5B"/>
    <w:rsid w:val="00E54740"/>
    <w:rsid w:val="00E55111"/>
    <w:rsid w:val="00E55906"/>
    <w:rsid w:val="00E55E83"/>
    <w:rsid w:val="00E560BB"/>
    <w:rsid w:val="00E57D8A"/>
    <w:rsid w:val="00E60826"/>
    <w:rsid w:val="00E61623"/>
    <w:rsid w:val="00E619A2"/>
    <w:rsid w:val="00E62172"/>
    <w:rsid w:val="00E625B7"/>
    <w:rsid w:val="00E6276B"/>
    <w:rsid w:val="00E63019"/>
    <w:rsid w:val="00E649C9"/>
    <w:rsid w:val="00E64FE1"/>
    <w:rsid w:val="00E656FE"/>
    <w:rsid w:val="00E7031F"/>
    <w:rsid w:val="00E71329"/>
    <w:rsid w:val="00E713D2"/>
    <w:rsid w:val="00E72A74"/>
    <w:rsid w:val="00E72AFB"/>
    <w:rsid w:val="00E74631"/>
    <w:rsid w:val="00E74915"/>
    <w:rsid w:val="00E7674A"/>
    <w:rsid w:val="00E7708D"/>
    <w:rsid w:val="00E773DD"/>
    <w:rsid w:val="00E77473"/>
    <w:rsid w:val="00E811BB"/>
    <w:rsid w:val="00E8149B"/>
    <w:rsid w:val="00E8150F"/>
    <w:rsid w:val="00E81571"/>
    <w:rsid w:val="00E8270F"/>
    <w:rsid w:val="00E84408"/>
    <w:rsid w:val="00E85564"/>
    <w:rsid w:val="00E856F8"/>
    <w:rsid w:val="00E85A50"/>
    <w:rsid w:val="00E85B22"/>
    <w:rsid w:val="00E867A8"/>
    <w:rsid w:val="00E868CC"/>
    <w:rsid w:val="00E86922"/>
    <w:rsid w:val="00E90CB3"/>
    <w:rsid w:val="00E915B6"/>
    <w:rsid w:val="00E91D76"/>
    <w:rsid w:val="00E9218E"/>
    <w:rsid w:val="00E926DF"/>
    <w:rsid w:val="00E93376"/>
    <w:rsid w:val="00E93D80"/>
    <w:rsid w:val="00E94915"/>
    <w:rsid w:val="00E94FFA"/>
    <w:rsid w:val="00E9562E"/>
    <w:rsid w:val="00E9600D"/>
    <w:rsid w:val="00E96042"/>
    <w:rsid w:val="00E96FF3"/>
    <w:rsid w:val="00E97B4F"/>
    <w:rsid w:val="00EA346F"/>
    <w:rsid w:val="00EA3D66"/>
    <w:rsid w:val="00EA3FFF"/>
    <w:rsid w:val="00EA5513"/>
    <w:rsid w:val="00EA5F97"/>
    <w:rsid w:val="00EA675B"/>
    <w:rsid w:val="00EB00F1"/>
    <w:rsid w:val="00EB03A4"/>
    <w:rsid w:val="00EB05A6"/>
    <w:rsid w:val="00EB09FC"/>
    <w:rsid w:val="00EB1512"/>
    <w:rsid w:val="00EB2BAE"/>
    <w:rsid w:val="00EB30A9"/>
    <w:rsid w:val="00EB3FE3"/>
    <w:rsid w:val="00EB4776"/>
    <w:rsid w:val="00EB4992"/>
    <w:rsid w:val="00EB53BD"/>
    <w:rsid w:val="00EB63B8"/>
    <w:rsid w:val="00EB6B92"/>
    <w:rsid w:val="00EB6C06"/>
    <w:rsid w:val="00EB6EF5"/>
    <w:rsid w:val="00EB7F46"/>
    <w:rsid w:val="00EC16F9"/>
    <w:rsid w:val="00EC291F"/>
    <w:rsid w:val="00EC2957"/>
    <w:rsid w:val="00EC2AE8"/>
    <w:rsid w:val="00EC2CC6"/>
    <w:rsid w:val="00EC2CE2"/>
    <w:rsid w:val="00EC2D09"/>
    <w:rsid w:val="00EC2F82"/>
    <w:rsid w:val="00EC2F97"/>
    <w:rsid w:val="00EC32D9"/>
    <w:rsid w:val="00EC3AF0"/>
    <w:rsid w:val="00EC3B59"/>
    <w:rsid w:val="00EC4720"/>
    <w:rsid w:val="00EC5DF9"/>
    <w:rsid w:val="00EC674A"/>
    <w:rsid w:val="00EC7283"/>
    <w:rsid w:val="00EC7776"/>
    <w:rsid w:val="00EC7F1C"/>
    <w:rsid w:val="00ED1841"/>
    <w:rsid w:val="00ED27AB"/>
    <w:rsid w:val="00ED2CF6"/>
    <w:rsid w:val="00ED3013"/>
    <w:rsid w:val="00ED38FB"/>
    <w:rsid w:val="00ED394A"/>
    <w:rsid w:val="00ED42C7"/>
    <w:rsid w:val="00ED4683"/>
    <w:rsid w:val="00ED5690"/>
    <w:rsid w:val="00ED6054"/>
    <w:rsid w:val="00ED64F8"/>
    <w:rsid w:val="00ED73FE"/>
    <w:rsid w:val="00EE0005"/>
    <w:rsid w:val="00EE048B"/>
    <w:rsid w:val="00EE059F"/>
    <w:rsid w:val="00EE17D8"/>
    <w:rsid w:val="00EE1DF7"/>
    <w:rsid w:val="00EE1E1A"/>
    <w:rsid w:val="00EE29DC"/>
    <w:rsid w:val="00EE41A4"/>
    <w:rsid w:val="00EE4C50"/>
    <w:rsid w:val="00EE4E18"/>
    <w:rsid w:val="00EE5024"/>
    <w:rsid w:val="00EE5B82"/>
    <w:rsid w:val="00EE5DE3"/>
    <w:rsid w:val="00EE5E0B"/>
    <w:rsid w:val="00EE5FFF"/>
    <w:rsid w:val="00EE77D7"/>
    <w:rsid w:val="00EF02AD"/>
    <w:rsid w:val="00EF0309"/>
    <w:rsid w:val="00EF0937"/>
    <w:rsid w:val="00EF0C30"/>
    <w:rsid w:val="00EF0D18"/>
    <w:rsid w:val="00EF2FC6"/>
    <w:rsid w:val="00EF6293"/>
    <w:rsid w:val="00EF6A49"/>
    <w:rsid w:val="00EF6B0F"/>
    <w:rsid w:val="00EF71D3"/>
    <w:rsid w:val="00EF7591"/>
    <w:rsid w:val="00EF78E2"/>
    <w:rsid w:val="00F009C3"/>
    <w:rsid w:val="00F00E94"/>
    <w:rsid w:val="00F00FF1"/>
    <w:rsid w:val="00F013DD"/>
    <w:rsid w:val="00F01C07"/>
    <w:rsid w:val="00F02154"/>
    <w:rsid w:val="00F02CA8"/>
    <w:rsid w:val="00F03729"/>
    <w:rsid w:val="00F0412E"/>
    <w:rsid w:val="00F04905"/>
    <w:rsid w:val="00F04B6E"/>
    <w:rsid w:val="00F04D79"/>
    <w:rsid w:val="00F06604"/>
    <w:rsid w:val="00F06F36"/>
    <w:rsid w:val="00F06FBD"/>
    <w:rsid w:val="00F0794B"/>
    <w:rsid w:val="00F07B36"/>
    <w:rsid w:val="00F1026B"/>
    <w:rsid w:val="00F10385"/>
    <w:rsid w:val="00F10D44"/>
    <w:rsid w:val="00F1194A"/>
    <w:rsid w:val="00F120D0"/>
    <w:rsid w:val="00F120F5"/>
    <w:rsid w:val="00F12444"/>
    <w:rsid w:val="00F125E1"/>
    <w:rsid w:val="00F126AB"/>
    <w:rsid w:val="00F13050"/>
    <w:rsid w:val="00F13724"/>
    <w:rsid w:val="00F143C1"/>
    <w:rsid w:val="00F14AB0"/>
    <w:rsid w:val="00F14DC1"/>
    <w:rsid w:val="00F156CF"/>
    <w:rsid w:val="00F157FE"/>
    <w:rsid w:val="00F158AE"/>
    <w:rsid w:val="00F17BF7"/>
    <w:rsid w:val="00F20C37"/>
    <w:rsid w:val="00F21EC7"/>
    <w:rsid w:val="00F220D8"/>
    <w:rsid w:val="00F2217B"/>
    <w:rsid w:val="00F23A91"/>
    <w:rsid w:val="00F23AD8"/>
    <w:rsid w:val="00F2428D"/>
    <w:rsid w:val="00F24460"/>
    <w:rsid w:val="00F2585D"/>
    <w:rsid w:val="00F25FCF"/>
    <w:rsid w:val="00F265D4"/>
    <w:rsid w:val="00F27651"/>
    <w:rsid w:val="00F27A52"/>
    <w:rsid w:val="00F27A54"/>
    <w:rsid w:val="00F27C05"/>
    <w:rsid w:val="00F30143"/>
    <w:rsid w:val="00F30748"/>
    <w:rsid w:val="00F3243C"/>
    <w:rsid w:val="00F326DD"/>
    <w:rsid w:val="00F32A77"/>
    <w:rsid w:val="00F32A89"/>
    <w:rsid w:val="00F33472"/>
    <w:rsid w:val="00F33711"/>
    <w:rsid w:val="00F33C25"/>
    <w:rsid w:val="00F33CCB"/>
    <w:rsid w:val="00F3515E"/>
    <w:rsid w:val="00F358C9"/>
    <w:rsid w:val="00F35D47"/>
    <w:rsid w:val="00F36D2A"/>
    <w:rsid w:val="00F40A1B"/>
    <w:rsid w:val="00F40A79"/>
    <w:rsid w:val="00F40CAF"/>
    <w:rsid w:val="00F41017"/>
    <w:rsid w:val="00F43D67"/>
    <w:rsid w:val="00F44145"/>
    <w:rsid w:val="00F44636"/>
    <w:rsid w:val="00F45142"/>
    <w:rsid w:val="00F4520C"/>
    <w:rsid w:val="00F456DA"/>
    <w:rsid w:val="00F45A45"/>
    <w:rsid w:val="00F4636C"/>
    <w:rsid w:val="00F46E38"/>
    <w:rsid w:val="00F473A9"/>
    <w:rsid w:val="00F47521"/>
    <w:rsid w:val="00F47667"/>
    <w:rsid w:val="00F47A84"/>
    <w:rsid w:val="00F47B99"/>
    <w:rsid w:val="00F50060"/>
    <w:rsid w:val="00F50B24"/>
    <w:rsid w:val="00F50B61"/>
    <w:rsid w:val="00F515CE"/>
    <w:rsid w:val="00F51E11"/>
    <w:rsid w:val="00F52228"/>
    <w:rsid w:val="00F52320"/>
    <w:rsid w:val="00F5263E"/>
    <w:rsid w:val="00F5397C"/>
    <w:rsid w:val="00F53997"/>
    <w:rsid w:val="00F543F6"/>
    <w:rsid w:val="00F5457F"/>
    <w:rsid w:val="00F5486C"/>
    <w:rsid w:val="00F54CAB"/>
    <w:rsid w:val="00F55A7C"/>
    <w:rsid w:val="00F55B03"/>
    <w:rsid w:val="00F5612C"/>
    <w:rsid w:val="00F56488"/>
    <w:rsid w:val="00F57351"/>
    <w:rsid w:val="00F574D4"/>
    <w:rsid w:val="00F57D27"/>
    <w:rsid w:val="00F6125A"/>
    <w:rsid w:val="00F61648"/>
    <w:rsid w:val="00F6172D"/>
    <w:rsid w:val="00F61D90"/>
    <w:rsid w:val="00F61DF3"/>
    <w:rsid w:val="00F6219A"/>
    <w:rsid w:val="00F6231F"/>
    <w:rsid w:val="00F62592"/>
    <w:rsid w:val="00F62E8D"/>
    <w:rsid w:val="00F62FBB"/>
    <w:rsid w:val="00F63FBF"/>
    <w:rsid w:val="00F6457D"/>
    <w:rsid w:val="00F652B9"/>
    <w:rsid w:val="00F65AA1"/>
    <w:rsid w:val="00F6629A"/>
    <w:rsid w:val="00F662C4"/>
    <w:rsid w:val="00F66A5A"/>
    <w:rsid w:val="00F67236"/>
    <w:rsid w:val="00F67895"/>
    <w:rsid w:val="00F678AC"/>
    <w:rsid w:val="00F70642"/>
    <w:rsid w:val="00F718B0"/>
    <w:rsid w:val="00F73889"/>
    <w:rsid w:val="00F73A1F"/>
    <w:rsid w:val="00F73D5D"/>
    <w:rsid w:val="00F742C3"/>
    <w:rsid w:val="00F74386"/>
    <w:rsid w:val="00F7461B"/>
    <w:rsid w:val="00F75D0A"/>
    <w:rsid w:val="00F75FD1"/>
    <w:rsid w:val="00F7690F"/>
    <w:rsid w:val="00F76A14"/>
    <w:rsid w:val="00F76DDF"/>
    <w:rsid w:val="00F77974"/>
    <w:rsid w:val="00F77A8E"/>
    <w:rsid w:val="00F77F32"/>
    <w:rsid w:val="00F8076A"/>
    <w:rsid w:val="00F80A34"/>
    <w:rsid w:val="00F81A7A"/>
    <w:rsid w:val="00F81B2D"/>
    <w:rsid w:val="00F81B70"/>
    <w:rsid w:val="00F82D1F"/>
    <w:rsid w:val="00F83550"/>
    <w:rsid w:val="00F8363B"/>
    <w:rsid w:val="00F83A64"/>
    <w:rsid w:val="00F84078"/>
    <w:rsid w:val="00F85CE7"/>
    <w:rsid w:val="00F85CF2"/>
    <w:rsid w:val="00F85D2C"/>
    <w:rsid w:val="00F85FF8"/>
    <w:rsid w:val="00F864F2"/>
    <w:rsid w:val="00F865BD"/>
    <w:rsid w:val="00F8743F"/>
    <w:rsid w:val="00F8795B"/>
    <w:rsid w:val="00F90054"/>
    <w:rsid w:val="00F90686"/>
    <w:rsid w:val="00F90A43"/>
    <w:rsid w:val="00F90BAD"/>
    <w:rsid w:val="00F91C56"/>
    <w:rsid w:val="00F92120"/>
    <w:rsid w:val="00F923A7"/>
    <w:rsid w:val="00F92FAF"/>
    <w:rsid w:val="00F93A0D"/>
    <w:rsid w:val="00F94463"/>
    <w:rsid w:val="00F95A9B"/>
    <w:rsid w:val="00F95D1A"/>
    <w:rsid w:val="00F97396"/>
    <w:rsid w:val="00F97696"/>
    <w:rsid w:val="00FA0A4F"/>
    <w:rsid w:val="00FA0EF3"/>
    <w:rsid w:val="00FA1764"/>
    <w:rsid w:val="00FA17D1"/>
    <w:rsid w:val="00FA1CB4"/>
    <w:rsid w:val="00FA24E8"/>
    <w:rsid w:val="00FA28C0"/>
    <w:rsid w:val="00FA2BDE"/>
    <w:rsid w:val="00FA3CB8"/>
    <w:rsid w:val="00FA4025"/>
    <w:rsid w:val="00FA4559"/>
    <w:rsid w:val="00FA458A"/>
    <w:rsid w:val="00FA4794"/>
    <w:rsid w:val="00FA5583"/>
    <w:rsid w:val="00FA5646"/>
    <w:rsid w:val="00FA66D0"/>
    <w:rsid w:val="00FA6988"/>
    <w:rsid w:val="00FA6A82"/>
    <w:rsid w:val="00FA6AC6"/>
    <w:rsid w:val="00FA7367"/>
    <w:rsid w:val="00FA74D8"/>
    <w:rsid w:val="00FA77A2"/>
    <w:rsid w:val="00FA7F8D"/>
    <w:rsid w:val="00FB0279"/>
    <w:rsid w:val="00FB02D0"/>
    <w:rsid w:val="00FB04CB"/>
    <w:rsid w:val="00FB1573"/>
    <w:rsid w:val="00FB18B6"/>
    <w:rsid w:val="00FB193C"/>
    <w:rsid w:val="00FB2C09"/>
    <w:rsid w:val="00FB47D9"/>
    <w:rsid w:val="00FB5268"/>
    <w:rsid w:val="00FB5695"/>
    <w:rsid w:val="00FB6187"/>
    <w:rsid w:val="00FB64D4"/>
    <w:rsid w:val="00FB6670"/>
    <w:rsid w:val="00FB6AC6"/>
    <w:rsid w:val="00FC0424"/>
    <w:rsid w:val="00FC1766"/>
    <w:rsid w:val="00FC19F0"/>
    <w:rsid w:val="00FC2054"/>
    <w:rsid w:val="00FC3290"/>
    <w:rsid w:val="00FC39EE"/>
    <w:rsid w:val="00FC4526"/>
    <w:rsid w:val="00FC54B3"/>
    <w:rsid w:val="00FC627D"/>
    <w:rsid w:val="00FC64F8"/>
    <w:rsid w:val="00FC6980"/>
    <w:rsid w:val="00FC6A1C"/>
    <w:rsid w:val="00FC7043"/>
    <w:rsid w:val="00FC7161"/>
    <w:rsid w:val="00FC7ACC"/>
    <w:rsid w:val="00FD08AC"/>
    <w:rsid w:val="00FD13D2"/>
    <w:rsid w:val="00FD1507"/>
    <w:rsid w:val="00FD1786"/>
    <w:rsid w:val="00FD2199"/>
    <w:rsid w:val="00FD267F"/>
    <w:rsid w:val="00FD2CBF"/>
    <w:rsid w:val="00FD411D"/>
    <w:rsid w:val="00FD42EF"/>
    <w:rsid w:val="00FD5412"/>
    <w:rsid w:val="00FD5FC0"/>
    <w:rsid w:val="00FD7D0B"/>
    <w:rsid w:val="00FE0049"/>
    <w:rsid w:val="00FE0D02"/>
    <w:rsid w:val="00FE0F67"/>
    <w:rsid w:val="00FE132C"/>
    <w:rsid w:val="00FE1479"/>
    <w:rsid w:val="00FE19E9"/>
    <w:rsid w:val="00FE2465"/>
    <w:rsid w:val="00FE2942"/>
    <w:rsid w:val="00FE3A71"/>
    <w:rsid w:val="00FE443D"/>
    <w:rsid w:val="00FE4A44"/>
    <w:rsid w:val="00FE518C"/>
    <w:rsid w:val="00FE555E"/>
    <w:rsid w:val="00FE575F"/>
    <w:rsid w:val="00FE5BDA"/>
    <w:rsid w:val="00FE5F6E"/>
    <w:rsid w:val="00FE6025"/>
    <w:rsid w:val="00FE607E"/>
    <w:rsid w:val="00FE663A"/>
    <w:rsid w:val="00FE67C3"/>
    <w:rsid w:val="00FE682E"/>
    <w:rsid w:val="00FE6FFF"/>
    <w:rsid w:val="00FE772E"/>
    <w:rsid w:val="00FE7E2C"/>
    <w:rsid w:val="00FF0E4C"/>
    <w:rsid w:val="00FF0EF2"/>
    <w:rsid w:val="00FF1F04"/>
    <w:rsid w:val="00FF1F10"/>
    <w:rsid w:val="00FF2597"/>
    <w:rsid w:val="00FF363E"/>
    <w:rsid w:val="00FF3899"/>
    <w:rsid w:val="00FF3FAB"/>
    <w:rsid w:val="00FF46F6"/>
    <w:rsid w:val="00FF5763"/>
    <w:rsid w:val="00FF72D8"/>
    <w:rsid w:val="00FF759F"/>
    <w:rsid w:val="00FF7CBD"/>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960CC5D"/>
  <w15:chartTrackingRefBased/>
  <w15:docId w15:val="{02E55854-E94A-470A-807F-26E7D6BF8E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611D"/>
    <w:pPr>
      <w:spacing w:before="120" w:after="120" w:line="480" w:lineRule="auto"/>
    </w:pPr>
    <w:rPr>
      <w:rFonts w:ascii="Times New Roman" w:hAnsi="Times New Roman"/>
      <w:sz w:val="24"/>
    </w:rPr>
  </w:style>
  <w:style w:type="paragraph" w:styleId="Heading1">
    <w:name w:val="heading 1"/>
    <w:basedOn w:val="ListNumber"/>
    <w:next w:val="Normal"/>
    <w:link w:val="Heading1Char"/>
    <w:uiPriority w:val="9"/>
    <w:qFormat/>
    <w:rsid w:val="00F6629A"/>
    <w:pPr>
      <w:keepNext/>
      <w:keepLines/>
      <w:ind w:left="36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927C7E"/>
    <w:pPr>
      <w:keepNext/>
      <w:keepLines/>
      <w:spacing w:before="80" w:after="80"/>
      <w:outlineLvl w:val="1"/>
    </w:pPr>
    <w:rPr>
      <w:rFonts w:eastAsiaTheme="majorEastAsia" w:cstheme="majorBidi"/>
      <w:i/>
      <w:color w:val="000000" w:themeColor="text1"/>
      <w:szCs w:val="26"/>
    </w:rPr>
  </w:style>
  <w:style w:type="paragraph" w:styleId="Heading3">
    <w:name w:val="heading 3"/>
    <w:aliases w:val="Reference"/>
    <w:basedOn w:val="Normal"/>
    <w:next w:val="Normal"/>
    <w:link w:val="Heading3Char"/>
    <w:autoRedefine/>
    <w:uiPriority w:val="9"/>
    <w:unhideWhenUsed/>
    <w:qFormat/>
    <w:rsid w:val="00662D81"/>
    <w:pPr>
      <w:keepNext/>
      <w:keepLines/>
      <w:spacing w:line="259" w:lineRule="auto"/>
      <w:ind w:left="720" w:hanging="720"/>
      <w:outlineLvl w:val="2"/>
    </w:pPr>
    <w:rPr>
      <w:rFonts w:eastAsiaTheme="majorEastAsia" w:cs="Times New Roman"/>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06F36"/>
    <w:pPr>
      <w:ind w:left="720"/>
    </w:pPr>
  </w:style>
  <w:style w:type="character" w:styleId="CommentReference">
    <w:name w:val="annotation reference"/>
    <w:basedOn w:val="DefaultParagraphFont"/>
    <w:uiPriority w:val="99"/>
    <w:semiHidden/>
    <w:unhideWhenUsed/>
    <w:rsid w:val="00B06DDD"/>
    <w:rPr>
      <w:sz w:val="16"/>
      <w:szCs w:val="16"/>
    </w:rPr>
  </w:style>
  <w:style w:type="paragraph" w:styleId="CommentText">
    <w:name w:val="annotation text"/>
    <w:basedOn w:val="Normal"/>
    <w:link w:val="CommentTextChar"/>
    <w:uiPriority w:val="99"/>
    <w:unhideWhenUsed/>
    <w:rsid w:val="00B06DDD"/>
    <w:pPr>
      <w:spacing w:line="240" w:lineRule="auto"/>
    </w:pPr>
    <w:rPr>
      <w:sz w:val="20"/>
      <w:szCs w:val="20"/>
    </w:rPr>
  </w:style>
  <w:style w:type="character" w:customStyle="1" w:styleId="CommentTextChar">
    <w:name w:val="Comment Text Char"/>
    <w:basedOn w:val="DefaultParagraphFont"/>
    <w:link w:val="CommentText"/>
    <w:uiPriority w:val="99"/>
    <w:rsid w:val="00B06DDD"/>
    <w:rPr>
      <w:sz w:val="20"/>
      <w:szCs w:val="20"/>
    </w:rPr>
  </w:style>
  <w:style w:type="paragraph" w:styleId="CommentSubject">
    <w:name w:val="annotation subject"/>
    <w:basedOn w:val="CommentText"/>
    <w:next w:val="CommentText"/>
    <w:link w:val="CommentSubjectChar"/>
    <w:uiPriority w:val="99"/>
    <w:semiHidden/>
    <w:unhideWhenUsed/>
    <w:rsid w:val="00B06DDD"/>
    <w:rPr>
      <w:b/>
      <w:bCs/>
    </w:rPr>
  </w:style>
  <w:style w:type="character" w:customStyle="1" w:styleId="CommentSubjectChar">
    <w:name w:val="Comment Subject Char"/>
    <w:basedOn w:val="CommentTextChar"/>
    <w:link w:val="CommentSubject"/>
    <w:uiPriority w:val="99"/>
    <w:semiHidden/>
    <w:rsid w:val="00B06DDD"/>
    <w:rPr>
      <w:b/>
      <w:bCs/>
      <w:sz w:val="20"/>
      <w:szCs w:val="20"/>
    </w:rPr>
  </w:style>
  <w:style w:type="paragraph" w:styleId="BalloonText">
    <w:name w:val="Balloon Text"/>
    <w:basedOn w:val="Normal"/>
    <w:link w:val="BalloonTextChar"/>
    <w:uiPriority w:val="99"/>
    <w:semiHidden/>
    <w:unhideWhenUsed/>
    <w:rsid w:val="00B06DD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6DDD"/>
    <w:rPr>
      <w:rFonts w:ascii="Segoe UI" w:hAnsi="Segoe UI" w:cs="Segoe UI"/>
      <w:sz w:val="18"/>
      <w:szCs w:val="18"/>
    </w:rPr>
  </w:style>
  <w:style w:type="paragraph" w:styleId="Header">
    <w:name w:val="header"/>
    <w:basedOn w:val="Normal"/>
    <w:link w:val="HeaderChar"/>
    <w:uiPriority w:val="99"/>
    <w:unhideWhenUsed/>
    <w:rsid w:val="00B06DDD"/>
    <w:pPr>
      <w:tabs>
        <w:tab w:val="center" w:pos="4680"/>
        <w:tab w:val="right" w:pos="9360"/>
      </w:tabs>
      <w:spacing w:line="240" w:lineRule="auto"/>
    </w:pPr>
  </w:style>
  <w:style w:type="character" w:customStyle="1" w:styleId="HeaderChar">
    <w:name w:val="Header Char"/>
    <w:basedOn w:val="DefaultParagraphFont"/>
    <w:link w:val="Header"/>
    <w:uiPriority w:val="99"/>
    <w:rsid w:val="00B06DDD"/>
  </w:style>
  <w:style w:type="paragraph" w:styleId="Footer">
    <w:name w:val="footer"/>
    <w:basedOn w:val="Normal"/>
    <w:link w:val="FooterChar"/>
    <w:uiPriority w:val="99"/>
    <w:unhideWhenUsed/>
    <w:rsid w:val="00B06DDD"/>
    <w:pPr>
      <w:tabs>
        <w:tab w:val="center" w:pos="4680"/>
        <w:tab w:val="right" w:pos="9360"/>
      </w:tabs>
      <w:spacing w:line="240" w:lineRule="auto"/>
    </w:pPr>
  </w:style>
  <w:style w:type="character" w:customStyle="1" w:styleId="FooterChar">
    <w:name w:val="Footer Char"/>
    <w:basedOn w:val="DefaultParagraphFont"/>
    <w:link w:val="Footer"/>
    <w:uiPriority w:val="99"/>
    <w:rsid w:val="00B06DDD"/>
  </w:style>
  <w:style w:type="paragraph" w:styleId="FootnoteText">
    <w:name w:val="footnote text"/>
    <w:basedOn w:val="Normal"/>
    <w:link w:val="FootnoteTextChar"/>
    <w:uiPriority w:val="99"/>
    <w:semiHidden/>
    <w:unhideWhenUsed/>
    <w:rsid w:val="008461F4"/>
    <w:pPr>
      <w:spacing w:line="240" w:lineRule="auto"/>
    </w:pPr>
    <w:rPr>
      <w:sz w:val="20"/>
      <w:szCs w:val="20"/>
    </w:rPr>
  </w:style>
  <w:style w:type="character" w:customStyle="1" w:styleId="FootnoteTextChar">
    <w:name w:val="Footnote Text Char"/>
    <w:basedOn w:val="DefaultParagraphFont"/>
    <w:link w:val="FootnoteText"/>
    <w:uiPriority w:val="99"/>
    <w:semiHidden/>
    <w:rsid w:val="008461F4"/>
    <w:rPr>
      <w:sz w:val="20"/>
      <w:szCs w:val="20"/>
    </w:rPr>
  </w:style>
  <w:style w:type="character" w:styleId="FootnoteReference">
    <w:name w:val="footnote reference"/>
    <w:basedOn w:val="DefaultParagraphFont"/>
    <w:uiPriority w:val="99"/>
    <w:semiHidden/>
    <w:unhideWhenUsed/>
    <w:rsid w:val="008461F4"/>
    <w:rPr>
      <w:vertAlign w:val="superscript"/>
    </w:rPr>
  </w:style>
  <w:style w:type="table" w:styleId="TableGrid">
    <w:name w:val="Table Grid"/>
    <w:basedOn w:val="TableNormal"/>
    <w:uiPriority w:val="39"/>
    <w:rsid w:val="00FA6A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8211F3"/>
    <w:pPr>
      <w:spacing w:before="100" w:beforeAutospacing="1" w:after="100" w:afterAutospacing="1" w:line="240" w:lineRule="auto"/>
    </w:pPr>
    <w:rPr>
      <w:rFonts w:ascii="Calibri" w:hAnsi="Calibri" w:cs="Calibri"/>
    </w:rPr>
  </w:style>
  <w:style w:type="character" w:styleId="Hyperlink">
    <w:name w:val="Hyperlink"/>
    <w:basedOn w:val="DefaultParagraphFont"/>
    <w:uiPriority w:val="99"/>
    <w:unhideWhenUsed/>
    <w:rsid w:val="00991763"/>
    <w:rPr>
      <w:color w:val="0563C1" w:themeColor="hyperlink"/>
      <w:u w:val="single"/>
    </w:rPr>
  </w:style>
  <w:style w:type="character" w:styleId="UnresolvedMention">
    <w:name w:val="Unresolved Mention"/>
    <w:basedOn w:val="DefaultParagraphFont"/>
    <w:uiPriority w:val="99"/>
    <w:semiHidden/>
    <w:unhideWhenUsed/>
    <w:rsid w:val="00991763"/>
    <w:rPr>
      <w:color w:val="605E5C"/>
      <w:shd w:val="clear" w:color="auto" w:fill="E1DFDD"/>
    </w:rPr>
  </w:style>
  <w:style w:type="character" w:styleId="PlaceholderText">
    <w:name w:val="Placeholder Text"/>
    <w:basedOn w:val="DefaultParagraphFont"/>
    <w:uiPriority w:val="99"/>
    <w:semiHidden/>
    <w:rsid w:val="00E03664"/>
    <w:rPr>
      <w:color w:val="808080"/>
    </w:rPr>
  </w:style>
  <w:style w:type="paragraph" w:styleId="Revision">
    <w:name w:val="Revision"/>
    <w:hidden/>
    <w:uiPriority w:val="99"/>
    <w:semiHidden/>
    <w:rsid w:val="001C1CB6"/>
    <w:pPr>
      <w:spacing w:after="0" w:line="240" w:lineRule="auto"/>
    </w:pPr>
  </w:style>
  <w:style w:type="character" w:customStyle="1" w:styleId="Heading1Char">
    <w:name w:val="Heading 1 Char"/>
    <w:basedOn w:val="DefaultParagraphFont"/>
    <w:link w:val="Heading1"/>
    <w:uiPriority w:val="9"/>
    <w:rsid w:val="00F6629A"/>
    <w:rPr>
      <w:rFonts w:ascii="Times New Roman" w:eastAsiaTheme="majorEastAsia" w:hAnsi="Times New Roman" w:cstheme="majorBidi"/>
      <w:b/>
      <w:color w:val="000000" w:themeColor="text1"/>
      <w:sz w:val="24"/>
      <w:szCs w:val="32"/>
    </w:rPr>
  </w:style>
  <w:style w:type="paragraph" w:styleId="ListNumber">
    <w:name w:val="List Number"/>
    <w:basedOn w:val="Normal"/>
    <w:uiPriority w:val="99"/>
    <w:unhideWhenUsed/>
    <w:rsid w:val="00CC4D6A"/>
    <w:pPr>
      <w:numPr>
        <w:numId w:val="19"/>
      </w:numPr>
    </w:pPr>
  </w:style>
  <w:style w:type="character" w:customStyle="1" w:styleId="Heading2Char">
    <w:name w:val="Heading 2 Char"/>
    <w:basedOn w:val="DefaultParagraphFont"/>
    <w:link w:val="Heading2"/>
    <w:uiPriority w:val="9"/>
    <w:rsid w:val="00927C7E"/>
    <w:rPr>
      <w:rFonts w:ascii="Times New Roman" w:eastAsiaTheme="majorEastAsia" w:hAnsi="Times New Roman" w:cstheme="majorBidi"/>
      <w:i/>
      <w:color w:val="000000" w:themeColor="text1"/>
      <w:sz w:val="24"/>
      <w:szCs w:val="26"/>
    </w:rPr>
  </w:style>
  <w:style w:type="paragraph" w:styleId="NoSpacing">
    <w:name w:val="No Spacing"/>
    <w:aliases w:val="Footnote"/>
    <w:uiPriority w:val="1"/>
    <w:qFormat/>
    <w:rsid w:val="0055302B"/>
    <w:pPr>
      <w:spacing w:after="60" w:line="240" w:lineRule="auto"/>
      <w:ind w:left="144" w:hanging="144"/>
    </w:pPr>
    <w:rPr>
      <w:rFonts w:ascii="Times New Roman" w:hAnsi="Times New Roman"/>
      <w:sz w:val="20"/>
    </w:rPr>
  </w:style>
  <w:style w:type="character" w:customStyle="1" w:styleId="Heading3Char">
    <w:name w:val="Heading 3 Char"/>
    <w:aliases w:val="Reference Char"/>
    <w:basedOn w:val="DefaultParagraphFont"/>
    <w:link w:val="Heading3"/>
    <w:uiPriority w:val="9"/>
    <w:rsid w:val="00662D81"/>
    <w:rPr>
      <w:rFonts w:ascii="Times New Roman" w:eastAsiaTheme="majorEastAsia" w:hAnsi="Times New Roman" w:cs="Times New Roman"/>
      <w:color w:val="1F3763" w:themeColor="accent1" w:themeShade="7F"/>
      <w:sz w:val="24"/>
      <w:szCs w:val="24"/>
    </w:rPr>
  </w:style>
  <w:style w:type="paragraph" w:styleId="EndnoteText">
    <w:name w:val="endnote text"/>
    <w:basedOn w:val="Normal"/>
    <w:link w:val="EndnoteTextChar"/>
    <w:uiPriority w:val="99"/>
    <w:semiHidden/>
    <w:unhideWhenUsed/>
    <w:rsid w:val="00CA7903"/>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CA7903"/>
    <w:rPr>
      <w:rFonts w:ascii="Times New Roman" w:hAnsi="Times New Roman"/>
      <w:sz w:val="20"/>
      <w:szCs w:val="20"/>
    </w:rPr>
  </w:style>
  <w:style w:type="character" w:styleId="EndnoteReference">
    <w:name w:val="endnote reference"/>
    <w:basedOn w:val="DefaultParagraphFont"/>
    <w:uiPriority w:val="99"/>
    <w:semiHidden/>
    <w:unhideWhenUsed/>
    <w:rsid w:val="00CA7903"/>
    <w:rPr>
      <w:vertAlign w:val="superscript"/>
    </w:rPr>
  </w:style>
  <w:style w:type="character" w:styleId="Emphasis">
    <w:name w:val="Emphasis"/>
    <w:basedOn w:val="DefaultParagraphFont"/>
    <w:uiPriority w:val="20"/>
    <w:qFormat/>
    <w:rsid w:val="006542CE"/>
    <w:rPr>
      <w:i/>
      <w:iCs/>
    </w:rPr>
  </w:style>
  <w:style w:type="table" w:customStyle="1" w:styleId="TableGrid1">
    <w:name w:val="Table Grid1"/>
    <w:basedOn w:val="TableNormal"/>
    <w:next w:val="TableGrid"/>
    <w:uiPriority w:val="39"/>
    <w:rsid w:val="009A6A39"/>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48148A"/>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412660"/>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5901D8"/>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63773D"/>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AB0718"/>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8D6F67"/>
    <w:pPr>
      <w:spacing w:after="0" w:line="240" w:lineRule="auto"/>
    </w:pPr>
    <w:rPr>
      <w:kern w:val="2"/>
      <w:sz w:val="24"/>
      <w:szCs w:val="24"/>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61608712">
      <w:bodyDiv w:val="1"/>
      <w:marLeft w:val="0"/>
      <w:marRight w:val="0"/>
      <w:marTop w:val="0"/>
      <w:marBottom w:val="0"/>
      <w:divBdr>
        <w:top w:val="none" w:sz="0" w:space="0" w:color="auto"/>
        <w:left w:val="none" w:sz="0" w:space="0" w:color="auto"/>
        <w:bottom w:val="none" w:sz="0" w:space="0" w:color="auto"/>
        <w:right w:val="none" w:sz="0" w:space="0" w:color="auto"/>
      </w:divBdr>
    </w:div>
    <w:div w:id="1011224317">
      <w:bodyDiv w:val="1"/>
      <w:marLeft w:val="0"/>
      <w:marRight w:val="0"/>
      <w:marTop w:val="0"/>
      <w:marBottom w:val="0"/>
      <w:divBdr>
        <w:top w:val="none" w:sz="0" w:space="0" w:color="auto"/>
        <w:left w:val="none" w:sz="0" w:space="0" w:color="auto"/>
        <w:bottom w:val="none" w:sz="0" w:space="0" w:color="auto"/>
        <w:right w:val="none" w:sz="0" w:space="0" w:color="auto"/>
      </w:divBdr>
    </w:div>
    <w:div w:id="1125002059">
      <w:bodyDiv w:val="1"/>
      <w:marLeft w:val="0"/>
      <w:marRight w:val="0"/>
      <w:marTop w:val="0"/>
      <w:marBottom w:val="0"/>
      <w:divBdr>
        <w:top w:val="none" w:sz="0" w:space="0" w:color="auto"/>
        <w:left w:val="none" w:sz="0" w:space="0" w:color="auto"/>
        <w:bottom w:val="none" w:sz="0" w:space="0" w:color="auto"/>
        <w:right w:val="none" w:sz="0" w:space="0" w:color="auto"/>
      </w:divBdr>
    </w:div>
    <w:div w:id="1310398993">
      <w:bodyDiv w:val="1"/>
      <w:marLeft w:val="0"/>
      <w:marRight w:val="0"/>
      <w:marTop w:val="0"/>
      <w:marBottom w:val="0"/>
      <w:divBdr>
        <w:top w:val="none" w:sz="0" w:space="0" w:color="auto"/>
        <w:left w:val="none" w:sz="0" w:space="0" w:color="auto"/>
        <w:bottom w:val="none" w:sz="0" w:space="0" w:color="auto"/>
        <w:right w:val="none" w:sz="0" w:space="0" w:color="auto"/>
      </w:divBdr>
    </w:div>
    <w:div w:id="1509128445">
      <w:bodyDiv w:val="1"/>
      <w:marLeft w:val="0"/>
      <w:marRight w:val="0"/>
      <w:marTop w:val="0"/>
      <w:marBottom w:val="0"/>
      <w:divBdr>
        <w:top w:val="none" w:sz="0" w:space="0" w:color="auto"/>
        <w:left w:val="none" w:sz="0" w:space="0" w:color="auto"/>
        <w:bottom w:val="none" w:sz="0" w:space="0" w:color="auto"/>
        <w:right w:val="none" w:sz="0" w:space="0" w:color="auto"/>
      </w:divBdr>
    </w:div>
    <w:div w:id="16520542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hyperlink" Target="http://dx.doi.org/10.1017/S1365100518000615"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mailto:rtetlow@frb.gov" TargetMode="External"/><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mailto:william.b.english@yale.edu"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hyperlink" Target="https://www.federalreserve.gov/monetarypolicy/files/20240705_mprfullreport.pdf"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hyperlink" Target="mailto:cmbrennan@uchicago.edu"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microsoft.com/office/2011/relationships/people" Target="people.xml"/><Relationship Id="rId20" Type="http://schemas.openxmlformats.org/officeDocument/2006/relationships/image" Target="media/image4.png"/><Relationship Id="rId41" Type="http://schemas.openxmlformats.org/officeDocument/2006/relationships/hyperlink" Target="C://Users/m1rjt99/Downloads/wp25-8.pdf" TargetMode="External"/></Relationships>
</file>

<file path=word/_rels/footnotes.xml.rels><?xml version="1.0" encoding="UTF-8" standalone="yes"?>
<Relationships xmlns="http://schemas.openxmlformats.org/package/2006/relationships"><Relationship Id="rId3" Type="http://schemas.openxmlformats.org/officeDocument/2006/relationships/oleObject" Target="embeddings/oleObject1.bin"/><Relationship Id="rId2" Type="http://schemas.openxmlformats.org/officeDocument/2006/relationships/image" Target="media/image1.wmf"/><Relationship Id="rId1" Type="http://schemas.openxmlformats.org/officeDocument/2006/relationships/hyperlink" Target="https://www.macromodelbas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67A4ED8C709AA43BF2C1C70414C9225" ma:contentTypeVersion="18" ma:contentTypeDescription="Create a new document." ma:contentTypeScope="" ma:versionID="f194918a322bbf0e32ce0339f3874a6d">
  <xsd:schema xmlns:xsd="http://www.w3.org/2001/XMLSchema" xmlns:xs="http://www.w3.org/2001/XMLSchema" xmlns:p="http://schemas.microsoft.com/office/2006/metadata/properties" xmlns:ns3="838aac99-66df-4c64-9a1a-13343b9c0fd9" xmlns:ns4="25e40336-5336-4ae5-851c-c4bd24428249" targetNamespace="http://schemas.microsoft.com/office/2006/metadata/properties" ma:root="true" ma:fieldsID="fbcb2e88e72f8ea4a5bad9ac80b0ab70" ns3:_="" ns4:_="">
    <xsd:import namespace="838aac99-66df-4c64-9a1a-13343b9c0fd9"/>
    <xsd:import namespace="25e40336-5336-4ae5-851c-c4bd2442824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AutoKeyPoints" minOccurs="0"/>
                <xsd:element ref="ns4:MediaServiceKeyPoints" minOccurs="0"/>
                <xsd:element ref="ns4:MediaServiceLocation" minOccurs="0"/>
                <xsd:element ref="ns4:MediaLengthInSeconds" minOccurs="0"/>
                <xsd:element ref="ns4:_activity" minOccurs="0"/>
                <xsd:element ref="ns4:MediaServiceObjectDetectorVersions" minOccurs="0"/>
                <xsd:element ref="ns4:MediaServiceSystemTags" minOccurs="0"/>
                <xsd:element ref="ns4: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38aac99-66df-4c64-9a1a-13343b9c0fd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5e40336-5336-4ae5-851c-c4bd24428249"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MediaServiceAutoTags"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_activity" ma:index="22" nillable="true" ma:displayName="_activity" ma:hidden="true" ma:internalName="_activity">
      <xsd:simpleType>
        <xsd:restriction base="dms:Note"/>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element name="MediaServiceSystemTags" ma:index="24" nillable="true" ma:displayName="MediaServiceSystemTags" ma:hidden="true" ma:internalName="MediaServiceSystemTags" ma:readOnly="true">
      <xsd:simpleType>
        <xsd:restriction base="dms:Note"/>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_activity xmlns="25e40336-5336-4ae5-851c-c4bd24428249"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CAEF8A-05A5-487A-9E39-9697EBC75104}">
  <ds:schemaRefs>
    <ds:schemaRef ds:uri="http://schemas.microsoft.com/sharepoint/v3/contenttype/forms"/>
  </ds:schemaRefs>
</ds:datastoreItem>
</file>

<file path=customXml/itemProps2.xml><?xml version="1.0" encoding="utf-8"?>
<ds:datastoreItem xmlns:ds="http://schemas.openxmlformats.org/officeDocument/2006/customXml" ds:itemID="{BDCAA065-14E6-44F4-8097-427F4B9CF6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38aac99-66df-4c64-9a1a-13343b9c0fd9"/>
    <ds:schemaRef ds:uri="25e40336-5336-4ae5-851c-c4bd2442824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AFA4FF9-7FBD-467A-955A-38DD6BC56358}">
  <ds:schemaRefs>
    <ds:schemaRef ds:uri="http://schemas.microsoft.com/office/2006/metadata/properties"/>
    <ds:schemaRef ds:uri="http://schemas.microsoft.com/office/infopath/2007/PartnerControls"/>
    <ds:schemaRef ds:uri="25e40336-5336-4ae5-851c-c4bd24428249"/>
  </ds:schemaRefs>
</ds:datastoreItem>
</file>

<file path=customXml/itemProps4.xml><?xml version="1.0" encoding="utf-8"?>
<ds:datastoreItem xmlns:ds="http://schemas.openxmlformats.org/officeDocument/2006/customXml" ds:itemID="{EE910A7C-3212-4EE7-B4C1-27766732C234}">
  <ds:schemaRefs>
    <ds:schemaRef ds:uri="http://schemas.openxmlformats.org/officeDocument/2006/bibliography"/>
  </ds:schemaRefs>
</ds:datastoreItem>
</file>

<file path=docMetadata/LabelInfo.xml><?xml version="1.0" encoding="utf-8"?>
<clbl:labelList xmlns:clbl="http://schemas.microsoft.com/office/2020/mipLabelMetadata">
  <clbl:label id="{dd8cbebb-2139-4df8-b411-4e3e87abeb5c}" enabled="0" method="" siteId="{dd8cbebb-2139-4df8-b411-4e3e87abeb5c}" removed="1"/>
</clbl:labelList>
</file>

<file path=docProps/app.xml><?xml version="1.0" encoding="utf-8"?>
<Properties xmlns="http://schemas.openxmlformats.org/officeDocument/2006/extended-properties" xmlns:vt="http://schemas.openxmlformats.org/officeDocument/2006/docPropsVTypes">
  <Template>Normal.dotm</Template>
  <TotalTime>39</TotalTime>
  <Pages>72</Pages>
  <Words>15296</Words>
  <Characters>87188</Characters>
  <Application>Microsoft Office Word</Application>
  <DocSecurity>0</DocSecurity>
  <Lines>726</Lines>
  <Paragraphs>204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English</dc:creator>
  <cp:keywords/>
  <dc:description/>
  <cp:lastModifiedBy>Connor Brennan</cp:lastModifiedBy>
  <cp:revision>28</cp:revision>
  <cp:lastPrinted>2025-09-16T21:20:00Z</cp:lastPrinted>
  <dcterms:created xsi:type="dcterms:W3CDTF">2025-09-18T20:41:00Z</dcterms:created>
  <dcterms:modified xsi:type="dcterms:W3CDTF">2025-09-18T21:51:00Z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0x010100E67A4ED8C709AA43BF2C1C70414C9225</vt:lpwstr>
  </property>
  <property fmtid="{D5CDD505-2E9C-101B-9397-08002B2CF9AE}" pid="3" name="TitusGUID">
    <vt:lpwstr>417d9e25-0c78-4519-be1e-af8876e30ea1</vt:lpwstr>
  </property>
  <property fmtid="{D5CDD505-2E9C-101B-9397-08002B2CF9AE}" pid="4" name="MSIP_Label_d89617e7-b849-4eba-a1df-1e3b2681bf23_Enabled">
    <vt:lpwstr>true</vt:lpwstr>
  </property>
  <property fmtid="{D5CDD505-2E9C-101B-9397-08002B2CF9AE}" pid="5" name="MSIP_Label_d89617e7-b849-4eba-a1df-1e3b2681bf23_SetDate">
    <vt:lpwstr>2024-07-23T19:29:21Z</vt:lpwstr>
  </property>
  <property fmtid="{D5CDD505-2E9C-101B-9397-08002B2CF9AE}" pid="6" name="MSIP_Label_d89617e7-b849-4eba-a1df-1e3b2681bf23_Method">
    <vt:lpwstr>Privileged</vt:lpwstr>
  </property>
  <property fmtid="{D5CDD505-2E9C-101B-9397-08002B2CF9AE}" pid="7" name="MSIP_Label_d89617e7-b849-4eba-a1df-1e3b2681bf23_Name">
    <vt:lpwstr>NONCONFIDENTIAL-EXTERNAL NO LABEL</vt:lpwstr>
  </property>
  <property fmtid="{D5CDD505-2E9C-101B-9397-08002B2CF9AE}" pid="8" name="MSIP_Label_d89617e7-b849-4eba-a1df-1e3b2681bf23_SiteId">
    <vt:lpwstr>87bb2570-5c1e-4973-9c37-09257a95aeb1</vt:lpwstr>
  </property>
  <property fmtid="{D5CDD505-2E9C-101B-9397-08002B2CF9AE}" pid="9" name="MSIP_Label_d89617e7-b849-4eba-a1df-1e3b2681bf23_ActionId">
    <vt:lpwstr>21450a7a-0ba2-4d62-8d17-c4ee44e7d9ee</vt:lpwstr>
  </property>
  <property fmtid="{D5CDD505-2E9C-101B-9397-08002B2CF9AE}" pid="10" name="MSIP_Label_d89617e7-b849-4eba-a1df-1e3b2681bf23_ContentBits">
    <vt:lpwstr>0</vt:lpwstr>
  </property>
  <property fmtid="{D5CDD505-2E9C-101B-9397-08002B2CF9AE}" pid="11" name="MTWinEqns">
    <vt:bool>true</vt:bool>
  </property>
</Properties>
</file>